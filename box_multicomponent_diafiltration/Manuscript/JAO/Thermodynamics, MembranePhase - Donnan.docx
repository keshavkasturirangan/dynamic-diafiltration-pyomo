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B2AB7" w14:textId="4B7D4DA8" w:rsidR="00EF2498" w:rsidRDefault="00EF2498" w:rsidP="00484485">
      <w:pPr>
        <w:pStyle w:val="ListParagraph"/>
        <w:tabs>
          <w:tab w:val="left" w:pos="270"/>
        </w:tabs>
        <w:ind w:left="0"/>
      </w:pPr>
      <w:r>
        <w:t xml:space="preserve">Conclusions. </w:t>
      </w:r>
    </w:p>
    <w:p w14:paraId="56B84435" w14:textId="77777777" w:rsidR="00EF2498" w:rsidRDefault="00EF2498" w:rsidP="00484485">
      <w:pPr>
        <w:pStyle w:val="ListParagraph"/>
        <w:tabs>
          <w:tab w:val="left" w:pos="270"/>
        </w:tabs>
        <w:ind w:left="0"/>
      </w:pPr>
    </w:p>
    <w:p w14:paraId="7DEC7FB4" w14:textId="611F7279" w:rsidR="00EF2498" w:rsidRDefault="00000000" w:rsidP="00484485">
      <w:pPr>
        <w:pStyle w:val="ListParagraph"/>
        <w:tabs>
          <w:tab w:val="left" w:pos="270"/>
        </w:tabs>
        <w:ind w:left="0"/>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=f(</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s</m:t>
              </m:r>
            </m:sup>
          </m:sSubSup>
          <m:r>
            <w:rPr>
              <w:rFonts w:ascii="Cambria Math" w:hAnsi="Cambria Math"/>
            </w:rPr>
            <m:t xml:space="preserve">, χ, </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i</m:t>
              </m:r>
            </m:sub>
            <m:sup>
              <m:r>
                <w:rPr>
                  <w:rFonts w:ascii="Cambria Math" w:hAnsi="Cambria Math"/>
                </w:rPr>
                <m:t>m</m:t>
              </m:r>
            </m:sup>
          </m:sSubSup>
          <m:r>
            <w:rPr>
              <w:rFonts w:ascii="Cambria Math" w:hAnsi="Cambria Math"/>
            </w:rPr>
            <m:t>,</m:t>
          </m:r>
          <m:sSubSup>
            <m:sSubSupPr>
              <m:ctrlPr>
                <w:rPr>
                  <w:rFonts w:ascii="Cambria Math" w:hAnsi="Cambria Math"/>
                  <w:i/>
                </w:rPr>
              </m:ctrlPr>
            </m:sSubSupPr>
            <m:e>
              <m:r>
                <w:rPr>
                  <w:rFonts w:ascii="Cambria Math" w:hAnsi="Cambria Math"/>
                </w:rPr>
                <m:t>γ</m:t>
              </m:r>
            </m:e>
            <m:sub>
              <m:r>
                <w:rPr>
                  <w:rFonts w:ascii="Cambria Math" w:hAnsi="Cambria Math"/>
                </w:rPr>
                <m:t>i</m:t>
              </m:r>
            </m:sub>
            <m:sup>
              <m:r>
                <w:rPr>
                  <w:rFonts w:ascii="Cambria Math" w:hAnsi="Cambria Math"/>
                </w:rPr>
                <m:t>s</m:t>
              </m:r>
            </m:sup>
          </m:sSubSup>
          <m:r>
            <w:rPr>
              <w:rFonts w:ascii="Cambria Math" w:hAnsi="Cambria Math"/>
            </w:rPr>
            <m:t>)</m:t>
          </m:r>
        </m:oMath>
      </m:oMathPara>
    </w:p>
    <w:p w14:paraId="21C6DCE5" w14:textId="22AACEBB" w:rsidR="00EF2498" w:rsidRPr="00EF2498" w:rsidRDefault="00EF2498" w:rsidP="00484485">
      <w:pPr>
        <w:pStyle w:val="ListParagraph"/>
        <w:tabs>
          <w:tab w:val="left" w:pos="270"/>
        </w:tabs>
        <w:ind w:left="0"/>
        <w:rPr>
          <w:rFonts w:eastAsiaTheme="minorEastAsia"/>
        </w:rPr>
      </w:pPr>
      <w:r>
        <w:rPr>
          <w:rFonts w:eastAsiaTheme="minorEastAsia"/>
        </w:rPr>
        <w:t xml:space="preserve">The full equation for the partition coefficient follows… Notice that is only a function of the valency of the ions, and the concentration of the cations in the feed solution. </w:t>
      </w:r>
    </w:p>
    <w:tbl>
      <w:tblPr>
        <w:tblStyle w:val="TableGrid"/>
        <w:tblW w:w="0" w:type="auto"/>
        <w:jc w:val="center"/>
        <w:tblLook w:val="04A0" w:firstRow="1" w:lastRow="0" w:firstColumn="1" w:lastColumn="0" w:noHBand="0" w:noVBand="1"/>
      </w:tblPr>
      <w:tblGrid>
        <w:gridCol w:w="8095"/>
        <w:gridCol w:w="1255"/>
      </w:tblGrid>
      <w:tr w:rsidR="00EF2498" w:rsidRPr="00F57F69" w14:paraId="2DB0982D" w14:textId="77777777" w:rsidTr="00AD6101">
        <w:trPr>
          <w:jc w:val="center"/>
        </w:trPr>
        <w:tc>
          <w:tcPr>
            <w:tcW w:w="8095" w:type="dxa"/>
          </w:tcPr>
          <w:p w14:paraId="066924D8" w14:textId="60FF245E" w:rsidR="00EF2498" w:rsidRDefault="00000000" w:rsidP="00AD6101">
            <w:pPr>
              <w:jc w:val="center"/>
              <w:rPr>
                <w:rFonts w:ascii="Calibri" w:eastAsia="Calibri" w:hAnsi="Calibri" w:cs="Times New Roman"/>
              </w:rPr>
            </w:pPr>
            <m:oMathPara>
              <m:oMath>
                <m:sSup>
                  <m:sSupPr>
                    <m:ctrlPr>
                      <w:ins w:id="0" w:author="Jonathan Ouimet" w:date="2026-06-21T20:57:00Z" w16du:dateUtc="2026-06-22T03:57:00Z">
                        <w:rPr>
                          <w:rFonts w:ascii="Cambria Math" w:eastAsia="Aptos" w:hAnsi="Cambria Math" w:cstheme="minorHAnsi"/>
                          <w:iCs/>
                        </w:rPr>
                      </w:ins>
                    </m:ctrlPr>
                  </m:sSupPr>
                  <m:e>
                    <m:d>
                      <m:dPr>
                        <m:ctrlPr>
                          <w:ins w:id="1" w:author="Jonathan Ouimet" w:date="2026-06-21T20:57:00Z" w16du:dateUtc="2026-06-22T03:57:00Z">
                            <w:rPr>
                              <w:rFonts w:ascii="Cambria Math" w:eastAsia="Aptos" w:hAnsi="Cambria Math" w:cstheme="minorHAnsi"/>
                              <w:iCs/>
                            </w:rPr>
                          </w:ins>
                        </m:ctrlPr>
                      </m:dPr>
                      <m:e>
                        <m:f>
                          <m:fPr>
                            <m:ctrlPr>
                              <w:ins w:id="2" w:author="Jonathan Ouimet" w:date="2026-06-21T20:57:00Z" w16du:dateUtc="2026-06-22T03:57:00Z">
                                <w:rPr>
                                  <w:rFonts w:ascii="Cambria Math" w:eastAsia="Aptos" w:hAnsi="Cambria Math" w:cstheme="minorHAnsi"/>
                                  <w:i/>
                                  <w:iCs/>
                                </w:rPr>
                              </w:ins>
                            </m:ctrlPr>
                          </m:fPr>
                          <m:num>
                            <m:r>
                              <w:ins w:id="3" w:author="Jonathan Ouimet" w:date="2026-06-21T20:57:00Z" w16du:dateUtc="2026-06-22T03:57:00Z">
                                <w:rPr>
                                  <w:rFonts w:ascii="Cambria Math" w:eastAsia="Aptos" w:hAnsi="Cambria Math" w:cstheme="minorHAnsi"/>
                                </w:rPr>
                                <m:t>1</m:t>
                              </w:ins>
                            </m:r>
                          </m:num>
                          <m:den>
                            <m:sSub>
                              <m:sSubPr>
                                <m:ctrlPr>
                                  <w:ins w:id="4" w:author="Jonathan Ouimet" w:date="2026-06-21T20:57:00Z" w16du:dateUtc="2026-06-22T03:57:00Z">
                                    <w:rPr>
                                      <w:rFonts w:ascii="Cambria Math" w:eastAsia="Aptos" w:hAnsi="Cambria Math" w:cstheme="minorHAnsi"/>
                                      <w:i/>
                                      <w:iCs/>
                                    </w:rPr>
                                  </w:ins>
                                </m:ctrlPr>
                              </m:sSubPr>
                              <m:e>
                                <m:r>
                                  <w:ins w:id="5" w:author="Jonathan Ouimet" w:date="2026-06-21T20:57:00Z" w16du:dateUtc="2026-06-22T03:57:00Z">
                                    <w:rPr>
                                      <w:rFonts w:ascii="Cambria Math" w:eastAsia="Aptos" w:hAnsi="Cambria Math" w:cstheme="minorHAnsi"/>
                                    </w:rPr>
                                    <m:t>δ</m:t>
                                  </w:ins>
                                </m:r>
                              </m:e>
                              <m:sub>
                                <m:r>
                                  <w:ins w:id="6" w:author="Jonathan Ouimet" w:date="2026-06-21T20:57:00Z" w16du:dateUtc="2026-06-22T03:57:00Z">
                                    <w:rPr>
                                      <w:rFonts w:ascii="Cambria Math" w:eastAsia="Aptos" w:hAnsi="Cambria Math" w:cstheme="minorHAnsi"/>
                                    </w:rPr>
                                    <m:t>1</m:t>
                                  </w:ins>
                                </m:r>
                              </m:sub>
                            </m:sSub>
                          </m:den>
                        </m:f>
                        <m:f>
                          <m:fPr>
                            <m:ctrlPr>
                              <w:ins w:id="7" w:author="Jonathan Ouimet" w:date="2026-06-21T20:57:00Z" w16du:dateUtc="2026-06-22T03:57:00Z">
                                <w:rPr>
                                  <w:rFonts w:ascii="Cambria Math" w:eastAsia="Aptos" w:hAnsi="Cambria Math" w:cstheme="minorHAnsi"/>
                                  <w:iCs/>
                                </w:rPr>
                              </w:ins>
                            </m:ctrlPr>
                          </m:fPr>
                          <m:num>
                            <m:sSubSup>
                              <m:sSubSupPr>
                                <m:ctrlPr>
                                  <w:ins w:id="8" w:author="Jonathan Ouimet" w:date="2026-06-21T20:57:00Z" w16du:dateUtc="2026-06-22T03:57:00Z">
                                    <w:rPr>
                                      <w:rFonts w:ascii="Cambria Math" w:eastAsia="Aptos" w:hAnsi="Cambria Math" w:cstheme="minorHAnsi"/>
                                      <w:i/>
                                      <w:iCs/>
                                    </w:rPr>
                                  </w:ins>
                                </m:ctrlPr>
                              </m:sSubSupPr>
                              <m:e>
                                <m:r>
                                  <w:ins w:id="9" w:author="Jonathan Ouimet" w:date="2026-06-21T20:57:00Z" w16du:dateUtc="2026-06-22T03:57:00Z">
                                    <w:rPr>
                                      <w:rFonts w:ascii="Cambria Math" w:eastAsia="Aptos" w:hAnsi="Cambria Math" w:cstheme="minorHAnsi"/>
                                    </w:rPr>
                                    <m:t>γ</m:t>
                                  </w:ins>
                                </m:r>
                              </m:e>
                              <m:sub>
                                <m:r>
                                  <w:ins w:id="10" w:author="Jonathan Ouimet" w:date="2026-06-21T20:57:00Z" w16du:dateUtc="2026-06-22T03:57:00Z">
                                    <w:rPr>
                                      <w:rFonts w:ascii="Cambria Math" w:eastAsia="Aptos" w:hAnsi="Cambria Math" w:cstheme="minorHAnsi"/>
                                    </w:rPr>
                                    <m:t>1</m:t>
                                  </w:ins>
                                </m:r>
                              </m:sub>
                              <m:sup>
                                <m:r>
                                  <w:ins w:id="11" w:author="Jonathan Ouimet" w:date="2026-06-21T20:57:00Z" w16du:dateUtc="2026-06-22T03:57:00Z">
                                    <w:rPr>
                                      <w:rFonts w:ascii="Cambria Math" w:eastAsia="Aptos" w:hAnsi="Cambria Math" w:cstheme="minorHAnsi"/>
                                    </w:rPr>
                                    <m:t>m</m:t>
                                  </w:ins>
                                </m:r>
                              </m:sup>
                            </m:sSubSup>
                          </m:num>
                          <m:den>
                            <m:sSubSup>
                              <m:sSubSupPr>
                                <m:ctrlPr>
                                  <w:ins w:id="12" w:author="Jonathan Ouimet" w:date="2026-06-21T20:57:00Z" w16du:dateUtc="2026-06-22T03:57:00Z">
                                    <w:rPr>
                                      <w:rFonts w:ascii="Cambria Math" w:eastAsia="Aptos" w:hAnsi="Cambria Math" w:cstheme="minorHAnsi"/>
                                      <w:i/>
                                      <w:iCs/>
                                    </w:rPr>
                                  </w:ins>
                                </m:ctrlPr>
                              </m:sSubSupPr>
                              <m:e>
                                <m:r>
                                  <w:ins w:id="13" w:author="Jonathan Ouimet" w:date="2026-06-21T20:57:00Z" w16du:dateUtc="2026-06-22T03:57:00Z">
                                    <w:rPr>
                                      <w:rFonts w:ascii="Cambria Math" w:eastAsia="Aptos" w:hAnsi="Cambria Math" w:cstheme="minorHAnsi"/>
                                    </w:rPr>
                                    <m:t>γ</m:t>
                                  </w:ins>
                                </m:r>
                              </m:e>
                              <m:sub>
                                <m:r>
                                  <w:ins w:id="14" w:author="Jonathan Ouimet" w:date="2026-06-21T20:57:00Z" w16du:dateUtc="2026-06-22T03:57:00Z">
                                    <w:rPr>
                                      <w:rFonts w:ascii="Cambria Math" w:eastAsia="Aptos" w:hAnsi="Cambria Math" w:cstheme="minorHAnsi"/>
                                    </w:rPr>
                                    <m:t>1</m:t>
                                  </w:ins>
                                </m:r>
                              </m:sub>
                              <m:sup>
                                <m:r>
                                  <w:ins w:id="15" w:author="Jonathan Ouimet" w:date="2026-06-21T20:57:00Z" w16du:dateUtc="2026-06-22T03:57:00Z">
                                    <w:rPr>
                                      <w:rFonts w:ascii="Cambria Math" w:eastAsia="Aptos" w:hAnsi="Cambria Math" w:cstheme="minorHAnsi"/>
                                    </w:rPr>
                                    <m:t>s</m:t>
                                  </w:ins>
                                </m:r>
                              </m:sup>
                            </m:sSubSup>
                          </m:den>
                        </m:f>
                        <m:f>
                          <m:fPr>
                            <m:ctrlPr>
                              <w:ins w:id="16" w:author="Jonathan Ouimet" w:date="2026-06-21T20:57:00Z" w16du:dateUtc="2026-06-22T03:57:00Z">
                                <w:rPr>
                                  <w:rFonts w:ascii="Cambria Math" w:eastAsia="Aptos" w:hAnsi="Cambria Math" w:cstheme="minorHAnsi"/>
                                  <w:iCs/>
                                </w:rPr>
                              </w:ins>
                            </m:ctrlPr>
                          </m:fPr>
                          <m:num>
                            <m:sSubSup>
                              <m:sSubSupPr>
                                <m:ctrlPr>
                                  <w:ins w:id="17" w:author="Jonathan Ouimet" w:date="2026-06-21T20:57:00Z" w16du:dateUtc="2026-06-22T03:57:00Z">
                                    <w:rPr>
                                      <w:rFonts w:ascii="Cambria Math" w:eastAsia="Aptos" w:hAnsi="Cambria Math" w:cstheme="minorHAnsi"/>
                                      <w:iCs/>
                                    </w:rPr>
                                  </w:ins>
                                </m:ctrlPr>
                              </m:sSubSupPr>
                              <m:e>
                                <m:r>
                                  <w:ins w:id="18" w:author="Jonathan Ouimet" w:date="2026-06-21T20:57:00Z" w16du:dateUtc="2026-06-22T03:57:00Z">
                                    <m:rPr>
                                      <m:sty m:val="p"/>
                                    </m:rPr>
                                    <w:rPr>
                                      <w:rFonts w:ascii="Cambria Math" w:eastAsia="Aptos" w:hAnsi="Cambria Math" w:cstheme="minorHAnsi"/>
                                    </w:rPr>
                                    <m:t>c</m:t>
                                  </w:ins>
                                </m:r>
                              </m:e>
                              <m:sub>
                                <m:r>
                                  <w:ins w:id="19" w:author="Jonathan Ouimet" w:date="2026-06-21T20:57:00Z" w16du:dateUtc="2026-06-22T03:57:00Z">
                                    <m:rPr>
                                      <m:sty m:val="p"/>
                                    </m:rPr>
                                    <w:rPr>
                                      <w:rFonts w:ascii="Cambria Math" w:eastAsia="Aptos" w:hAnsi="Cambria Math" w:cstheme="minorHAnsi"/>
                                    </w:rPr>
                                    <m:t>1</m:t>
                                  </w:ins>
                                </m:r>
                              </m:sub>
                              <m:sup>
                                <m:r>
                                  <w:ins w:id="20" w:author="Jonathan Ouimet" w:date="2026-06-21T20:57:00Z" w16du:dateUtc="2026-06-22T03:57:00Z">
                                    <m:rPr>
                                      <m:sty m:val="p"/>
                                    </m:rPr>
                                    <w:rPr>
                                      <w:rFonts w:ascii="Cambria Math" w:eastAsia="Aptos" w:hAnsi="Cambria Math" w:cstheme="minorHAnsi"/>
                                    </w:rPr>
                                    <m:t>m</m:t>
                                  </w:ins>
                                </m:r>
                              </m:sup>
                            </m:sSubSup>
                          </m:num>
                          <m:den>
                            <m:sSubSup>
                              <m:sSubSupPr>
                                <m:ctrlPr>
                                  <w:ins w:id="21" w:author="Jonathan Ouimet" w:date="2026-06-21T20:57:00Z" w16du:dateUtc="2026-06-22T03:57:00Z">
                                    <w:rPr>
                                      <w:rFonts w:ascii="Cambria Math" w:eastAsia="Aptos" w:hAnsi="Cambria Math" w:cstheme="minorHAnsi"/>
                                      <w:iCs/>
                                    </w:rPr>
                                  </w:ins>
                                </m:ctrlPr>
                              </m:sSubSupPr>
                              <m:e>
                                <m:r>
                                  <w:ins w:id="22" w:author="Jonathan Ouimet" w:date="2026-06-21T20:57:00Z" w16du:dateUtc="2026-06-22T03:57:00Z">
                                    <m:rPr>
                                      <m:sty m:val="p"/>
                                    </m:rPr>
                                    <w:rPr>
                                      <w:rFonts w:ascii="Cambria Math" w:eastAsia="Aptos" w:hAnsi="Cambria Math" w:cstheme="minorHAnsi"/>
                                    </w:rPr>
                                    <m:t>c</m:t>
                                  </w:ins>
                                </m:r>
                              </m:e>
                              <m:sub>
                                <m:r>
                                  <w:ins w:id="23" w:author="Jonathan Ouimet" w:date="2026-06-21T20:57:00Z" w16du:dateUtc="2026-06-22T03:57:00Z">
                                    <m:rPr>
                                      <m:sty m:val="p"/>
                                    </m:rPr>
                                    <w:rPr>
                                      <w:rFonts w:ascii="Cambria Math" w:eastAsia="Aptos" w:hAnsi="Cambria Math" w:cstheme="minorHAnsi"/>
                                    </w:rPr>
                                    <m:t>1</m:t>
                                  </w:ins>
                                </m:r>
                              </m:sub>
                              <m:sup>
                                <m:r>
                                  <w:ins w:id="24" w:author="Jonathan Ouimet" w:date="2026-06-21T20:57:00Z" w16du:dateUtc="2026-06-22T03:57:00Z">
                                    <m:rPr>
                                      <m:sty m:val="p"/>
                                    </m:rPr>
                                    <w:rPr>
                                      <w:rFonts w:ascii="Cambria Math" w:eastAsia="Aptos" w:hAnsi="Cambria Math" w:cstheme="minorHAnsi"/>
                                    </w:rPr>
                                    <m:t>s</m:t>
                                  </w:ins>
                                </m:r>
                              </m:sup>
                            </m:sSubSup>
                          </m:den>
                        </m:f>
                      </m:e>
                    </m:d>
                  </m:e>
                  <m:sup>
                    <m:f>
                      <m:fPr>
                        <m:ctrlPr>
                          <w:ins w:id="25" w:author="Jonathan Ouimet" w:date="2026-06-21T20:57:00Z" w16du:dateUtc="2026-06-22T03:57:00Z">
                            <w:rPr>
                              <w:rFonts w:ascii="Cambria Math" w:eastAsia="Aptos" w:hAnsi="Cambria Math" w:cstheme="minorHAnsi"/>
                              <w:iCs/>
                            </w:rPr>
                          </w:ins>
                        </m:ctrlPr>
                      </m:fPr>
                      <m:num>
                        <m:r>
                          <w:ins w:id="26" w:author="Jonathan Ouimet" w:date="2026-06-21T20:57:00Z" w16du:dateUtc="2026-06-22T03:57:00Z">
                            <m:rPr>
                              <m:sty m:val="p"/>
                            </m:rPr>
                            <w:rPr>
                              <w:rFonts w:ascii="Cambria Math" w:eastAsia="Aptos" w:hAnsi="Cambria Math" w:cstheme="minorHAnsi"/>
                            </w:rPr>
                            <m:t>1</m:t>
                          </w:ins>
                        </m:r>
                      </m:num>
                      <m:den>
                        <m:d>
                          <m:dPr>
                            <m:begChr m:val="|"/>
                            <m:endChr m:val="|"/>
                            <m:ctrlPr>
                              <w:ins w:id="27" w:author="Jonathan Ouimet" w:date="2026-06-21T20:57:00Z" w16du:dateUtc="2026-06-22T03:57:00Z">
                                <w:rPr>
                                  <w:rFonts w:ascii="Cambria Math" w:eastAsia="Aptos" w:hAnsi="Cambria Math" w:cstheme="minorHAnsi"/>
                                  <w:iCs/>
                                  <w:kern w:val="0"/>
                                  <w14:ligatures w14:val="none"/>
                                </w:rPr>
                              </w:ins>
                            </m:ctrlPr>
                          </m:dPr>
                          <m:e>
                            <m:sSub>
                              <m:sSubPr>
                                <m:ctrlPr>
                                  <w:ins w:id="28" w:author="Jonathan Ouimet" w:date="2026-06-21T20:57:00Z" w16du:dateUtc="2026-06-22T03:57:00Z">
                                    <w:rPr>
                                      <w:rFonts w:ascii="Cambria Math" w:eastAsia="Aptos" w:hAnsi="Cambria Math" w:cstheme="minorHAnsi"/>
                                      <w:iCs/>
                                    </w:rPr>
                                  </w:ins>
                                </m:ctrlPr>
                              </m:sSubPr>
                              <m:e>
                                <m:r>
                                  <w:ins w:id="29" w:author="Jonathan Ouimet" w:date="2026-06-21T20:57:00Z" w16du:dateUtc="2026-06-22T03:57:00Z">
                                    <m:rPr>
                                      <m:sty m:val="p"/>
                                    </m:rPr>
                                    <w:rPr>
                                      <w:rFonts w:ascii="Cambria Math" w:eastAsia="Aptos" w:hAnsi="Cambria Math" w:cstheme="minorHAnsi"/>
                                    </w:rPr>
                                    <m:t>z</m:t>
                                  </w:ins>
                                </m:r>
                              </m:e>
                              <m:sub>
                                <m:r>
                                  <w:ins w:id="30" w:author="Jonathan Ouimet" w:date="2026-06-21T20:57:00Z" w16du:dateUtc="2026-06-22T03:57:00Z">
                                    <m:rPr>
                                      <m:sty m:val="p"/>
                                    </m:rPr>
                                    <w:rPr>
                                      <w:rFonts w:ascii="Cambria Math" w:eastAsia="Aptos" w:hAnsi="Cambria Math" w:cstheme="minorHAnsi"/>
                                    </w:rPr>
                                    <m:t>1</m:t>
                                  </w:ins>
                                </m:r>
                              </m:sub>
                            </m:sSub>
                          </m:e>
                        </m:d>
                      </m:den>
                    </m:f>
                  </m:sup>
                </m:sSup>
                <m:r>
                  <w:ins w:id="31" w:author="Jonathan Ouimet" w:date="2026-06-21T20:57:00Z" w16du:dateUtc="2026-06-22T03:57:00Z">
                    <w:rPr>
                      <w:rFonts w:ascii="Cambria Math" w:eastAsia="Calibri" w:hAnsi="Cambria Math" w:cs="Times New Roman"/>
                    </w:rPr>
                    <m:t>=</m:t>
                  </w:ins>
                </m:r>
                <m:sSup>
                  <m:sSupPr>
                    <m:ctrlPr>
                      <w:ins w:id="32" w:author="Jonathan Ouimet" w:date="2026-06-21T20:57:00Z" w16du:dateUtc="2026-06-22T03:57:00Z">
                        <w:rPr>
                          <w:rFonts w:ascii="Cambria Math" w:eastAsia="Aptos" w:hAnsi="Cambria Math" w:cstheme="minorHAnsi"/>
                        </w:rPr>
                      </w:ins>
                    </m:ctrlPr>
                  </m:sSupPr>
                  <m:e>
                    <m:d>
                      <m:dPr>
                        <m:ctrlPr>
                          <w:ins w:id="33" w:author="Jonathan Ouimet" w:date="2026-06-21T20:57:00Z" w16du:dateUtc="2026-06-22T03:57:00Z">
                            <w:rPr>
                              <w:rFonts w:ascii="Cambria Math" w:eastAsia="Aptos" w:hAnsi="Cambria Math" w:cstheme="minorHAnsi"/>
                            </w:rPr>
                          </w:ins>
                        </m:ctrlPr>
                      </m:dPr>
                      <m:e>
                        <m:sSub>
                          <m:sSubPr>
                            <m:ctrlPr>
                              <w:ins w:id="34" w:author="Jonathan Ouimet" w:date="2026-06-21T20:57:00Z" w16du:dateUtc="2026-06-22T03:57:00Z">
                                <w:rPr>
                                  <w:rFonts w:ascii="Cambria Math" w:eastAsia="Aptos" w:hAnsi="Cambria Math" w:cstheme="minorHAnsi"/>
                                  <w:i/>
                                </w:rPr>
                              </w:ins>
                            </m:ctrlPr>
                          </m:sSubPr>
                          <m:e>
                            <m:r>
                              <w:ins w:id="35" w:author="Jonathan Ouimet" w:date="2026-06-21T20:57:00Z" w16du:dateUtc="2026-06-22T03:57:00Z">
                                <w:rPr>
                                  <w:rFonts w:ascii="Cambria Math" w:eastAsia="Aptos" w:hAnsi="Cambria Math" w:cstheme="minorHAnsi"/>
                                </w:rPr>
                                <m:t>δ</m:t>
                              </w:ins>
                            </m:r>
                          </m:e>
                          <m:sub>
                            <m:r>
                              <w:ins w:id="36" w:author="Jonathan Ouimet" w:date="2026-06-21T20:57:00Z" w16du:dateUtc="2026-06-22T03:57:00Z">
                                <w:rPr>
                                  <w:rFonts w:ascii="Cambria Math" w:eastAsia="Aptos" w:hAnsi="Cambria Math" w:cstheme="minorHAnsi"/>
                                </w:rPr>
                                <m:t>3</m:t>
                              </w:ins>
                            </m:r>
                          </m:sub>
                        </m:sSub>
                        <m:f>
                          <m:fPr>
                            <m:ctrlPr>
                              <w:ins w:id="37" w:author="Jonathan Ouimet" w:date="2026-06-21T20:57:00Z" w16du:dateUtc="2026-06-22T03:57:00Z">
                                <w:rPr>
                                  <w:rFonts w:ascii="Cambria Math" w:eastAsia="Aptos" w:hAnsi="Cambria Math" w:cstheme="minorHAnsi"/>
                                  <w:iCs/>
                                </w:rPr>
                              </w:ins>
                            </m:ctrlPr>
                          </m:fPr>
                          <m:num>
                            <m:sSubSup>
                              <m:sSubSupPr>
                                <m:ctrlPr>
                                  <w:ins w:id="38" w:author="Jonathan Ouimet" w:date="2026-06-21T20:57:00Z" w16du:dateUtc="2026-06-22T03:57:00Z">
                                    <w:rPr>
                                      <w:rFonts w:ascii="Cambria Math" w:eastAsia="Aptos" w:hAnsi="Cambria Math" w:cstheme="minorHAnsi"/>
                                      <w:i/>
                                      <w:iCs/>
                                    </w:rPr>
                                  </w:ins>
                                </m:ctrlPr>
                              </m:sSubSupPr>
                              <m:e>
                                <m:r>
                                  <w:ins w:id="39" w:author="Jonathan Ouimet" w:date="2026-06-21T20:57:00Z" w16du:dateUtc="2026-06-22T03:57:00Z">
                                    <w:rPr>
                                      <w:rFonts w:ascii="Cambria Math" w:eastAsia="Aptos" w:hAnsi="Cambria Math" w:cstheme="minorHAnsi"/>
                                    </w:rPr>
                                    <m:t>γ</m:t>
                                  </w:ins>
                                </m:r>
                              </m:e>
                              <m:sub>
                                <m:r>
                                  <w:ins w:id="40" w:author="Jonathan Ouimet" w:date="2026-06-21T20:57:00Z" w16du:dateUtc="2026-06-22T03:57:00Z">
                                    <w:rPr>
                                      <w:rFonts w:ascii="Cambria Math" w:eastAsia="Aptos" w:hAnsi="Cambria Math" w:cstheme="minorHAnsi"/>
                                    </w:rPr>
                                    <m:t>3</m:t>
                                  </w:ins>
                                </m:r>
                              </m:sub>
                              <m:sup>
                                <m:r>
                                  <w:ins w:id="41" w:author="Jonathan Ouimet" w:date="2026-06-21T20:57:00Z" w16du:dateUtc="2026-06-22T03:57:00Z">
                                    <w:rPr>
                                      <w:rFonts w:ascii="Cambria Math" w:eastAsia="Aptos" w:hAnsi="Cambria Math" w:cstheme="minorHAnsi"/>
                                    </w:rPr>
                                    <m:t>s</m:t>
                                  </w:ins>
                                </m:r>
                              </m:sup>
                            </m:sSubSup>
                          </m:num>
                          <m:den>
                            <m:sSubSup>
                              <m:sSubSupPr>
                                <m:ctrlPr>
                                  <w:ins w:id="42" w:author="Jonathan Ouimet" w:date="2026-06-21T20:57:00Z" w16du:dateUtc="2026-06-22T03:57:00Z">
                                    <w:rPr>
                                      <w:rFonts w:ascii="Cambria Math" w:eastAsia="Aptos" w:hAnsi="Cambria Math" w:cstheme="minorHAnsi"/>
                                      <w:i/>
                                      <w:iCs/>
                                    </w:rPr>
                                  </w:ins>
                                </m:ctrlPr>
                              </m:sSubSupPr>
                              <m:e>
                                <m:r>
                                  <w:ins w:id="43" w:author="Jonathan Ouimet" w:date="2026-06-21T20:57:00Z" w16du:dateUtc="2026-06-22T03:57:00Z">
                                    <w:rPr>
                                      <w:rFonts w:ascii="Cambria Math" w:eastAsia="Aptos" w:hAnsi="Cambria Math" w:cstheme="minorHAnsi"/>
                                    </w:rPr>
                                    <m:t>γ</m:t>
                                  </w:ins>
                                </m:r>
                              </m:e>
                              <m:sub>
                                <m:r>
                                  <w:ins w:id="44" w:author="Jonathan Ouimet" w:date="2026-06-21T20:57:00Z" w16du:dateUtc="2026-06-22T03:57:00Z">
                                    <w:rPr>
                                      <w:rFonts w:ascii="Cambria Math" w:eastAsia="Aptos" w:hAnsi="Cambria Math" w:cstheme="minorHAnsi"/>
                                    </w:rPr>
                                    <m:t>3</m:t>
                                  </w:ins>
                                </m:r>
                              </m:sub>
                              <m:sup>
                                <m:r>
                                  <w:ins w:id="45" w:author="Jonathan Ouimet" w:date="2026-06-21T20:57:00Z" w16du:dateUtc="2026-06-22T03:57:00Z">
                                    <w:rPr>
                                      <w:rFonts w:ascii="Cambria Math" w:eastAsia="Aptos" w:hAnsi="Cambria Math" w:cstheme="minorHAnsi"/>
                                    </w:rPr>
                                    <m:t>m</m:t>
                                  </w:ins>
                                </m:r>
                              </m:sup>
                            </m:sSubSup>
                          </m:den>
                        </m:f>
                        <m:f>
                          <m:fPr>
                            <m:ctrlPr>
                              <w:ins w:id="46" w:author="Jonathan Ouimet" w:date="2026-06-21T20:57:00Z" w16du:dateUtc="2026-06-22T03:57:00Z">
                                <w:rPr>
                                  <w:rFonts w:ascii="Cambria Math" w:eastAsia="Aptos" w:hAnsi="Cambria Math" w:cstheme="minorHAnsi"/>
                                  <w:iCs/>
                                </w:rPr>
                              </w:ins>
                            </m:ctrlPr>
                          </m:fPr>
                          <m:num>
                            <m:d>
                              <m:dPr>
                                <m:ctrlPr>
                                  <w:ins w:id="47" w:author="Jonathan Ouimet" w:date="2026-06-21T20:57:00Z" w16du:dateUtc="2026-06-22T03:57:00Z">
                                    <w:rPr>
                                      <w:rFonts w:ascii="Cambria Math" w:eastAsia="Aptos" w:hAnsi="Cambria Math" w:cstheme="minorHAnsi"/>
                                      <w:i/>
                                      <w:iCs/>
                                    </w:rPr>
                                  </w:ins>
                                </m:ctrlPr>
                              </m:dPr>
                              <m:e>
                                <m:d>
                                  <m:dPr>
                                    <m:begChr m:val="|"/>
                                    <m:endChr m:val="|"/>
                                    <m:ctrlPr>
                                      <w:ins w:id="48" w:author="Jonathan Ouimet" w:date="2026-06-21T20:57:00Z" w16du:dateUtc="2026-06-22T03:57:00Z">
                                        <w:rPr>
                                          <w:rFonts w:ascii="Cambria Math" w:eastAsia="Aptos" w:hAnsi="Cambria Math" w:cs="Times New Roman"/>
                                          <w:iCs/>
                                        </w:rPr>
                                      </w:ins>
                                    </m:ctrlPr>
                                  </m:dPr>
                                  <m:e>
                                    <m:f>
                                      <m:fPr>
                                        <m:ctrlPr>
                                          <w:ins w:id="49" w:author="Jonathan Ouimet" w:date="2026-06-21T20:57:00Z" w16du:dateUtc="2026-06-22T03:57:00Z">
                                            <w:rPr>
                                              <w:rFonts w:ascii="Cambria Math" w:eastAsia="Aptos" w:hAnsi="Cambria Math" w:cs="Times New Roman"/>
                                              <w:i/>
                                              <w:iCs/>
                                            </w:rPr>
                                          </w:ins>
                                        </m:ctrlPr>
                                      </m:fPr>
                                      <m:num>
                                        <m:sSub>
                                          <m:sSubPr>
                                            <m:ctrlPr>
                                              <w:ins w:id="50" w:author="Jonathan Ouimet" w:date="2026-06-21T20:57:00Z" w16du:dateUtc="2026-06-22T03:57:00Z">
                                                <w:rPr>
                                                  <w:rFonts w:ascii="Cambria Math" w:eastAsia="Aptos" w:hAnsi="Cambria Math" w:cs="Times New Roman"/>
                                                  <w:iCs/>
                                                </w:rPr>
                                              </w:ins>
                                            </m:ctrlPr>
                                          </m:sSubPr>
                                          <m:e>
                                            <m:r>
                                              <w:ins w:id="51" w:author="Jonathan Ouimet" w:date="2026-06-21T20:57:00Z" w16du:dateUtc="2026-06-22T03:57:00Z">
                                                <m:rPr>
                                                  <m:sty m:val="p"/>
                                                </m:rPr>
                                                <w:rPr>
                                                  <w:rFonts w:ascii="Cambria Math" w:eastAsia="Aptos" w:hAnsi="Cambria Math" w:cs="Times New Roman"/>
                                                </w:rPr>
                                                <m:t>z</m:t>
                                              </w:ins>
                                            </m:r>
                                          </m:e>
                                          <m:sub>
                                            <m:r>
                                              <w:ins w:id="52" w:author="Jonathan Ouimet" w:date="2026-06-21T20:57:00Z" w16du:dateUtc="2026-06-22T03:57:00Z">
                                                <m:rPr>
                                                  <m:sty m:val="p"/>
                                                </m:rPr>
                                                <w:rPr>
                                                  <w:rFonts w:ascii="Cambria Math" w:eastAsia="Aptos" w:hAnsi="Cambria Math" w:cs="Times New Roman"/>
                                                </w:rPr>
                                                <m:t>1</m:t>
                                              </w:ins>
                                            </m:r>
                                          </m:sub>
                                        </m:sSub>
                                      </m:num>
                                      <m:den>
                                        <m:sSub>
                                          <m:sSubPr>
                                            <m:ctrlPr>
                                              <w:ins w:id="53" w:author="Jonathan Ouimet" w:date="2026-06-21T20:57:00Z" w16du:dateUtc="2026-06-22T03:57:00Z">
                                                <w:rPr>
                                                  <w:rFonts w:ascii="Cambria Math" w:eastAsia="Aptos" w:hAnsi="Cambria Math" w:cs="Times New Roman"/>
                                                  <w:i/>
                                                  <w:iCs/>
                                                </w:rPr>
                                              </w:ins>
                                            </m:ctrlPr>
                                          </m:sSubPr>
                                          <m:e>
                                            <m:r>
                                              <w:ins w:id="54" w:author="Jonathan Ouimet" w:date="2026-06-21T20:57:00Z" w16du:dateUtc="2026-06-22T03:57:00Z">
                                                <w:rPr>
                                                  <w:rFonts w:ascii="Cambria Math" w:eastAsia="Aptos" w:hAnsi="Cambria Math" w:cs="Times New Roman"/>
                                                </w:rPr>
                                                <m:t>z</m:t>
                                              </w:ins>
                                            </m:r>
                                          </m:e>
                                          <m:sub>
                                            <m:r>
                                              <w:ins w:id="55" w:author="Jonathan Ouimet" w:date="2026-06-21T20:57:00Z" w16du:dateUtc="2026-06-22T03:57:00Z">
                                                <w:rPr>
                                                  <w:rFonts w:ascii="Cambria Math" w:eastAsia="Aptos" w:hAnsi="Cambria Math" w:cs="Times New Roman"/>
                                                </w:rPr>
                                                <m:t>3</m:t>
                                              </w:ins>
                                            </m:r>
                                          </m:sub>
                                        </m:sSub>
                                      </m:den>
                                    </m:f>
                                  </m:e>
                                </m:d>
                                <m:sSubSup>
                                  <m:sSubSupPr>
                                    <m:ctrlPr>
                                      <w:ins w:id="56" w:author="Jonathan Ouimet" w:date="2026-06-21T20:57:00Z" w16du:dateUtc="2026-06-22T03:57:00Z">
                                        <w:rPr>
                                          <w:rFonts w:ascii="Cambria Math" w:eastAsia="Aptos" w:hAnsi="Cambria Math" w:cs="Times New Roman"/>
                                          <w:iCs/>
                                        </w:rPr>
                                      </w:ins>
                                    </m:ctrlPr>
                                  </m:sSubSupPr>
                                  <m:e>
                                    <m:r>
                                      <w:ins w:id="57" w:author="Jonathan Ouimet" w:date="2026-06-21T20:57:00Z" w16du:dateUtc="2026-06-22T03:57:00Z">
                                        <m:rPr>
                                          <m:sty m:val="p"/>
                                        </m:rPr>
                                        <w:rPr>
                                          <w:rFonts w:ascii="Cambria Math" w:eastAsia="Aptos" w:hAnsi="Cambria Math" w:cs="Times New Roman"/>
                                        </w:rPr>
                                        <m:t>c</m:t>
                                      </w:ins>
                                    </m:r>
                                  </m:e>
                                  <m:sub>
                                    <m:r>
                                      <w:ins w:id="58" w:author="Jonathan Ouimet" w:date="2026-06-21T20:57:00Z" w16du:dateUtc="2026-06-22T03:57:00Z">
                                        <m:rPr>
                                          <m:sty m:val="p"/>
                                        </m:rPr>
                                        <w:rPr>
                                          <w:rFonts w:ascii="Cambria Math" w:eastAsia="Aptos" w:hAnsi="Cambria Math" w:cs="Times New Roman"/>
                                        </w:rPr>
                                        <m:t>1</m:t>
                                      </w:ins>
                                    </m:r>
                                  </m:sub>
                                  <m:sup>
                                    <m:r>
                                      <w:ins w:id="59" w:author="Jonathan Ouimet" w:date="2026-06-21T20:57:00Z" w16du:dateUtc="2026-06-22T03:57:00Z">
                                        <w:rPr>
                                          <w:rFonts w:ascii="Cambria Math" w:eastAsia="Aptos" w:hAnsi="Cambria Math" w:cs="Times New Roman"/>
                                        </w:rPr>
                                        <m:t>s</m:t>
                                      </w:ins>
                                    </m:r>
                                  </m:sup>
                                </m:sSubSup>
                                <m:r>
                                  <w:ins w:id="60" w:author="Jonathan Ouimet" w:date="2026-06-21T20:57:00Z" w16du:dateUtc="2026-06-22T03:57:00Z">
                                    <m:rPr>
                                      <m:sty m:val="p"/>
                                    </m:rPr>
                                    <w:rPr>
                                      <w:rFonts w:ascii="Cambria Math" w:eastAsia="Aptos" w:hAnsi="Cambria Math" w:cs="Times New Roman"/>
                                    </w:rPr>
                                    <m:t>+</m:t>
                                  </w:ins>
                                </m:r>
                                <m:d>
                                  <m:dPr>
                                    <m:begChr m:val="|"/>
                                    <m:endChr m:val="|"/>
                                    <m:ctrlPr>
                                      <w:ins w:id="61" w:author="Jonathan Ouimet" w:date="2026-06-21T20:57:00Z" w16du:dateUtc="2026-06-22T03:57:00Z">
                                        <w:rPr>
                                          <w:rFonts w:ascii="Cambria Math" w:eastAsia="Aptos" w:hAnsi="Cambria Math" w:cs="Times New Roman"/>
                                          <w:iCs/>
                                        </w:rPr>
                                      </w:ins>
                                    </m:ctrlPr>
                                  </m:dPr>
                                  <m:e>
                                    <m:f>
                                      <m:fPr>
                                        <m:ctrlPr>
                                          <w:ins w:id="62" w:author="Jonathan Ouimet" w:date="2026-06-21T20:57:00Z" w16du:dateUtc="2026-06-22T03:57:00Z">
                                            <w:rPr>
                                              <w:rFonts w:ascii="Cambria Math" w:eastAsia="Aptos" w:hAnsi="Cambria Math" w:cs="Times New Roman"/>
                                              <w:i/>
                                              <w:iCs/>
                                            </w:rPr>
                                          </w:ins>
                                        </m:ctrlPr>
                                      </m:fPr>
                                      <m:num>
                                        <m:sSub>
                                          <m:sSubPr>
                                            <m:ctrlPr>
                                              <w:ins w:id="63" w:author="Jonathan Ouimet" w:date="2026-06-21T20:57:00Z" w16du:dateUtc="2026-06-22T03:57:00Z">
                                                <w:rPr>
                                                  <w:rFonts w:ascii="Cambria Math" w:eastAsia="Aptos" w:hAnsi="Cambria Math" w:cs="Times New Roman"/>
                                                  <w:iCs/>
                                                </w:rPr>
                                              </w:ins>
                                            </m:ctrlPr>
                                          </m:sSubPr>
                                          <m:e>
                                            <m:r>
                                              <w:ins w:id="64" w:author="Jonathan Ouimet" w:date="2026-06-21T20:57:00Z" w16du:dateUtc="2026-06-22T03:57:00Z">
                                                <m:rPr>
                                                  <m:sty m:val="p"/>
                                                </m:rPr>
                                                <w:rPr>
                                                  <w:rFonts w:ascii="Cambria Math" w:eastAsia="Aptos" w:hAnsi="Cambria Math" w:cs="Times New Roman"/>
                                                </w:rPr>
                                                <m:t>z</m:t>
                                              </w:ins>
                                            </m:r>
                                          </m:e>
                                          <m:sub>
                                            <m:r>
                                              <w:ins w:id="65" w:author="Jonathan Ouimet" w:date="2026-06-21T20:57:00Z" w16du:dateUtc="2026-06-22T03:57:00Z">
                                                <m:rPr>
                                                  <m:sty m:val="p"/>
                                                </m:rPr>
                                                <w:rPr>
                                                  <w:rFonts w:ascii="Cambria Math" w:eastAsia="Aptos" w:hAnsi="Cambria Math" w:cs="Times New Roman"/>
                                                </w:rPr>
                                                <m:t>2</m:t>
                                              </w:ins>
                                            </m:r>
                                          </m:sub>
                                        </m:sSub>
                                      </m:num>
                                      <m:den>
                                        <m:sSub>
                                          <m:sSubPr>
                                            <m:ctrlPr>
                                              <w:ins w:id="66" w:author="Jonathan Ouimet" w:date="2026-06-21T20:57:00Z" w16du:dateUtc="2026-06-22T03:57:00Z">
                                                <w:rPr>
                                                  <w:rFonts w:ascii="Cambria Math" w:eastAsia="Aptos" w:hAnsi="Cambria Math" w:cs="Times New Roman"/>
                                                  <w:i/>
                                                  <w:iCs/>
                                                </w:rPr>
                                              </w:ins>
                                            </m:ctrlPr>
                                          </m:sSubPr>
                                          <m:e>
                                            <m:r>
                                              <w:ins w:id="67" w:author="Jonathan Ouimet" w:date="2026-06-21T20:57:00Z" w16du:dateUtc="2026-06-22T03:57:00Z">
                                                <w:rPr>
                                                  <w:rFonts w:ascii="Cambria Math" w:eastAsia="Aptos" w:hAnsi="Cambria Math" w:cs="Times New Roman"/>
                                                </w:rPr>
                                                <m:t>z</m:t>
                                              </w:ins>
                                            </m:r>
                                          </m:e>
                                          <m:sub>
                                            <m:r>
                                              <w:ins w:id="68" w:author="Jonathan Ouimet" w:date="2026-06-21T20:57:00Z" w16du:dateUtc="2026-06-22T03:57:00Z">
                                                <w:rPr>
                                                  <w:rFonts w:ascii="Cambria Math" w:eastAsia="Aptos" w:hAnsi="Cambria Math" w:cs="Times New Roman"/>
                                                </w:rPr>
                                                <m:t>3</m:t>
                                              </w:ins>
                                            </m:r>
                                          </m:sub>
                                        </m:sSub>
                                      </m:den>
                                    </m:f>
                                  </m:e>
                                </m:d>
                                <m:sSubSup>
                                  <m:sSubSupPr>
                                    <m:ctrlPr>
                                      <w:ins w:id="69" w:author="Jonathan Ouimet" w:date="2026-06-21T20:57:00Z" w16du:dateUtc="2026-06-22T03:57:00Z">
                                        <w:rPr>
                                          <w:rFonts w:ascii="Cambria Math" w:eastAsia="Aptos" w:hAnsi="Cambria Math" w:cs="Times New Roman"/>
                                          <w:iCs/>
                                        </w:rPr>
                                      </w:ins>
                                    </m:ctrlPr>
                                  </m:sSubSupPr>
                                  <m:e>
                                    <m:r>
                                      <w:ins w:id="70" w:author="Jonathan Ouimet" w:date="2026-06-21T20:57:00Z" w16du:dateUtc="2026-06-22T03:57:00Z">
                                        <m:rPr>
                                          <m:sty m:val="p"/>
                                        </m:rPr>
                                        <w:rPr>
                                          <w:rFonts w:ascii="Cambria Math" w:eastAsia="Aptos" w:hAnsi="Cambria Math" w:cs="Times New Roman"/>
                                        </w:rPr>
                                        <m:t>c</m:t>
                                      </w:ins>
                                    </m:r>
                                  </m:e>
                                  <m:sub>
                                    <m:r>
                                      <w:ins w:id="71" w:author="Jonathan Ouimet" w:date="2026-06-21T20:57:00Z" w16du:dateUtc="2026-06-22T03:57:00Z">
                                        <m:rPr>
                                          <m:sty m:val="p"/>
                                        </m:rPr>
                                        <w:rPr>
                                          <w:rFonts w:ascii="Cambria Math" w:eastAsia="Aptos" w:hAnsi="Cambria Math" w:cs="Times New Roman"/>
                                        </w:rPr>
                                        <m:t>2</m:t>
                                      </w:ins>
                                    </m:r>
                                  </m:sub>
                                  <m:sup>
                                    <m:r>
                                      <w:ins w:id="72" w:author="Jonathan Ouimet" w:date="2026-06-21T20:57:00Z" w16du:dateUtc="2026-06-22T03:57:00Z">
                                        <w:rPr>
                                          <w:rFonts w:ascii="Cambria Math" w:eastAsia="Aptos" w:hAnsi="Cambria Math" w:cs="Times New Roman"/>
                                        </w:rPr>
                                        <m:t>s</m:t>
                                      </w:ins>
                                    </m:r>
                                  </m:sup>
                                </m:sSubSup>
                              </m:e>
                            </m:d>
                          </m:num>
                          <m:den>
                            <m:d>
                              <m:dPr>
                                <m:begChr m:val="|"/>
                                <m:endChr m:val="|"/>
                                <m:ctrlPr>
                                  <w:ins w:id="73" w:author="Jonathan Ouimet" w:date="2026-06-21T20:57:00Z" w16du:dateUtc="2026-06-22T03:57:00Z">
                                    <w:rPr>
                                      <w:rFonts w:ascii="Cambria Math" w:eastAsia="Aptos" w:hAnsi="Cambria Math" w:cs="Times New Roman"/>
                                      <w:iCs/>
                                    </w:rPr>
                                  </w:ins>
                                </m:ctrlPr>
                              </m:dPr>
                              <m:e>
                                <m:f>
                                  <m:fPr>
                                    <m:ctrlPr>
                                      <w:ins w:id="74" w:author="Jonathan Ouimet" w:date="2026-06-21T20:57:00Z" w16du:dateUtc="2026-06-22T03:57:00Z">
                                        <w:rPr>
                                          <w:rFonts w:ascii="Cambria Math" w:eastAsia="Aptos" w:hAnsi="Cambria Math" w:cs="Times New Roman"/>
                                          <w:i/>
                                          <w:iCs/>
                                        </w:rPr>
                                      </w:ins>
                                    </m:ctrlPr>
                                  </m:fPr>
                                  <m:num>
                                    <m:sSub>
                                      <m:sSubPr>
                                        <m:ctrlPr>
                                          <w:ins w:id="75" w:author="Jonathan Ouimet" w:date="2026-06-21T20:57:00Z" w16du:dateUtc="2026-06-22T03:57:00Z">
                                            <w:rPr>
                                              <w:rFonts w:ascii="Cambria Math" w:eastAsia="Aptos" w:hAnsi="Cambria Math" w:cs="Times New Roman"/>
                                              <w:iCs/>
                                            </w:rPr>
                                          </w:ins>
                                        </m:ctrlPr>
                                      </m:sSubPr>
                                      <m:e>
                                        <m:r>
                                          <w:ins w:id="76" w:author="Jonathan Ouimet" w:date="2026-06-21T20:57:00Z" w16du:dateUtc="2026-06-22T03:57:00Z">
                                            <m:rPr>
                                              <m:sty m:val="p"/>
                                            </m:rPr>
                                            <w:rPr>
                                              <w:rFonts w:ascii="Cambria Math" w:eastAsia="Aptos" w:hAnsi="Cambria Math" w:cs="Times New Roman"/>
                                            </w:rPr>
                                            <m:t>z</m:t>
                                          </w:ins>
                                        </m:r>
                                      </m:e>
                                      <m:sub>
                                        <m:r>
                                          <w:ins w:id="77" w:author="Jonathan Ouimet" w:date="2026-06-21T20:57:00Z" w16du:dateUtc="2026-06-22T03:57:00Z">
                                            <m:rPr>
                                              <m:sty m:val="p"/>
                                            </m:rPr>
                                            <w:rPr>
                                              <w:rFonts w:ascii="Cambria Math" w:eastAsia="Aptos" w:hAnsi="Cambria Math" w:cs="Times New Roman"/>
                                            </w:rPr>
                                            <m:t>1</m:t>
                                          </w:ins>
                                        </m:r>
                                      </m:sub>
                                    </m:sSub>
                                  </m:num>
                                  <m:den>
                                    <m:sSub>
                                      <m:sSubPr>
                                        <m:ctrlPr>
                                          <w:ins w:id="78" w:author="Jonathan Ouimet" w:date="2026-06-21T20:57:00Z" w16du:dateUtc="2026-06-22T03:57:00Z">
                                            <w:rPr>
                                              <w:rFonts w:ascii="Cambria Math" w:eastAsia="Aptos" w:hAnsi="Cambria Math" w:cs="Times New Roman"/>
                                              <w:i/>
                                              <w:iCs/>
                                            </w:rPr>
                                          </w:ins>
                                        </m:ctrlPr>
                                      </m:sSubPr>
                                      <m:e>
                                        <m:r>
                                          <w:ins w:id="79" w:author="Jonathan Ouimet" w:date="2026-06-21T20:57:00Z" w16du:dateUtc="2026-06-22T03:57:00Z">
                                            <w:rPr>
                                              <w:rFonts w:ascii="Cambria Math" w:eastAsia="Aptos" w:hAnsi="Cambria Math" w:cs="Times New Roman"/>
                                            </w:rPr>
                                            <m:t>z</m:t>
                                          </w:ins>
                                        </m:r>
                                      </m:e>
                                      <m:sub>
                                        <m:r>
                                          <w:ins w:id="80" w:author="Jonathan Ouimet" w:date="2026-06-21T20:57:00Z" w16du:dateUtc="2026-06-22T03:57:00Z">
                                            <w:rPr>
                                              <w:rFonts w:ascii="Cambria Math" w:eastAsia="Aptos" w:hAnsi="Cambria Math" w:cs="Times New Roman"/>
                                            </w:rPr>
                                            <m:t>3</m:t>
                                          </w:ins>
                                        </m:r>
                                      </m:sub>
                                    </m:sSub>
                                  </m:den>
                                </m:f>
                              </m:e>
                            </m:d>
                            <m:sSubSup>
                              <m:sSubSupPr>
                                <m:ctrlPr>
                                  <w:ins w:id="81" w:author="Jonathan Ouimet" w:date="2026-06-21T20:57:00Z" w16du:dateUtc="2026-06-22T03:57:00Z">
                                    <w:rPr>
                                      <w:rFonts w:ascii="Cambria Math" w:eastAsia="Aptos" w:hAnsi="Cambria Math" w:cs="Times New Roman"/>
                                      <w:iCs/>
                                    </w:rPr>
                                  </w:ins>
                                </m:ctrlPr>
                              </m:sSubSupPr>
                              <m:e>
                                <m:r>
                                  <w:ins w:id="82" w:author="Jonathan Ouimet" w:date="2026-06-21T20:57:00Z" w16du:dateUtc="2026-06-22T03:57:00Z">
                                    <m:rPr>
                                      <m:sty m:val="p"/>
                                    </m:rPr>
                                    <w:rPr>
                                      <w:rFonts w:ascii="Cambria Math" w:eastAsia="Aptos" w:hAnsi="Cambria Math" w:cs="Times New Roman"/>
                                    </w:rPr>
                                    <m:t>c</m:t>
                                  </w:ins>
                                </m:r>
                              </m:e>
                              <m:sub>
                                <m:r>
                                  <w:ins w:id="83" w:author="Jonathan Ouimet" w:date="2026-06-21T20:57:00Z" w16du:dateUtc="2026-06-22T03:57:00Z">
                                    <m:rPr>
                                      <m:sty m:val="p"/>
                                    </m:rPr>
                                    <w:rPr>
                                      <w:rFonts w:ascii="Cambria Math" w:eastAsia="Aptos" w:hAnsi="Cambria Math" w:cs="Times New Roman"/>
                                    </w:rPr>
                                    <m:t>1</m:t>
                                  </w:ins>
                                </m:r>
                              </m:sub>
                              <m:sup>
                                <m:r>
                                  <w:ins w:id="84" w:author="Jonathan Ouimet" w:date="2026-06-21T20:57:00Z" w16du:dateUtc="2026-06-22T03:57:00Z">
                                    <m:rPr>
                                      <m:sty m:val="p"/>
                                    </m:rPr>
                                    <w:rPr>
                                      <w:rFonts w:ascii="Cambria Math" w:eastAsia="Aptos" w:hAnsi="Cambria Math" w:cs="Times New Roman"/>
                                    </w:rPr>
                                    <m:t>m</m:t>
                                  </w:ins>
                                </m:r>
                              </m:sup>
                            </m:sSubSup>
                            <m:r>
                              <w:ins w:id="85" w:author="Jonathan Ouimet" w:date="2026-06-21T20:57:00Z" w16du:dateUtc="2026-06-22T03:57:00Z">
                                <m:rPr>
                                  <m:sty m:val="p"/>
                                </m:rPr>
                                <w:rPr>
                                  <w:rFonts w:ascii="Cambria Math" w:eastAsia="Aptos" w:hAnsi="Cambria Math" w:cs="Times New Roman"/>
                                </w:rPr>
                                <m:t>+</m:t>
                              </w:ins>
                            </m:r>
                            <m:d>
                              <m:dPr>
                                <m:begChr m:val="|"/>
                                <m:endChr m:val="|"/>
                                <m:ctrlPr>
                                  <w:ins w:id="86" w:author="Jonathan Ouimet" w:date="2026-06-21T20:57:00Z" w16du:dateUtc="2026-06-22T03:57:00Z">
                                    <w:rPr>
                                      <w:rFonts w:ascii="Cambria Math" w:eastAsia="Aptos" w:hAnsi="Cambria Math" w:cs="Times New Roman"/>
                                      <w:iCs/>
                                    </w:rPr>
                                  </w:ins>
                                </m:ctrlPr>
                              </m:dPr>
                              <m:e>
                                <m:f>
                                  <m:fPr>
                                    <m:ctrlPr>
                                      <w:ins w:id="87" w:author="Jonathan Ouimet" w:date="2026-06-21T20:57:00Z" w16du:dateUtc="2026-06-22T03:57:00Z">
                                        <w:rPr>
                                          <w:rFonts w:ascii="Cambria Math" w:eastAsia="Aptos" w:hAnsi="Cambria Math" w:cs="Times New Roman"/>
                                          <w:i/>
                                          <w:iCs/>
                                        </w:rPr>
                                      </w:ins>
                                    </m:ctrlPr>
                                  </m:fPr>
                                  <m:num>
                                    <m:sSub>
                                      <m:sSubPr>
                                        <m:ctrlPr>
                                          <w:ins w:id="88" w:author="Jonathan Ouimet" w:date="2026-06-21T20:57:00Z" w16du:dateUtc="2026-06-22T03:57:00Z">
                                            <w:rPr>
                                              <w:rFonts w:ascii="Cambria Math" w:eastAsia="Aptos" w:hAnsi="Cambria Math" w:cs="Times New Roman"/>
                                              <w:iCs/>
                                            </w:rPr>
                                          </w:ins>
                                        </m:ctrlPr>
                                      </m:sSubPr>
                                      <m:e>
                                        <m:r>
                                          <w:ins w:id="89" w:author="Jonathan Ouimet" w:date="2026-06-21T20:57:00Z" w16du:dateUtc="2026-06-22T03:57:00Z">
                                            <m:rPr>
                                              <m:sty m:val="p"/>
                                            </m:rPr>
                                            <w:rPr>
                                              <w:rFonts w:ascii="Cambria Math" w:eastAsia="Aptos" w:hAnsi="Cambria Math" w:cs="Times New Roman"/>
                                            </w:rPr>
                                            <m:t>z</m:t>
                                          </w:ins>
                                        </m:r>
                                      </m:e>
                                      <m:sub>
                                        <m:r>
                                          <w:ins w:id="90" w:author="Jonathan Ouimet" w:date="2026-06-21T20:57:00Z" w16du:dateUtc="2026-06-22T03:57:00Z">
                                            <m:rPr>
                                              <m:sty m:val="p"/>
                                            </m:rPr>
                                            <w:rPr>
                                              <w:rFonts w:ascii="Cambria Math" w:eastAsia="Aptos" w:hAnsi="Cambria Math" w:cs="Times New Roman"/>
                                            </w:rPr>
                                            <m:t>2</m:t>
                                          </w:ins>
                                        </m:r>
                                      </m:sub>
                                    </m:sSub>
                                  </m:num>
                                  <m:den>
                                    <m:sSub>
                                      <m:sSubPr>
                                        <m:ctrlPr>
                                          <w:ins w:id="91" w:author="Jonathan Ouimet" w:date="2026-06-21T20:57:00Z" w16du:dateUtc="2026-06-22T03:57:00Z">
                                            <w:rPr>
                                              <w:rFonts w:ascii="Cambria Math" w:eastAsia="Aptos" w:hAnsi="Cambria Math" w:cs="Times New Roman"/>
                                              <w:i/>
                                              <w:iCs/>
                                            </w:rPr>
                                          </w:ins>
                                        </m:ctrlPr>
                                      </m:sSubPr>
                                      <m:e>
                                        <m:r>
                                          <w:ins w:id="92" w:author="Jonathan Ouimet" w:date="2026-06-21T20:57:00Z" w16du:dateUtc="2026-06-22T03:57:00Z">
                                            <w:rPr>
                                              <w:rFonts w:ascii="Cambria Math" w:eastAsia="Aptos" w:hAnsi="Cambria Math" w:cs="Times New Roman"/>
                                            </w:rPr>
                                            <m:t>z</m:t>
                                          </w:ins>
                                        </m:r>
                                      </m:e>
                                      <m:sub>
                                        <m:r>
                                          <w:ins w:id="93" w:author="Jonathan Ouimet" w:date="2026-06-21T20:57:00Z" w16du:dateUtc="2026-06-22T03:57:00Z">
                                            <w:rPr>
                                              <w:rFonts w:ascii="Cambria Math" w:eastAsia="Aptos" w:hAnsi="Cambria Math" w:cs="Times New Roman"/>
                                            </w:rPr>
                                            <m:t>3</m:t>
                                          </w:ins>
                                        </m:r>
                                      </m:sub>
                                    </m:sSub>
                                  </m:den>
                                </m:f>
                              </m:e>
                            </m:d>
                            <m:d>
                              <m:dPr>
                                <m:ctrlPr>
                                  <w:ins w:id="94" w:author="Jonathan Ouimet" w:date="2026-06-21T20:57:00Z" w16du:dateUtc="2026-06-22T03:57:00Z">
                                    <w:rPr>
                                      <w:rFonts w:ascii="Cambria Math" w:eastAsia="Aptos" w:hAnsi="Cambria Math" w:cs="Times New Roman"/>
                                      <w:i/>
                                      <w:iCs/>
                                    </w:rPr>
                                  </w:ins>
                                </m:ctrlPr>
                              </m:dPr>
                              <m:e>
                                <m:d>
                                  <m:dPr>
                                    <m:ctrlPr>
                                      <w:ins w:id="95" w:author="Jonathan Ouimet" w:date="2026-06-21T20:57:00Z" w16du:dateUtc="2026-06-22T03:57:00Z">
                                        <w:rPr>
                                          <w:rFonts w:ascii="Cambria Math" w:eastAsia="Aptos" w:hAnsi="Cambria Math" w:cstheme="minorHAnsi"/>
                                        </w:rPr>
                                      </w:ins>
                                    </m:ctrlPr>
                                  </m:dPr>
                                  <m:e>
                                    <m:f>
                                      <m:fPr>
                                        <m:ctrlPr>
                                          <w:ins w:id="96" w:author="Jonathan Ouimet" w:date="2026-06-21T20:57:00Z" w16du:dateUtc="2026-06-22T03:57:00Z">
                                            <w:rPr>
                                              <w:rFonts w:ascii="Cambria Math" w:eastAsia="Aptos" w:hAnsi="Cambria Math" w:cstheme="minorHAnsi"/>
                                              <w:iCs/>
                                            </w:rPr>
                                          </w:ins>
                                        </m:ctrlPr>
                                      </m:fPr>
                                      <m:num>
                                        <m:sSub>
                                          <m:sSubPr>
                                            <m:ctrlPr>
                                              <w:ins w:id="97" w:author="Jonathan Ouimet" w:date="2026-06-21T20:57:00Z" w16du:dateUtc="2026-06-22T03:57:00Z">
                                                <w:rPr>
                                                  <w:rFonts w:ascii="Cambria Math" w:eastAsia="Aptos" w:hAnsi="Cambria Math" w:cstheme="minorHAnsi"/>
                                                  <w:i/>
                                                </w:rPr>
                                              </w:ins>
                                            </m:ctrlPr>
                                          </m:sSubPr>
                                          <m:e>
                                            <m:r>
                                              <w:ins w:id="98" w:author="Jonathan Ouimet" w:date="2026-06-21T20:57:00Z" w16du:dateUtc="2026-06-22T03:57:00Z">
                                                <w:rPr>
                                                  <w:rFonts w:ascii="Cambria Math" w:eastAsia="Aptos" w:hAnsi="Cambria Math" w:cstheme="minorHAnsi"/>
                                                </w:rPr>
                                                <m:t>δ</m:t>
                                              </w:ins>
                                            </m:r>
                                          </m:e>
                                          <m:sub>
                                            <m:r>
                                              <w:ins w:id="99" w:author="Jonathan Ouimet" w:date="2026-06-21T20:57:00Z" w16du:dateUtc="2026-06-22T03:57:00Z">
                                                <w:rPr>
                                                  <w:rFonts w:ascii="Cambria Math" w:eastAsia="Aptos" w:hAnsi="Cambria Math" w:cstheme="minorHAnsi"/>
                                                </w:rPr>
                                                <m:t>2</m:t>
                                              </w:ins>
                                            </m:r>
                                          </m:sub>
                                        </m:sSub>
                                        <m:sSubSup>
                                          <m:sSubSupPr>
                                            <m:ctrlPr>
                                              <w:ins w:id="100" w:author="Jonathan Ouimet" w:date="2026-06-21T20:57:00Z" w16du:dateUtc="2026-06-22T03:57:00Z">
                                                <w:rPr>
                                                  <w:rFonts w:ascii="Cambria Math" w:eastAsia="Aptos" w:hAnsi="Cambria Math" w:cstheme="minorHAnsi"/>
                                                  <w:i/>
                                                  <w:iCs/>
                                                </w:rPr>
                                              </w:ins>
                                            </m:ctrlPr>
                                          </m:sSubSupPr>
                                          <m:e>
                                            <m:r>
                                              <w:ins w:id="101" w:author="Jonathan Ouimet" w:date="2026-06-21T20:57:00Z" w16du:dateUtc="2026-06-22T03:57:00Z">
                                                <w:rPr>
                                                  <w:rFonts w:ascii="Cambria Math" w:eastAsia="Aptos" w:hAnsi="Cambria Math" w:cstheme="minorHAnsi"/>
                                                </w:rPr>
                                                <m:t>γ</m:t>
                                              </w:ins>
                                            </m:r>
                                          </m:e>
                                          <m:sub>
                                            <m:r>
                                              <w:ins w:id="102" w:author="Jonathan Ouimet" w:date="2026-06-21T20:57:00Z" w16du:dateUtc="2026-06-22T03:57:00Z">
                                                <w:rPr>
                                                  <w:rFonts w:ascii="Cambria Math" w:eastAsia="Aptos" w:hAnsi="Cambria Math" w:cstheme="minorHAnsi"/>
                                                </w:rPr>
                                                <m:t>2</m:t>
                                              </w:ins>
                                            </m:r>
                                          </m:sub>
                                          <m:sup>
                                            <m:r>
                                              <w:ins w:id="103" w:author="Jonathan Ouimet" w:date="2026-06-21T20:57:00Z" w16du:dateUtc="2026-06-22T03:57:00Z">
                                                <w:rPr>
                                                  <w:rFonts w:ascii="Cambria Math" w:eastAsia="Aptos" w:hAnsi="Cambria Math" w:cstheme="minorHAnsi"/>
                                                </w:rPr>
                                                <m:t>s</m:t>
                                              </w:ins>
                                            </m:r>
                                          </m:sup>
                                        </m:sSubSup>
                                        <m:sSubSup>
                                          <m:sSubSupPr>
                                            <m:ctrlPr>
                                              <w:ins w:id="104" w:author="Jonathan Ouimet" w:date="2026-06-21T20:57:00Z" w16du:dateUtc="2026-06-22T03:57:00Z">
                                                <w:rPr>
                                                  <w:rFonts w:ascii="Cambria Math" w:eastAsia="Aptos" w:hAnsi="Cambria Math" w:cstheme="minorHAnsi"/>
                                                  <w:iCs/>
                                                </w:rPr>
                                              </w:ins>
                                            </m:ctrlPr>
                                          </m:sSubSupPr>
                                          <m:e>
                                            <m:r>
                                              <w:ins w:id="105" w:author="Jonathan Ouimet" w:date="2026-06-21T20:57:00Z" w16du:dateUtc="2026-06-22T03:57:00Z">
                                                <m:rPr>
                                                  <m:sty m:val="p"/>
                                                </m:rPr>
                                                <w:rPr>
                                                  <w:rFonts w:ascii="Cambria Math" w:eastAsia="Aptos" w:hAnsi="Cambria Math" w:cstheme="minorHAnsi"/>
                                                </w:rPr>
                                                <m:t>c</m:t>
                                              </w:ins>
                                            </m:r>
                                          </m:e>
                                          <m:sub>
                                            <m:r>
                                              <w:ins w:id="106" w:author="Jonathan Ouimet" w:date="2026-06-21T20:57:00Z" w16du:dateUtc="2026-06-22T03:57:00Z">
                                                <w:rPr>
                                                  <w:rFonts w:ascii="Cambria Math" w:eastAsia="Aptos" w:hAnsi="Cambria Math" w:cstheme="minorHAnsi"/>
                                                </w:rPr>
                                                <m:t>2</m:t>
                                              </w:ins>
                                            </m:r>
                                          </m:sub>
                                          <m:sup>
                                            <m:r>
                                              <w:ins w:id="107" w:author="Jonathan Ouimet" w:date="2026-06-21T20:57:00Z" w16du:dateUtc="2026-06-22T03:57:00Z">
                                                <w:rPr>
                                                  <w:rFonts w:ascii="Cambria Math" w:eastAsia="Aptos" w:hAnsi="Cambria Math" w:cstheme="minorHAnsi"/>
                                                </w:rPr>
                                                <m:t>s</m:t>
                                              </w:ins>
                                            </m:r>
                                          </m:sup>
                                        </m:sSubSup>
                                      </m:num>
                                      <m:den>
                                        <m:sSubSup>
                                          <m:sSubSupPr>
                                            <m:ctrlPr>
                                              <w:ins w:id="108" w:author="Jonathan Ouimet" w:date="2026-06-21T20:57:00Z" w16du:dateUtc="2026-06-22T03:57:00Z">
                                                <w:rPr>
                                                  <w:rFonts w:ascii="Cambria Math" w:eastAsia="Aptos" w:hAnsi="Cambria Math" w:cstheme="minorHAnsi"/>
                                                  <w:i/>
                                                  <w:iCs/>
                                                </w:rPr>
                                              </w:ins>
                                            </m:ctrlPr>
                                          </m:sSubSupPr>
                                          <m:e>
                                            <m:r>
                                              <w:ins w:id="109" w:author="Jonathan Ouimet" w:date="2026-06-21T20:57:00Z" w16du:dateUtc="2026-06-22T03:57:00Z">
                                                <w:rPr>
                                                  <w:rFonts w:ascii="Cambria Math" w:eastAsia="Aptos" w:hAnsi="Cambria Math" w:cstheme="minorHAnsi"/>
                                                </w:rPr>
                                                <m:t>γ</m:t>
                                              </w:ins>
                                            </m:r>
                                          </m:e>
                                          <m:sub>
                                            <m:r>
                                              <w:ins w:id="110" w:author="Jonathan Ouimet" w:date="2026-06-21T20:57:00Z" w16du:dateUtc="2026-06-22T03:57:00Z">
                                                <w:rPr>
                                                  <w:rFonts w:ascii="Cambria Math" w:eastAsia="Aptos" w:hAnsi="Cambria Math" w:cstheme="minorHAnsi"/>
                                                </w:rPr>
                                                <m:t>2</m:t>
                                              </w:ins>
                                            </m:r>
                                          </m:sub>
                                          <m:sup>
                                            <m:r>
                                              <w:ins w:id="111" w:author="Jonathan Ouimet" w:date="2026-06-21T20:57:00Z" w16du:dateUtc="2026-06-22T03:57:00Z">
                                                <w:rPr>
                                                  <w:rFonts w:ascii="Cambria Math" w:eastAsia="Aptos" w:hAnsi="Cambria Math" w:cstheme="minorHAnsi"/>
                                                </w:rPr>
                                                <m:t>m</m:t>
                                              </w:ins>
                                            </m:r>
                                          </m:sup>
                                        </m:sSubSup>
                                      </m:den>
                                    </m:f>
                                  </m:e>
                                </m:d>
                                <m:sSup>
                                  <m:sSupPr>
                                    <m:ctrlPr>
                                      <w:ins w:id="112" w:author="Jonathan Ouimet" w:date="2026-06-21T20:57:00Z" w16du:dateUtc="2026-06-22T03:57:00Z">
                                        <w:rPr>
                                          <w:rFonts w:ascii="Cambria Math" w:eastAsia="Aptos" w:hAnsi="Cambria Math" w:cstheme="minorHAnsi"/>
                                          <w:iCs/>
                                        </w:rPr>
                                      </w:ins>
                                    </m:ctrlPr>
                                  </m:sSupPr>
                                  <m:e>
                                    <m:d>
                                      <m:dPr>
                                        <m:ctrlPr>
                                          <w:ins w:id="113" w:author="Jonathan Ouimet" w:date="2026-06-21T20:57:00Z" w16du:dateUtc="2026-06-22T03:57:00Z">
                                            <w:rPr>
                                              <w:rFonts w:ascii="Cambria Math" w:eastAsia="Aptos" w:hAnsi="Cambria Math" w:cstheme="minorHAnsi"/>
                                              <w:iCs/>
                                            </w:rPr>
                                          </w:ins>
                                        </m:ctrlPr>
                                      </m:dPr>
                                      <m:e>
                                        <m:f>
                                          <m:fPr>
                                            <m:ctrlPr>
                                              <w:ins w:id="114" w:author="Jonathan Ouimet" w:date="2026-06-21T20:57:00Z" w16du:dateUtc="2026-06-22T03:57:00Z">
                                                <w:rPr>
                                                  <w:rFonts w:ascii="Cambria Math" w:eastAsia="Aptos" w:hAnsi="Cambria Math" w:cstheme="minorHAnsi"/>
                                                  <w:i/>
                                                  <w:iCs/>
                                                </w:rPr>
                                              </w:ins>
                                            </m:ctrlPr>
                                          </m:fPr>
                                          <m:num>
                                            <m:r>
                                              <w:ins w:id="115" w:author="Jonathan Ouimet" w:date="2026-06-21T20:57:00Z" w16du:dateUtc="2026-06-22T03:57:00Z">
                                                <w:rPr>
                                                  <w:rFonts w:ascii="Cambria Math" w:eastAsia="Aptos" w:hAnsi="Cambria Math" w:cstheme="minorHAnsi"/>
                                                </w:rPr>
                                                <m:t>1</m:t>
                                              </w:ins>
                                            </m:r>
                                          </m:num>
                                          <m:den>
                                            <m:sSub>
                                              <m:sSubPr>
                                                <m:ctrlPr>
                                                  <w:ins w:id="116" w:author="Jonathan Ouimet" w:date="2026-06-21T20:57:00Z" w16du:dateUtc="2026-06-22T03:57:00Z">
                                                    <w:rPr>
                                                      <w:rFonts w:ascii="Cambria Math" w:eastAsia="Aptos" w:hAnsi="Cambria Math" w:cstheme="minorHAnsi"/>
                                                      <w:i/>
                                                      <w:iCs/>
                                                    </w:rPr>
                                                  </w:ins>
                                                </m:ctrlPr>
                                              </m:sSubPr>
                                              <m:e>
                                                <m:r>
                                                  <w:ins w:id="117" w:author="Jonathan Ouimet" w:date="2026-06-21T20:57:00Z" w16du:dateUtc="2026-06-22T03:57:00Z">
                                                    <w:rPr>
                                                      <w:rFonts w:ascii="Cambria Math" w:eastAsia="Aptos" w:hAnsi="Cambria Math" w:cstheme="minorHAnsi"/>
                                                    </w:rPr>
                                                    <m:t>δ</m:t>
                                                  </w:ins>
                                                </m:r>
                                              </m:e>
                                              <m:sub>
                                                <m:r>
                                                  <w:ins w:id="118" w:author="Jonathan Ouimet" w:date="2026-06-21T20:57:00Z" w16du:dateUtc="2026-06-22T03:57:00Z">
                                                    <w:rPr>
                                                      <w:rFonts w:ascii="Cambria Math" w:eastAsia="Aptos" w:hAnsi="Cambria Math" w:cstheme="minorHAnsi"/>
                                                    </w:rPr>
                                                    <m:t>1</m:t>
                                                  </w:ins>
                                                </m:r>
                                              </m:sub>
                                            </m:sSub>
                                          </m:den>
                                        </m:f>
                                        <m:f>
                                          <m:fPr>
                                            <m:ctrlPr>
                                              <w:ins w:id="119" w:author="Jonathan Ouimet" w:date="2026-06-21T20:57:00Z" w16du:dateUtc="2026-06-22T03:57:00Z">
                                                <w:rPr>
                                                  <w:rFonts w:ascii="Cambria Math" w:eastAsia="Aptos" w:hAnsi="Cambria Math" w:cstheme="minorHAnsi"/>
                                                  <w:iCs/>
                                                </w:rPr>
                                              </w:ins>
                                            </m:ctrlPr>
                                          </m:fPr>
                                          <m:num>
                                            <m:sSubSup>
                                              <m:sSubSupPr>
                                                <m:ctrlPr>
                                                  <w:ins w:id="120" w:author="Jonathan Ouimet" w:date="2026-06-21T20:57:00Z" w16du:dateUtc="2026-06-22T03:57:00Z">
                                                    <w:rPr>
                                                      <w:rFonts w:ascii="Cambria Math" w:eastAsia="Aptos" w:hAnsi="Cambria Math" w:cstheme="minorHAnsi"/>
                                                      <w:i/>
                                                      <w:iCs/>
                                                    </w:rPr>
                                                  </w:ins>
                                                </m:ctrlPr>
                                              </m:sSubSupPr>
                                              <m:e>
                                                <m:r>
                                                  <w:ins w:id="121" w:author="Jonathan Ouimet" w:date="2026-06-21T20:57:00Z" w16du:dateUtc="2026-06-22T03:57:00Z">
                                                    <w:rPr>
                                                      <w:rFonts w:ascii="Cambria Math" w:eastAsia="Aptos" w:hAnsi="Cambria Math" w:cstheme="minorHAnsi"/>
                                                    </w:rPr>
                                                    <m:t>γ</m:t>
                                                  </w:ins>
                                                </m:r>
                                              </m:e>
                                              <m:sub>
                                                <m:r>
                                                  <w:ins w:id="122" w:author="Jonathan Ouimet" w:date="2026-06-21T20:57:00Z" w16du:dateUtc="2026-06-22T03:57:00Z">
                                                    <w:rPr>
                                                      <w:rFonts w:ascii="Cambria Math" w:eastAsia="Aptos" w:hAnsi="Cambria Math" w:cstheme="minorHAnsi"/>
                                                    </w:rPr>
                                                    <m:t>1</m:t>
                                                  </w:ins>
                                                </m:r>
                                              </m:sub>
                                              <m:sup>
                                                <m:r>
                                                  <w:ins w:id="123" w:author="Jonathan Ouimet" w:date="2026-06-21T20:57:00Z" w16du:dateUtc="2026-06-22T03:57:00Z">
                                                    <w:rPr>
                                                      <w:rFonts w:ascii="Cambria Math" w:eastAsia="Aptos" w:hAnsi="Cambria Math" w:cstheme="minorHAnsi"/>
                                                    </w:rPr>
                                                    <m:t>m</m:t>
                                                  </w:ins>
                                                </m:r>
                                              </m:sup>
                                            </m:sSubSup>
                                          </m:num>
                                          <m:den>
                                            <m:sSubSup>
                                              <m:sSubSupPr>
                                                <m:ctrlPr>
                                                  <w:ins w:id="124" w:author="Jonathan Ouimet" w:date="2026-06-21T20:57:00Z" w16du:dateUtc="2026-06-22T03:57:00Z">
                                                    <w:rPr>
                                                      <w:rFonts w:ascii="Cambria Math" w:eastAsia="Aptos" w:hAnsi="Cambria Math" w:cstheme="minorHAnsi"/>
                                                      <w:i/>
                                                      <w:iCs/>
                                                    </w:rPr>
                                                  </w:ins>
                                                </m:ctrlPr>
                                              </m:sSubSupPr>
                                              <m:e>
                                                <m:r>
                                                  <w:ins w:id="125" w:author="Jonathan Ouimet" w:date="2026-06-21T20:57:00Z" w16du:dateUtc="2026-06-22T03:57:00Z">
                                                    <w:rPr>
                                                      <w:rFonts w:ascii="Cambria Math" w:eastAsia="Aptos" w:hAnsi="Cambria Math" w:cstheme="minorHAnsi"/>
                                                    </w:rPr>
                                                    <m:t>γ</m:t>
                                                  </w:ins>
                                                </m:r>
                                              </m:e>
                                              <m:sub>
                                                <m:r>
                                                  <w:ins w:id="126" w:author="Jonathan Ouimet" w:date="2026-06-21T20:57:00Z" w16du:dateUtc="2026-06-22T03:57:00Z">
                                                    <w:rPr>
                                                      <w:rFonts w:ascii="Cambria Math" w:eastAsia="Aptos" w:hAnsi="Cambria Math" w:cstheme="minorHAnsi"/>
                                                    </w:rPr>
                                                    <m:t>1</m:t>
                                                  </w:ins>
                                                </m:r>
                                              </m:sub>
                                              <m:sup>
                                                <m:r>
                                                  <w:ins w:id="127" w:author="Jonathan Ouimet" w:date="2026-06-21T20:57:00Z" w16du:dateUtc="2026-06-22T03:57:00Z">
                                                    <w:rPr>
                                                      <w:rFonts w:ascii="Cambria Math" w:eastAsia="Aptos" w:hAnsi="Cambria Math" w:cstheme="minorHAnsi"/>
                                                    </w:rPr>
                                                    <m:t>s</m:t>
                                                  </w:ins>
                                                </m:r>
                                              </m:sup>
                                            </m:sSubSup>
                                          </m:den>
                                        </m:f>
                                        <m:f>
                                          <m:fPr>
                                            <m:ctrlPr>
                                              <w:ins w:id="128" w:author="Jonathan Ouimet" w:date="2026-06-21T20:57:00Z" w16du:dateUtc="2026-06-22T03:57:00Z">
                                                <w:rPr>
                                                  <w:rFonts w:ascii="Cambria Math" w:eastAsia="Aptos" w:hAnsi="Cambria Math" w:cstheme="minorHAnsi"/>
                                                  <w:iCs/>
                                                </w:rPr>
                                              </w:ins>
                                            </m:ctrlPr>
                                          </m:fPr>
                                          <m:num>
                                            <m:sSubSup>
                                              <m:sSubSupPr>
                                                <m:ctrlPr>
                                                  <w:ins w:id="129" w:author="Jonathan Ouimet" w:date="2026-06-21T20:57:00Z" w16du:dateUtc="2026-06-22T03:57:00Z">
                                                    <w:rPr>
                                                      <w:rFonts w:ascii="Cambria Math" w:eastAsia="Aptos" w:hAnsi="Cambria Math" w:cstheme="minorHAnsi"/>
                                                      <w:iCs/>
                                                    </w:rPr>
                                                  </w:ins>
                                                </m:ctrlPr>
                                              </m:sSubSupPr>
                                              <m:e>
                                                <m:r>
                                                  <w:ins w:id="130" w:author="Jonathan Ouimet" w:date="2026-06-21T20:57:00Z" w16du:dateUtc="2026-06-22T03:57:00Z">
                                                    <m:rPr>
                                                      <m:sty m:val="p"/>
                                                    </m:rPr>
                                                    <w:rPr>
                                                      <w:rFonts w:ascii="Cambria Math" w:eastAsia="Aptos" w:hAnsi="Cambria Math" w:cstheme="minorHAnsi"/>
                                                    </w:rPr>
                                                    <m:t>c</m:t>
                                                  </w:ins>
                                                </m:r>
                                              </m:e>
                                              <m:sub>
                                                <m:r>
                                                  <w:ins w:id="131" w:author="Jonathan Ouimet" w:date="2026-06-21T20:57:00Z" w16du:dateUtc="2026-06-22T03:57:00Z">
                                                    <m:rPr>
                                                      <m:sty m:val="p"/>
                                                    </m:rPr>
                                                    <w:rPr>
                                                      <w:rFonts w:ascii="Cambria Math" w:eastAsia="Aptos" w:hAnsi="Cambria Math" w:cstheme="minorHAnsi"/>
                                                    </w:rPr>
                                                    <m:t>1</m:t>
                                                  </w:ins>
                                                </m:r>
                                              </m:sub>
                                              <m:sup>
                                                <m:r>
                                                  <w:ins w:id="132" w:author="Jonathan Ouimet" w:date="2026-06-21T20:57:00Z" w16du:dateUtc="2026-06-22T03:57:00Z">
                                                    <m:rPr>
                                                      <m:sty m:val="p"/>
                                                    </m:rPr>
                                                    <w:rPr>
                                                      <w:rFonts w:ascii="Cambria Math" w:eastAsia="Aptos" w:hAnsi="Cambria Math" w:cstheme="minorHAnsi"/>
                                                    </w:rPr>
                                                    <m:t>m</m:t>
                                                  </w:ins>
                                                </m:r>
                                              </m:sup>
                                            </m:sSubSup>
                                          </m:num>
                                          <m:den>
                                            <m:sSubSup>
                                              <m:sSubSupPr>
                                                <m:ctrlPr>
                                                  <w:ins w:id="133" w:author="Jonathan Ouimet" w:date="2026-06-21T20:57:00Z" w16du:dateUtc="2026-06-22T03:57:00Z">
                                                    <w:rPr>
                                                      <w:rFonts w:ascii="Cambria Math" w:eastAsia="Aptos" w:hAnsi="Cambria Math" w:cstheme="minorHAnsi"/>
                                                      <w:iCs/>
                                                    </w:rPr>
                                                  </w:ins>
                                                </m:ctrlPr>
                                              </m:sSubSupPr>
                                              <m:e>
                                                <m:r>
                                                  <w:ins w:id="134" w:author="Jonathan Ouimet" w:date="2026-06-21T20:57:00Z" w16du:dateUtc="2026-06-22T03:57:00Z">
                                                    <m:rPr>
                                                      <m:sty m:val="p"/>
                                                    </m:rPr>
                                                    <w:rPr>
                                                      <w:rFonts w:ascii="Cambria Math" w:eastAsia="Aptos" w:hAnsi="Cambria Math" w:cstheme="minorHAnsi"/>
                                                    </w:rPr>
                                                    <m:t>c</m:t>
                                                  </w:ins>
                                                </m:r>
                                              </m:e>
                                              <m:sub>
                                                <m:r>
                                                  <w:ins w:id="135" w:author="Jonathan Ouimet" w:date="2026-06-21T20:57:00Z" w16du:dateUtc="2026-06-22T03:57:00Z">
                                                    <m:rPr>
                                                      <m:sty m:val="p"/>
                                                    </m:rPr>
                                                    <w:rPr>
                                                      <w:rFonts w:ascii="Cambria Math" w:eastAsia="Aptos" w:hAnsi="Cambria Math" w:cstheme="minorHAnsi"/>
                                                    </w:rPr>
                                                    <m:t>1</m:t>
                                                  </w:ins>
                                                </m:r>
                                              </m:sub>
                                              <m:sup>
                                                <m:r>
                                                  <w:ins w:id="136" w:author="Jonathan Ouimet" w:date="2026-06-21T20:57:00Z" w16du:dateUtc="2026-06-22T03:57:00Z">
                                                    <m:rPr>
                                                      <m:sty m:val="p"/>
                                                    </m:rPr>
                                                    <w:rPr>
                                                      <w:rFonts w:ascii="Cambria Math" w:eastAsia="Aptos" w:hAnsi="Cambria Math" w:cstheme="minorHAnsi"/>
                                                    </w:rPr>
                                                    <m:t>s</m:t>
                                                  </w:ins>
                                                </m:r>
                                              </m:sup>
                                            </m:sSubSup>
                                          </m:den>
                                        </m:f>
                                      </m:e>
                                    </m:d>
                                  </m:e>
                                  <m:sup>
                                    <m:f>
                                      <m:fPr>
                                        <m:ctrlPr>
                                          <w:ins w:id="137" w:author="Jonathan Ouimet" w:date="2026-06-21T20:57:00Z" w16du:dateUtc="2026-06-22T03:57:00Z">
                                            <w:rPr>
                                              <w:rFonts w:ascii="Cambria Math" w:eastAsia="Aptos" w:hAnsi="Cambria Math" w:cstheme="minorHAnsi"/>
                                              <w:iCs/>
                                            </w:rPr>
                                          </w:ins>
                                        </m:ctrlPr>
                                      </m:fPr>
                                      <m:num>
                                        <m:d>
                                          <m:dPr>
                                            <m:begChr m:val="|"/>
                                            <m:endChr m:val="|"/>
                                            <m:ctrlPr>
                                              <w:ins w:id="138" w:author="Jonathan Ouimet" w:date="2026-06-21T20:57:00Z" w16du:dateUtc="2026-06-22T03:57:00Z">
                                                <w:rPr>
                                                  <w:rFonts w:ascii="Cambria Math" w:eastAsia="Aptos" w:hAnsi="Cambria Math" w:cstheme="minorHAnsi"/>
                                                  <w:i/>
                                                  <w:iCs/>
                                                </w:rPr>
                                              </w:ins>
                                            </m:ctrlPr>
                                          </m:dPr>
                                          <m:e>
                                            <m:sSub>
                                              <m:sSubPr>
                                                <m:ctrlPr>
                                                  <w:ins w:id="139" w:author="Jonathan Ouimet" w:date="2026-06-21T20:57:00Z" w16du:dateUtc="2026-06-22T03:57:00Z">
                                                    <w:rPr>
                                                      <w:rFonts w:ascii="Cambria Math" w:eastAsia="Aptos" w:hAnsi="Cambria Math" w:cstheme="minorHAnsi"/>
                                                      <w:i/>
                                                      <w:iCs/>
                                                    </w:rPr>
                                                  </w:ins>
                                                </m:ctrlPr>
                                              </m:sSubPr>
                                              <m:e>
                                                <m:r>
                                                  <w:ins w:id="140" w:author="Jonathan Ouimet" w:date="2026-06-21T20:57:00Z" w16du:dateUtc="2026-06-22T03:57:00Z">
                                                    <w:rPr>
                                                      <w:rFonts w:ascii="Cambria Math" w:eastAsia="Aptos" w:hAnsi="Cambria Math" w:cstheme="minorHAnsi"/>
                                                    </w:rPr>
                                                    <m:t>z</m:t>
                                                  </w:ins>
                                                </m:r>
                                              </m:e>
                                              <m:sub>
                                                <m:r>
                                                  <w:ins w:id="141" w:author="Jonathan Ouimet" w:date="2026-06-21T20:57:00Z" w16du:dateUtc="2026-06-22T03:57:00Z">
                                                    <w:rPr>
                                                      <w:rFonts w:ascii="Cambria Math" w:eastAsia="Aptos" w:hAnsi="Cambria Math" w:cstheme="minorHAnsi"/>
                                                    </w:rPr>
                                                    <m:t>2</m:t>
                                                  </w:ins>
                                                </m:r>
                                              </m:sub>
                                            </m:sSub>
                                          </m:e>
                                        </m:d>
                                      </m:num>
                                      <m:den>
                                        <m:d>
                                          <m:dPr>
                                            <m:begChr m:val="|"/>
                                            <m:endChr m:val="|"/>
                                            <m:ctrlPr>
                                              <w:ins w:id="142" w:author="Jonathan Ouimet" w:date="2026-06-21T20:57:00Z" w16du:dateUtc="2026-06-22T03:57:00Z">
                                                <w:rPr>
                                                  <w:rFonts w:ascii="Cambria Math" w:eastAsia="Aptos" w:hAnsi="Cambria Math" w:cstheme="minorHAnsi"/>
                                                  <w:iCs/>
                                                  <w:kern w:val="0"/>
                                                  <w14:ligatures w14:val="none"/>
                                                </w:rPr>
                                              </w:ins>
                                            </m:ctrlPr>
                                          </m:dPr>
                                          <m:e>
                                            <m:sSub>
                                              <m:sSubPr>
                                                <m:ctrlPr>
                                                  <w:ins w:id="143" w:author="Jonathan Ouimet" w:date="2026-06-21T20:57:00Z" w16du:dateUtc="2026-06-22T03:57:00Z">
                                                    <w:rPr>
                                                      <w:rFonts w:ascii="Cambria Math" w:eastAsia="Aptos" w:hAnsi="Cambria Math" w:cstheme="minorHAnsi"/>
                                                      <w:iCs/>
                                                    </w:rPr>
                                                  </w:ins>
                                                </m:ctrlPr>
                                              </m:sSubPr>
                                              <m:e>
                                                <m:r>
                                                  <w:ins w:id="144" w:author="Jonathan Ouimet" w:date="2026-06-21T20:57:00Z" w16du:dateUtc="2026-06-22T03:57:00Z">
                                                    <m:rPr>
                                                      <m:sty m:val="p"/>
                                                    </m:rPr>
                                                    <w:rPr>
                                                      <w:rFonts w:ascii="Cambria Math" w:eastAsia="Aptos" w:hAnsi="Cambria Math" w:cstheme="minorHAnsi"/>
                                                    </w:rPr>
                                                    <m:t>z</m:t>
                                                  </w:ins>
                                                </m:r>
                                              </m:e>
                                              <m:sub>
                                                <m:r>
                                                  <w:ins w:id="145" w:author="Jonathan Ouimet" w:date="2026-06-21T20:57:00Z" w16du:dateUtc="2026-06-22T03:57:00Z">
                                                    <m:rPr>
                                                      <m:sty m:val="p"/>
                                                    </m:rPr>
                                                    <w:rPr>
                                                      <w:rFonts w:ascii="Cambria Math" w:eastAsia="Aptos" w:hAnsi="Cambria Math" w:cstheme="minorHAnsi"/>
                                                    </w:rPr>
                                                    <m:t>1</m:t>
                                                  </w:ins>
                                                </m:r>
                                              </m:sub>
                                            </m:sSub>
                                          </m:e>
                                        </m:d>
                                      </m:den>
                                    </m:f>
                                  </m:sup>
                                </m:sSup>
                              </m:e>
                            </m:d>
                            <m:r>
                              <w:ins w:id="146" w:author="Jonathan Ouimet" w:date="2026-06-21T20:57:00Z" w16du:dateUtc="2026-06-22T03:57:00Z">
                                <w:rPr>
                                  <w:rFonts w:ascii="Cambria Math" w:eastAsia="Aptos" w:hAnsi="Cambria Math" w:cs="Times New Roman"/>
                                </w:rPr>
                                <m:t>-</m:t>
                              </w:ins>
                            </m:r>
                            <m:d>
                              <m:dPr>
                                <m:begChr m:val="|"/>
                                <m:endChr m:val="|"/>
                                <m:ctrlPr>
                                  <w:ins w:id="147" w:author="Jonathan Ouimet" w:date="2026-06-21T20:57:00Z" w16du:dateUtc="2026-06-22T03:57:00Z">
                                    <w:rPr>
                                      <w:rFonts w:ascii="Cambria Math" w:eastAsia="Aptos" w:hAnsi="Cambria Math" w:cs="Times New Roman"/>
                                      <w:i/>
                                    </w:rPr>
                                  </w:ins>
                                </m:ctrlPr>
                              </m:dPr>
                              <m:e>
                                <m:f>
                                  <m:fPr>
                                    <m:ctrlPr>
                                      <w:ins w:id="148" w:author="Jonathan Ouimet" w:date="2026-06-21T20:57:00Z" w16du:dateUtc="2026-06-22T03:57:00Z">
                                        <w:rPr>
                                          <w:rFonts w:ascii="Cambria Math" w:eastAsia="Aptos" w:hAnsi="Cambria Math" w:cs="Times New Roman"/>
                                          <w:i/>
                                        </w:rPr>
                                      </w:ins>
                                    </m:ctrlPr>
                                  </m:fPr>
                                  <m:num>
                                    <m:r>
                                      <w:ins w:id="149" w:author="Jonathan Ouimet" w:date="2026-06-21T20:57:00Z" w16du:dateUtc="2026-06-22T03:57:00Z">
                                        <w:rPr>
                                          <w:rFonts w:ascii="Cambria Math" w:eastAsia="Aptos" w:hAnsi="Cambria Math" w:cs="Times New Roman"/>
                                        </w:rPr>
                                        <m:t>χ</m:t>
                                      </w:ins>
                                    </m:r>
                                  </m:num>
                                  <m:den>
                                    <m:sSub>
                                      <m:sSubPr>
                                        <m:ctrlPr>
                                          <w:ins w:id="150" w:author="Jonathan Ouimet" w:date="2026-06-21T20:57:00Z" w16du:dateUtc="2026-06-22T03:57:00Z">
                                            <w:rPr>
                                              <w:rFonts w:ascii="Cambria Math" w:eastAsia="Aptos" w:hAnsi="Cambria Math" w:cs="Times New Roman"/>
                                              <w:i/>
                                            </w:rPr>
                                          </w:ins>
                                        </m:ctrlPr>
                                      </m:sSubPr>
                                      <m:e>
                                        <m:r>
                                          <w:ins w:id="151" w:author="Jonathan Ouimet" w:date="2026-06-21T20:57:00Z" w16du:dateUtc="2026-06-22T03:57:00Z">
                                            <w:rPr>
                                              <w:rFonts w:ascii="Cambria Math" w:eastAsia="Aptos" w:hAnsi="Cambria Math" w:cs="Times New Roman"/>
                                            </w:rPr>
                                            <m:t>z</m:t>
                                          </w:ins>
                                        </m:r>
                                      </m:e>
                                      <m:sub>
                                        <m:r>
                                          <w:ins w:id="152" w:author="Jonathan Ouimet" w:date="2026-06-21T20:57:00Z" w16du:dateUtc="2026-06-22T03:57:00Z">
                                            <w:rPr>
                                              <w:rFonts w:ascii="Cambria Math" w:eastAsia="Aptos" w:hAnsi="Cambria Math" w:cs="Times New Roman"/>
                                            </w:rPr>
                                            <m:t>3</m:t>
                                          </w:ins>
                                        </m:r>
                                      </m:sub>
                                    </m:sSub>
                                  </m:den>
                                </m:f>
                              </m:e>
                            </m:d>
                          </m:den>
                        </m:f>
                      </m:e>
                    </m:d>
                  </m:e>
                  <m:sup>
                    <m:f>
                      <m:fPr>
                        <m:ctrlPr>
                          <w:ins w:id="153" w:author="Jonathan Ouimet" w:date="2026-06-21T20:57:00Z" w16du:dateUtc="2026-06-22T03:57:00Z">
                            <w:rPr>
                              <w:rFonts w:ascii="Cambria Math" w:eastAsia="Aptos" w:hAnsi="Cambria Math" w:cstheme="minorHAnsi"/>
                            </w:rPr>
                          </w:ins>
                        </m:ctrlPr>
                      </m:fPr>
                      <m:num>
                        <m:r>
                          <w:ins w:id="154" w:author="Jonathan Ouimet" w:date="2026-06-21T20:57:00Z" w16du:dateUtc="2026-06-22T03:57:00Z">
                            <m:rPr>
                              <m:sty m:val="p"/>
                            </m:rPr>
                            <w:rPr>
                              <w:rFonts w:ascii="Cambria Math" w:eastAsia="Aptos" w:hAnsi="Cambria Math" w:cstheme="minorHAnsi"/>
                            </w:rPr>
                            <m:t>1</m:t>
                          </w:ins>
                        </m:r>
                      </m:num>
                      <m:den>
                        <m:d>
                          <m:dPr>
                            <m:begChr m:val="|"/>
                            <m:endChr m:val="|"/>
                            <m:ctrlPr>
                              <w:ins w:id="155" w:author="Jonathan Ouimet" w:date="2026-06-21T20:57:00Z" w16du:dateUtc="2026-06-22T03:57:00Z">
                                <w:rPr>
                                  <w:rFonts w:ascii="Cambria Math" w:eastAsia="Aptos" w:hAnsi="Cambria Math" w:cstheme="minorHAnsi"/>
                                  <w:kern w:val="0"/>
                                  <w14:ligatures w14:val="none"/>
                                </w:rPr>
                              </w:ins>
                            </m:ctrlPr>
                          </m:dPr>
                          <m:e>
                            <m:sSub>
                              <m:sSubPr>
                                <m:ctrlPr>
                                  <w:ins w:id="156" w:author="Jonathan Ouimet" w:date="2026-06-21T20:57:00Z" w16du:dateUtc="2026-06-22T03:57:00Z">
                                    <w:rPr>
                                      <w:rFonts w:ascii="Cambria Math" w:eastAsia="Aptos" w:hAnsi="Cambria Math" w:cstheme="minorHAnsi"/>
                                    </w:rPr>
                                  </w:ins>
                                </m:ctrlPr>
                              </m:sSubPr>
                              <m:e>
                                <m:r>
                                  <w:ins w:id="157" w:author="Jonathan Ouimet" w:date="2026-06-21T20:57:00Z" w16du:dateUtc="2026-06-22T03:57:00Z">
                                    <m:rPr>
                                      <m:sty m:val="p"/>
                                    </m:rPr>
                                    <w:rPr>
                                      <w:rFonts w:ascii="Cambria Math" w:eastAsia="Aptos" w:hAnsi="Cambria Math" w:cstheme="minorHAnsi"/>
                                    </w:rPr>
                                    <m:t>z</m:t>
                                  </w:ins>
                                </m:r>
                              </m:e>
                              <m:sub>
                                <m:r>
                                  <w:ins w:id="158" w:author="Jonathan Ouimet" w:date="2026-06-21T20:57:00Z" w16du:dateUtc="2026-06-22T03:57:00Z">
                                    <m:rPr>
                                      <m:sty m:val="p"/>
                                    </m:rPr>
                                    <w:rPr>
                                      <w:rFonts w:ascii="Cambria Math" w:eastAsia="Aptos" w:hAnsi="Cambria Math" w:cstheme="minorHAnsi"/>
                                    </w:rPr>
                                    <m:t>3</m:t>
                                  </w:ins>
                                </m:r>
                              </m:sub>
                            </m:sSub>
                          </m:e>
                        </m:d>
                      </m:den>
                    </m:f>
                  </m:sup>
                </m:sSup>
                <m:sSup>
                  <m:sSupPr>
                    <m:ctrlPr>
                      <w:del w:id="159" w:author="Jonathan Ouimet" w:date="2026-06-21T20:57:00Z" w16du:dateUtc="2026-06-22T03:57:00Z">
                        <w:rPr>
                          <w:rFonts w:ascii="Cambria Math" w:eastAsia="Aptos" w:hAnsi="Cambria Math" w:cstheme="minorHAnsi"/>
                          <w:iCs/>
                        </w:rPr>
                      </w:del>
                    </m:ctrlPr>
                  </m:sSupPr>
                  <m:e>
                    <m:d>
                      <m:dPr>
                        <m:ctrlPr>
                          <w:del w:id="160" w:author="Jonathan Ouimet" w:date="2026-06-21T20:57:00Z" w16du:dateUtc="2026-06-22T03:57:00Z">
                            <w:rPr>
                              <w:rFonts w:ascii="Cambria Math" w:eastAsia="Aptos" w:hAnsi="Cambria Math" w:cstheme="minorHAnsi"/>
                              <w:iCs/>
                            </w:rPr>
                          </w:del>
                        </m:ctrlPr>
                      </m:dPr>
                      <m:e>
                        <m:f>
                          <m:fPr>
                            <m:ctrlPr>
                              <w:del w:id="161" w:author="Jonathan Ouimet" w:date="2026-06-21T20:57:00Z" w16du:dateUtc="2026-06-22T03:57:00Z">
                                <w:rPr>
                                  <w:rFonts w:ascii="Cambria Math" w:eastAsia="Aptos" w:hAnsi="Cambria Math" w:cstheme="minorHAnsi"/>
                                  <w:i/>
                                  <w:iCs/>
                                </w:rPr>
                              </w:del>
                            </m:ctrlPr>
                          </m:fPr>
                          <m:num>
                            <m:r>
                              <w:del w:id="162" w:author="Jonathan Ouimet" w:date="2026-06-21T20:57:00Z" w16du:dateUtc="2026-06-22T03:57:00Z">
                                <w:rPr>
                                  <w:rFonts w:ascii="Cambria Math" w:eastAsia="Aptos" w:hAnsi="Cambria Math" w:cstheme="minorHAnsi"/>
                                </w:rPr>
                                <m:t>1</m:t>
                              </w:del>
                            </m:r>
                          </m:num>
                          <m:den>
                            <m:sSub>
                              <m:sSubPr>
                                <m:ctrlPr>
                                  <w:del w:id="163" w:author="Jonathan Ouimet" w:date="2026-06-21T20:57:00Z" w16du:dateUtc="2026-06-22T03:57:00Z">
                                    <w:rPr>
                                      <w:rFonts w:ascii="Cambria Math" w:eastAsia="Aptos" w:hAnsi="Cambria Math" w:cstheme="minorHAnsi"/>
                                      <w:i/>
                                      <w:iCs/>
                                    </w:rPr>
                                  </w:del>
                                </m:ctrlPr>
                              </m:sSubPr>
                              <m:e>
                                <m:r>
                                  <w:del w:id="164" w:author="Jonathan Ouimet" w:date="2026-06-21T20:57:00Z" w16du:dateUtc="2026-06-22T03:57:00Z">
                                    <w:rPr>
                                      <w:rFonts w:ascii="Cambria Math" w:eastAsia="Aptos" w:hAnsi="Cambria Math" w:cstheme="minorHAnsi"/>
                                    </w:rPr>
                                    <m:t>δ</m:t>
                                  </w:del>
                                </m:r>
                              </m:e>
                              <m:sub>
                                <m:r>
                                  <w:del w:id="165" w:author="Jonathan Ouimet" w:date="2026-06-21T20:57:00Z" w16du:dateUtc="2026-06-22T03:57:00Z">
                                    <w:rPr>
                                      <w:rFonts w:ascii="Cambria Math" w:eastAsia="Aptos" w:hAnsi="Cambria Math" w:cstheme="minorHAnsi"/>
                                    </w:rPr>
                                    <m:t>1</m:t>
                                  </w:del>
                                </m:r>
                              </m:sub>
                            </m:sSub>
                          </m:den>
                        </m:f>
                        <m:f>
                          <m:fPr>
                            <m:ctrlPr>
                              <w:del w:id="166" w:author="Jonathan Ouimet" w:date="2026-06-21T20:57:00Z" w16du:dateUtc="2026-06-22T03:57:00Z">
                                <w:rPr>
                                  <w:rFonts w:ascii="Cambria Math" w:eastAsia="Aptos" w:hAnsi="Cambria Math" w:cstheme="minorHAnsi"/>
                                  <w:iCs/>
                                </w:rPr>
                              </w:del>
                            </m:ctrlPr>
                          </m:fPr>
                          <m:num>
                            <m:sSubSup>
                              <m:sSubSupPr>
                                <m:ctrlPr>
                                  <w:del w:id="167" w:author="Jonathan Ouimet" w:date="2026-06-21T20:57:00Z" w16du:dateUtc="2026-06-22T03:57:00Z">
                                    <w:rPr>
                                      <w:rFonts w:ascii="Cambria Math" w:eastAsia="Aptos" w:hAnsi="Cambria Math" w:cstheme="minorHAnsi"/>
                                      <w:i/>
                                      <w:iCs/>
                                    </w:rPr>
                                  </w:del>
                                </m:ctrlPr>
                              </m:sSubSupPr>
                              <m:e>
                                <m:r>
                                  <w:del w:id="168" w:author="Jonathan Ouimet" w:date="2026-06-21T20:57:00Z" w16du:dateUtc="2026-06-22T03:57:00Z">
                                    <w:rPr>
                                      <w:rFonts w:ascii="Cambria Math" w:eastAsia="Aptos" w:hAnsi="Cambria Math" w:cstheme="minorHAnsi"/>
                                    </w:rPr>
                                    <m:t>γ</m:t>
                                  </w:del>
                                </m:r>
                              </m:e>
                              <m:sub>
                                <m:r>
                                  <w:del w:id="169" w:author="Jonathan Ouimet" w:date="2026-06-21T20:57:00Z" w16du:dateUtc="2026-06-22T03:57:00Z">
                                    <w:rPr>
                                      <w:rFonts w:ascii="Cambria Math" w:eastAsia="Aptos" w:hAnsi="Cambria Math" w:cstheme="minorHAnsi"/>
                                    </w:rPr>
                                    <m:t>1</m:t>
                                  </w:del>
                                </m:r>
                              </m:sub>
                              <m:sup>
                                <m:r>
                                  <w:del w:id="170" w:author="Jonathan Ouimet" w:date="2026-06-21T20:57:00Z" w16du:dateUtc="2026-06-22T03:57:00Z">
                                    <w:rPr>
                                      <w:rFonts w:ascii="Cambria Math" w:eastAsia="Aptos" w:hAnsi="Cambria Math" w:cstheme="minorHAnsi"/>
                                    </w:rPr>
                                    <m:t>m</m:t>
                                  </w:del>
                                </m:r>
                              </m:sup>
                            </m:sSubSup>
                          </m:num>
                          <m:den>
                            <m:sSubSup>
                              <m:sSubSupPr>
                                <m:ctrlPr>
                                  <w:del w:id="171" w:author="Jonathan Ouimet" w:date="2026-06-21T20:57:00Z" w16du:dateUtc="2026-06-22T03:57:00Z">
                                    <w:rPr>
                                      <w:rFonts w:ascii="Cambria Math" w:eastAsia="Aptos" w:hAnsi="Cambria Math" w:cstheme="minorHAnsi"/>
                                      <w:i/>
                                      <w:iCs/>
                                    </w:rPr>
                                  </w:del>
                                </m:ctrlPr>
                              </m:sSubSupPr>
                              <m:e>
                                <m:r>
                                  <w:del w:id="172" w:author="Jonathan Ouimet" w:date="2026-06-21T20:57:00Z" w16du:dateUtc="2026-06-22T03:57:00Z">
                                    <w:rPr>
                                      <w:rFonts w:ascii="Cambria Math" w:eastAsia="Aptos" w:hAnsi="Cambria Math" w:cstheme="minorHAnsi"/>
                                    </w:rPr>
                                    <m:t>γ</m:t>
                                  </w:del>
                                </m:r>
                              </m:e>
                              <m:sub>
                                <m:r>
                                  <w:del w:id="173" w:author="Jonathan Ouimet" w:date="2026-06-21T20:57:00Z" w16du:dateUtc="2026-06-22T03:57:00Z">
                                    <w:rPr>
                                      <w:rFonts w:ascii="Cambria Math" w:eastAsia="Aptos" w:hAnsi="Cambria Math" w:cstheme="minorHAnsi"/>
                                    </w:rPr>
                                    <m:t>1</m:t>
                                  </w:del>
                                </m:r>
                              </m:sub>
                              <m:sup>
                                <m:r>
                                  <w:del w:id="174" w:author="Jonathan Ouimet" w:date="2026-06-21T20:57:00Z" w16du:dateUtc="2026-06-22T03:57:00Z">
                                    <w:rPr>
                                      <w:rFonts w:ascii="Cambria Math" w:eastAsia="Aptos" w:hAnsi="Cambria Math" w:cstheme="minorHAnsi"/>
                                    </w:rPr>
                                    <m:t>s</m:t>
                                  </w:del>
                                </m:r>
                              </m:sup>
                            </m:sSubSup>
                          </m:den>
                        </m:f>
                        <m:f>
                          <m:fPr>
                            <m:ctrlPr>
                              <w:del w:id="175" w:author="Jonathan Ouimet" w:date="2026-06-21T20:57:00Z" w16du:dateUtc="2026-06-22T03:57:00Z">
                                <w:rPr>
                                  <w:rFonts w:ascii="Cambria Math" w:eastAsia="Aptos" w:hAnsi="Cambria Math" w:cstheme="minorHAnsi"/>
                                  <w:iCs/>
                                </w:rPr>
                              </w:del>
                            </m:ctrlPr>
                          </m:fPr>
                          <m:num>
                            <m:sSubSup>
                              <m:sSubSupPr>
                                <m:ctrlPr>
                                  <w:del w:id="176" w:author="Jonathan Ouimet" w:date="2026-06-21T20:57:00Z" w16du:dateUtc="2026-06-22T03:57:00Z">
                                    <w:rPr>
                                      <w:rFonts w:ascii="Cambria Math" w:eastAsia="Aptos" w:hAnsi="Cambria Math" w:cstheme="minorHAnsi"/>
                                      <w:iCs/>
                                    </w:rPr>
                                  </w:del>
                                </m:ctrlPr>
                              </m:sSubSupPr>
                              <m:e>
                                <m:r>
                                  <w:del w:id="177" w:author="Jonathan Ouimet" w:date="2026-06-21T20:57:00Z" w16du:dateUtc="2026-06-22T03:57:00Z">
                                    <m:rPr>
                                      <m:sty m:val="p"/>
                                    </m:rPr>
                                    <w:rPr>
                                      <w:rFonts w:ascii="Cambria Math" w:eastAsia="Aptos" w:hAnsi="Cambria Math" w:cstheme="minorHAnsi"/>
                                    </w:rPr>
                                    <m:t>c</m:t>
                                  </w:del>
                                </m:r>
                              </m:e>
                              <m:sub>
                                <m:r>
                                  <w:del w:id="178" w:author="Jonathan Ouimet" w:date="2026-06-21T20:57:00Z" w16du:dateUtc="2026-06-22T03:57:00Z">
                                    <m:rPr>
                                      <m:sty m:val="p"/>
                                    </m:rPr>
                                    <w:rPr>
                                      <w:rFonts w:ascii="Cambria Math" w:eastAsia="Aptos" w:hAnsi="Cambria Math" w:cstheme="minorHAnsi"/>
                                    </w:rPr>
                                    <m:t>1</m:t>
                                  </w:del>
                                </m:r>
                              </m:sub>
                              <m:sup>
                                <m:r>
                                  <w:del w:id="179" w:author="Jonathan Ouimet" w:date="2026-06-21T20:57:00Z" w16du:dateUtc="2026-06-22T03:57:00Z">
                                    <m:rPr>
                                      <m:sty m:val="p"/>
                                    </m:rPr>
                                    <w:rPr>
                                      <w:rFonts w:ascii="Cambria Math" w:eastAsia="Aptos" w:hAnsi="Cambria Math" w:cstheme="minorHAnsi"/>
                                    </w:rPr>
                                    <m:t>m</m:t>
                                  </w:del>
                                </m:r>
                              </m:sup>
                            </m:sSubSup>
                          </m:num>
                          <m:den>
                            <m:sSubSup>
                              <m:sSubSupPr>
                                <m:ctrlPr>
                                  <w:del w:id="180" w:author="Jonathan Ouimet" w:date="2026-06-21T20:57:00Z" w16du:dateUtc="2026-06-22T03:57:00Z">
                                    <w:rPr>
                                      <w:rFonts w:ascii="Cambria Math" w:eastAsia="Aptos" w:hAnsi="Cambria Math" w:cstheme="minorHAnsi"/>
                                      <w:iCs/>
                                    </w:rPr>
                                  </w:del>
                                </m:ctrlPr>
                              </m:sSubSupPr>
                              <m:e>
                                <m:r>
                                  <w:del w:id="181" w:author="Jonathan Ouimet" w:date="2026-06-21T20:57:00Z" w16du:dateUtc="2026-06-22T03:57:00Z">
                                    <m:rPr>
                                      <m:sty m:val="p"/>
                                    </m:rPr>
                                    <w:rPr>
                                      <w:rFonts w:ascii="Cambria Math" w:eastAsia="Aptos" w:hAnsi="Cambria Math" w:cstheme="minorHAnsi"/>
                                    </w:rPr>
                                    <m:t>c</m:t>
                                  </w:del>
                                </m:r>
                              </m:e>
                              <m:sub>
                                <m:r>
                                  <w:del w:id="182" w:author="Jonathan Ouimet" w:date="2026-06-21T20:57:00Z" w16du:dateUtc="2026-06-22T03:57:00Z">
                                    <m:rPr>
                                      <m:sty m:val="p"/>
                                    </m:rPr>
                                    <w:rPr>
                                      <w:rFonts w:ascii="Cambria Math" w:eastAsia="Aptos" w:hAnsi="Cambria Math" w:cstheme="minorHAnsi"/>
                                    </w:rPr>
                                    <m:t>1</m:t>
                                  </w:del>
                                </m:r>
                              </m:sub>
                              <m:sup>
                                <m:r>
                                  <w:del w:id="183" w:author="Jonathan Ouimet" w:date="2026-06-21T20:57:00Z" w16du:dateUtc="2026-06-22T03:57:00Z">
                                    <m:rPr>
                                      <m:sty m:val="p"/>
                                    </m:rPr>
                                    <w:rPr>
                                      <w:rFonts w:ascii="Cambria Math" w:eastAsia="Aptos" w:hAnsi="Cambria Math" w:cstheme="minorHAnsi"/>
                                    </w:rPr>
                                    <m:t>s</m:t>
                                  </w:del>
                                </m:r>
                              </m:sup>
                            </m:sSubSup>
                          </m:den>
                        </m:f>
                      </m:e>
                    </m:d>
                  </m:e>
                  <m:sup>
                    <m:f>
                      <m:fPr>
                        <m:ctrlPr>
                          <w:del w:id="184" w:author="Jonathan Ouimet" w:date="2026-06-21T20:57:00Z" w16du:dateUtc="2026-06-22T03:57:00Z">
                            <w:rPr>
                              <w:rFonts w:ascii="Cambria Math" w:eastAsia="Aptos" w:hAnsi="Cambria Math" w:cstheme="minorHAnsi"/>
                              <w:iCs/>
                            </w:rPr>
                          </w:del>
                        </m:ctrlPr>
                      </m:fPr>
                      <m:num>
                        <m:r>
                          <w:del w:id="185" w:author="Jonathan Ouimet" w:date="2026-06-21T20:57:00Z" w16du:dateUtc="2026-06-22T03:57:00Z">
                            <m:rPr>
                              <m:sty m:val="p"/>
                            </m:rPr>
                            <w:rPr>
                              <w:rFonts w:ascii="Cambria Math" w:eastAsia="Aptos" w:hAnsi="Cambria Math" w:cstheme="minorHAnsi"/>
                            </w:rPr>
                            <m:t>1</m:t>
                          </w:del>
                        </m:r>
                      </m:num>
                      <m:den>
                        <m:d>
                          <m:dPr>
                            <m:begChr m:val="|"/>
                            <m:endChr m:val="|"/>
                            <m:ctrlPr>
                              <w:del w:id="186" w:author="Jonathan Ouimet" w:date="2026-06-21T20:57:00Z" w16du:dateUtc="2026-06-22T03:57:00Z">
                                <w:rPr>
                                  <w:rFonts w:ascii="Cambria Math" w:eastAsia="Aptos" w:hAnsi="Cambria Math" w:cstheme="minorHAnsi"/>
                                  <w:iCs/>
                                  <w:kern w:val="0"/>
                                  <w14:ligatures w14:val="none"/>
                                </w:rPr>
                              </w:del>
                            </m:ctrlPr>
                          </m:dPr>
                          <m:e>
                            <m:sSub>
                              <m:sSubPr>
                                <m:ctrlPr>
                                  <w:del w:id="187" w:author="Jonathan Ouimet" w:date="2026-06-21T20:57:00Z" w16du:dateUtc="2026-06-22T03:57:00Z">
                                    <w:rPr>
                                      <w:rFonts w:ascii="Cambria Math" w:eastAsia="Aptos" w:hAnsi="Cambria Math" w:cstheme="minorHAnsi"/>
                                      <w:iCs/>
                                    </w:rPr>
                                  </w:del>
                                </m:ctrlPr>
                              </m:sSubPr>
                              <m:e>
                                <m:r>
                                  <w:del w:id="188" w:author="Jonathan Ouimet" w:date="2026-06-21T20:57:00Z" w16du:dateUtc="2026-06-22T03:57:00Z">
                                    <m:rPr>
                                      <m:sty m:val="p"/>
                                    </m:rPr>
                                    <w:rPr>
                                      <w:rFonts w:ascii="Cambria Math" w:eastAsia="Aptos" w:hAnsi="Cambria Math" w:cstheme="minorHAnsi"/>
                                    </w:rPr>
                                    <m:t>z</m:t>
                                  </w:del>
                                </m:r>
                              </m:e>
                              <m:sub>
                                <m:r>
                                  <w:del w:id="189" w:author="Jonathan Ouimet" w:date="2026-06-21T20:57:00Z" w16du:dateUtc="2026-06-22T03:57:00Z">
                                    <m:rPr>
                                      <m:sty m:val="p"/>
                                    </m:rPr>
                                    <w:rPr>
                                      <w:rFonts w:ascii="Cambria Math" w:eastAsia="Aptos" w:hAnsi="Cambria Math" w:cstheme="minorHAnsi"/>
                                    </w:rPr>
                                    <m:t>1</m:t>
                                  </w:del>
                                </m:r>
                              </m:sub>
                            </m:sSub>
                          </m:e>
                        </m:d>
                      </m:den>
                    </m:f>
                  </m:sup>
                </m:sSup>
                <m:r>
                  <w:del w:id="190" w:author="Jonathan Ouimet" w:date="2026-06-21T20:57:00Z" w16du:dateUtc="2026-06-22T03:57:00Z">
                    <w:rPr>
                      <w:rFonts w:ascii="Cambria Math" w:eastAsia="Calibri" w:hAnsi="Cambria Math" w:cs="Times New Roman"/>
                    </w:rPr>
                    <m:t>=</m:t>
                  </w:del>
                </m:r>
                <m:sSup>
                  <m:sSupPr>
                    <m:ctrlPr>
                      <w:del w:id="191" w:author="Jonathan Ouimet" w:date="2026-06-21T20:57:00Z" w16du:dateUtc="2026-06-22T03:57:00Z">
                        <w:rPr>
                          <w:rFonts w:ascii="Cambria Math" w:eastAsia="Aptos" w:hAnsi="Cambria Math" w:cstheme="minorHAnsi"/>
                        </w:rPr>
                      </w:del>
                    </m:ctrlPr>
                  </m:sSupPr>
                  <m:e>
                    <m:d>
                      <m:dPr>
                        <m:ctrlPr>
                          <w:del w:id="192" w:author="Jonathan Ouimet" w:date="2026-06-21T20:57:00Z" w16du:dateUtc="2026-06-22T03:57:00Z">
                            <w:rPr>
                              <w:rFonts w:ascii="Cambria Math" w:eastAsia="Aptos" w:hAnsi="Cambria Math" w:cstheme="minorHAnsi"/>
                            </w:rPr>
                          </w:del>
                        </m:ctrlPr>
                      </m:dPr>
                      <m:e>
                        <m:sSub>
                          <m:sSubPr>
                            <m:ctrlPr>
                              <w:del w:id="193" w:author="Jonathan Ouimet" w:date="2026-06-21T20:57:00Z" w16du:dateUtc="2026-06-22T03:57:00Z">
                                <w:rPr>
                                  <w:rFonts w:ascii="Cambria Math" w:eastAsia="Aptos" w:hAnsi="Cambria Math" w:cstheme="minorHAnsi"/>
                                  <w:i/>
                                </w:rPr>
                              </w:del>
                            </m:ctrlPr>
                          </m:sSubPr>
                          <m:e>
                            <m:r>
                              <w:del w:id="194" w:author="Jonathan Ouimet" w:date="2026-06-21T20:57:00Z" w16du:dateUtc="2026-06-22T03:57:00Z">
                                <w:rPr>
                                  <w:rFonts w:ascii="Cambria Math" w:eastAsia="Aptos" w:hAnsi="Cambria Math" w:cstheme="minorHAnsi"/>
                                </w:rPr>
                                <m:t>δ</m:t>
                              </w:del>
                            </m:r>
                          </m:e>
                          <m:sub>
                            <m:r>
                              <w:del w:id="195" w:author="Jonathan Ouimet" w:date="2026-06-21T20:57:00Z" w16du:dateUtc="2026-06-22T03:57:00Z">
                                <w:rPr>
                                  <w:rFonts w:ascii="Cambria Math" w:eastAsia="Aptos" w:hAnsi="Cambria Math" w:cstheme="minorHAnsi"/>
                                </w:rPr>
                                <m:t>3</m:t>
                              </w:del>
                            </m:r>
                          </m:sub>
                        </m:sSub>
                        <m:f>
                          <m:fPr>
                            <m:ctrlPr>
                              <w:del w:id="196" w:author="Jonathan Ouimet" w:date="2026-06-21T20:57:00Z" w16du:dateUtc="2026-06-22T03:57:00Z">
                                <w:rPr>
                                  <w:rFonts w:ascii="Cambria Math" w:eastAsia="Aptos" w:hAnsi="Cambria Math" w:cstheme="minorHAnsi"/>
                                  <w:iCs/>
                                </w:rPr>
                              </w:del>
                            </m:ctrlPr>
                          </m:fPr>
                          <m:num>
                            <m:sSubSup>
                              <m:sSubSupPr>
                                <m:ctrlPr>
                                  <w:del w:id="197" w:author="Jonathan Ouimet" w:date="2026-06-21T20:57:00Z" w16du:dateUtc="2026-06-22T03:57:00Z">
                                    <w:rPr>
                                      <w:rFonts w:ascii="Cambria Math" w:eastAsia="Aptos" w:hAnsi="Cambria Math" w:cstheme="minorHAnsi"/>
                                      <w:i/>
                                      <w:iCs/>
                                    </w:rPr>
                                  </w:del>
                                </m:ctrlPr>
                              </m:sSubSupPr>
                              <m:e>
                                <m:r>
                                  <w:del w:id="198" w:author="Jonathan Ouimet" w:date="2026-06-21T20:57:00Z" w16du:dateUtc="2026-06-22T03:57:00Z">
                                    <w:rPr>
                                      <w:rFonts w:ascii="Cambria Math" w:eastAsia="Aptos" w:hAnsi="Cambria Math" w:cstheme="minorHAnsi"/>
                                    </w:rPr>
                                    <m:t>γ</m:t>
                                  </w:del>
                                </m:r>
                              </m:e>
                              <m:sub>
                                <m:r>
                                  <w:del w:id="199" w:author="Jonathan Ouimet" w:date="2026-06-21T20:57:00Z" w16du:dateUtc="2026-06-22T03:57:00Z">
                                    <w:rPr>
                                      <w:rFonts w:ascii="Cambria Math" w:eastAsia="Aptos" w:hAnsi="Cambria Math" w:cstheme="minorHAnsi"/>
                                    </w:rPr>
                                    <m:t>3</m:t>
                                  </w:del>
                                </m:r>
                              </m:sub>
                              <m:sup>
                                <m:r>
                                  <w:del w:id="200" w:author="Jonathan Ouimet" w:date="2026-06-21T20:57:00Z" w16du:dateUtc="2026-06-22T03:57:00Z">
                                    <w:rPr>
                                      <w:rFonts w:ascii="Cambria Math" w:eastAsia="Aptos" w:hAnsi="Cambria Math" w:cstheme="minorHAnsi"/>
                                    </w:rPr>
                                    <m:t>s</m:t>
                                  </w:del>
                                </m:r>
                              </m:sup>
                            </m:sSubSup>
                          </m:num>
                          <m:den>
                            <m:sSubSup>
                              <m:sSubSupPr>
                                <m:ctrlPr>
                                  <w:del w:id="201" w:author="Jonathan Ouimet" w:date="2026-06-21T20:57:00Z" w16du:dateUtc="2026-06-22T03:57:00Z">
                                    <w:rPr>
                                      <w:rFonts w:ascii="Cambria Math" w:eastAsia="Aptos" w:hAnsi="Cambria Math" w:cstheme="minorHAnsi"/>
                                      <w:i/>
                                      <w:iCs/>
                                    </w:rPr>
                                  </w:del>
                                </m:ctrlPr>
                              </m:sSubSupPr>
                              <m:e>
                                <m:r>
                                  <w:del w:id="202" w:author="Jonathan Ouimet" w:date="2026-06-21T20:57:00Z" w16du:dateUtc="2026-06-22T03:57:00Z">
                                    <w:rPr>
                                      <w:rFonts w:ascii="Cambria Math" w:eastAsia="Aptos" w:hAnsi="Cambria Math" w:cstheme="minorHAnsi"/>
                                    </w:rPr>
                                    <m:t>γ</m:t>
                                  </w:del>
                                </m:r>
                              </m:e>
                              <m:sub>
                                <m:r>
                                  <w:del w:id="203" w:author="Jonathan Ouimet" w:date="2026-06-21T20:57:00Z" w16du:dateUtc="2026-06-22T03:57:00Z">
                                    <w:rPr>
                                      <w:rFonts w:ascii="Cambria Math" w:eastAsia="Aptos" w:hAnsi="Cambria Math" w:cstheme="minorHAnsi"/>
                                    </w:rPr>
                                    <m:t>3</m:t>
                                  </w:del>
                                </m:r>
                              </m:sub>
                              <m:sup>
                                <m:r>
                                  <w:del w:id="204" w:author="Jonathan Ouimet" w:date="2026-06-21T20:57:00Z" w16du:dateUtc="2026-06-22T03:57:00Z">
                                    <w:rPr>
                                      <w:rFonts w:ascii="Cambria Math" w:eastAsia="Aptos" w:hAnsi="Cambria Math" w:cstheme="minorHAnsi"/>
                                    </w:rPr>
                                    <m:t>m</m:t>
                                  </w:del>
                                </m:r>
                              </m:sup>
                            </m:sSubSup>
                          </m:den>
                        </m:f>
                        <m:f>
                          <m:fPr>
                            <m:ctrlPr>
                              <w:del w:id="205" w:author="Jonathan Ouimet" w:date="2026-06-21T20:57:00Z" w16du:dateUtc="2026-06-22T03:57:00Z">
                                <w:rPr>
                                  <w:rFonts w:ascii="Cambria Math" w:eastAsia="Aptos" w:hAnsi="Cambria Math" w:cstheme="minorHAnsi"/>
                                  <w:iCs/>
                                </w:rPr>
                              </w:del>
                            </m:ctrlPr>
                          </m:fPr>
                          <m:num>
                            <m:d>
                              <m:dPr>
                                <m:ctrlPr>
                                  <w:del w:id="206" w:author="Jonathan Ouimet" w:date="2026-06-21T20:57:00Z" w16du:dateUtc="2026-06-22T03:57:00Z">
                                    <w:rPr>
                                      <w:rFonts w:ascii="Cambria Math" w:eastAsia="Aptos" w:hAnsi="Cambria Math" w:cstheme="minorHAnsi"/>
                                      <w:i/>
                                      <w:iCs/>
                                    </w:rPr>
                                  </w:del>
                                </m:ctrlPr>
                              </m:dPr>
                              <m:e>
                                <m:d>
                                  <m:dPr>
                                    <m:begChr m:val="|"/>
                                    <m:endChr m:val="|"/>
                                    <m:ctrlPr>
                                      <w:del w:id="207" w:author="Jonathan Ouimet" w:date="2026-06-21T20:57:00Z" w16du:dateUtc="2026-06-22T03:57:00Z">
                                        <w:rPr>
                                          <w:rFonts w:ascii="Cambria Math" w:eastAsia="Aptos" w:hAnsi="Cambria Math" w:cs="Times New Roman"/>
                                          <w:iCs/>
                                        </w:rPr>
                                      </w:del>
                                    </m:ctrlPr>
                                  </m:dPr>
                                  <m:e>
                                    <m:f>
                                      <m:fPr>
                                        <m:ctrlPr>
                                          <w:del w:id="208" w:author="Jonathan Ouimet" w:date="2026-06-21T20:57:00Z" w16du:dateUtc="2026-06-22T03:57:00Z">
                                            <w:rPr>
                                              <w:rFonts w:ascii="Cambria Math" w:eastAsia="Aptos" w:hAnsi="Cambria Math" w:cs="Times New Roman"/>
                                              <w:i/>
                                              <w:iCs/>
                                            </w:rPr>
                                          </w:del>
                                        </m:ctrlPr>
                                      </m:fPr>
                                      <m:num>
                                        <m:sSub>
                                          <m:sSubPr>
                                            <m:ctrlPr>
                                              <w:del w:id="209" w:author="Jonathan Ouimet" w:date="2026-06-21T20:57:00Z" w16du:dateUtc="2026-06-22T03:57:00Z">
                                                <w:rPr>
                                                  <w:rFonts w:ascii="Cambria Math" w:eastAsia="Aptos" w:hAnsi="Cambria Math" w:cs="Times New Roman"/>
                                                  <w:iCs/>
                                                </w:rPr>
                                              </w:del>
                                            </m:ctrlPr>
                                          </m:sSubPr>
                                          <m:e>
                                            <m:r>
                                              <w:del w:id="210" w:author="Jonathan Ouimet" w:date="2026-06-21T20:57:00Z" w16du:dateUtc="2026-06-22T03:57:00Z">
                                                <m:rPr>
                                                  <m:sty m:val="p"/>
                                                </m:rPr>
                                                <w:rPr>
                                                  <w:rFonts w:ascii="Cambria Math" w:eastAsia="Aptos" w:hAnsi="Cambria Math" w:cs="Times New Roman"/>
                                                </w:rPr>
                                                <m:t>z</m:t>
                                              </w:del>
                                            </m:r>
                                          </m:e>
                                          <m:sub>
                                            <m:r>
                                              <w:del w:id="211" w:author="Jonathan Ouimet" w:date="2026-06-21T20:57:00Z" w16du:dateUtc="2026-06-22T03:57:00Z">
                                                <m:rPr>
                                                  <m:sty m:val="p"/>
                                                </m:rPr>
                                                <w:rPr>
                                                  <w:rFonts w:ascii="Cambria Math" w:eastAsia="Aptos" w:hAnsi="Cambria Math" w:cs="Times New Roman"/>
                                                </w:rPr>
                                                <m:t>1</m:t>
                                              </w:del>
                                            </m:r>
                                          </m:sub>
                                        </m:sSub>
                                      </m:num>
                                      <m:den>
                                        <m:sSub>
                                          <m:sSubPr>
                                            <m:ctrlPr>
                                              <w:del w:id="212" w:author="Jonathan Ouimet" w:date="2026-06-21T20:57:00Z" w16du:dateUtc="2026-06-22T03:57:00Z">
                                                <w:rPr>
                                                  <w:rFonts w:ascii="Cambria Math" w:eastAsia="Aptos" w:hAnsi="Cambria Math" w:cs="Times New Roman"/>
                                                  <w:i/>
                                                  <w:iCs/>
                                                </w:rPr>
                                              </w:del>
                                            </m:ctrlPr>
                                          </m:sSubPr>
                                          <m:e>
                                            <m:r>
                                              <w:del w:id="213" w:author="Jonathan Ouimet" w:date="2026-06-21T20:57:00Z" w16du:dateUtc="2026-06-22T03:57:00Z">
                                                <w:rPr>
                                                  <w:rFonts w:ascii="Cambria Math" w:eastAsia="Aptos" w:hAnsi="Cambria Math" w:cs="Times New Roman"/>
                                                </w:rPr>
                                                <m:t>z</m:t>
                                              </w:del>
                                            </m:r>
                                          </m:e>
                                          <m:sub>
                                            <m:r>
                                              <w:del w:id="214" w:author="Jonathan Ouimet" w:date="2026-06-21T20:57:00Z" w16du:dateUtc="2026-06-22T03:57:00Z">
                                                <w:rPr>
                                                  <w:rFonts w:ascii="Cambria Math" w:eastAsia="Aptos" w:hAnsi="Cambria Math" w:cs="Times New Roman"/>
                                                </w:rPr>
                                                <m:t>3</m:t>
                                              </w:del>
                                            </m:r>
                                          </m:sub>
                                        </m:sSub>
                                      </m:den>
                                    </m:f>
                                  </m:e>
                                </m:d>
                                <m:sSubSup>
                                  <m:sSubSupPr>
                                    <m:ctrlPr>
                                      <w:del w:id="215" w:author="Jonathan Ouimet" w:date="2026-06-21T20:57:00Z" w16du:dateUtc="2026-06-22T03:57:00Z">
                                        <w:rPr>
                                          <w:rFonts w:ascii="Cambria Math" w:eastAsia="Aptos" w:hAnsi="Cambria Math" w:cs="Times New Roman"/>
                                          <w:iCs/>
                                        </w:rPr>
                                      </w:del>
                                    </m:ctrlPr>
                                  </m:sSubSupPr>
                                  <m:e>
                                    <m:r>
                                      <w:del w:id="216" w:author="Jonathan Ouimet" w:date="2026-06-21T20:57:00Z" w16du:dateUtc="2026-06-22T03:57:00Z">
                                        <m:rPr>
                                          <m:sty m:val="p"/>
                                        </m:rPr>
                                        <w:rPr>
                                          <w:rFonts w:ascii="Cambria Math" w:eastAsia="Aptos" w:hAnsi="Cambria Math" w:cs="Times New Roman"/>
                                        </w:rPr>
                                        <m:t>c</m:t>
                                      </w:del>
                                    </m:r>
                                  </m:e>
                                  <m:sub>
                                    <m:r>
                                      <w:del w:id="217" w:author="Jonathan Ouimet" w:date="2026-06-21T20:57:00Z" w16du:dateUtc="2026-06-22T03:57:00Z">
                                        <m:rPr>
                                          <m:sty m:val="p"/>
                                        </m:rPr>
                                        <w:rPr>
                                          <w:rFonts w:ascii="Cambria Math" w:eastAsia="Aptos" w:hAnsi="Cambria Math" w:cs="Times New Roman"/>
                                        </w:rPr>
                                        <m:t>1</m:t>
                                      </w:del>
                                    </m:r>
                                  </m:sub>
                                  <m:sup>
                                    <m:r>
                                      <w:del w:id="218" w:author="Jonathan Ouimet" w:date="2026-06-21T20:57:00Z" w16du:dateUtc="2026-06-22T03:57:00Z">
                                        <w:rPr>
                                          <w:rFonts w:ascii="Cambria Math" w:eastAsia="Aptos" w:hAnsi="Cambria Math" w:cs="Times New Roman"/>
                                        </w:rPr>
                                        <m:t>s</m:t>
                                      </w:del>
                                    </m:r>
                                  </m:sup>
                                </m:sSubSup>
                                <m:r>
                                  <w:del w:id="219" w:author="Jonathan Ouimet" w:date="2026-06-21T20:57:00Z" w16du:dateUtc="2026-06-22T03:57:00Z">
                                    <m:rPr>
                                      <m:sty m:val="p"/>
                                    </m:rPr>
                                    <w:rPr>
                                      <w:rFonts w:ascii="Cambria Math" w:eastAsia="Aptos" w:hAnsi="Cambria Math" w:cs="Times New Roman"/>
                                    </w:rPr>
                                    <m:t>+</m:t>
                                  </w:del>
                                </m:r>
                                <m:d>
                                  <m:dPr>
                                    <m:begChr m:val="|"/>
                                    <m:endChr m:val="|"/>
                                    <m:ctrlPr>
                                      <w:del w:id="220" w:author="Jonathan Ouimet" w:date="2026-06-21T20:57:00Z" w16du:dateUtc="2026-06-22T03:57:00Z">
                                        <w:rPr>
                                          <w:rFonts w:ascii="Cambria Math" w:eastAsia="Aptos" w:hAnsi="Cambria Math" w:cs="Times New Roman"/>
                                          <w:iCs/>
                                        </w:rPr>
                                      </w:del>
                                    </m:ctrlPr>
                                  </m:dPr>
                                  <m:e>
                                    <m:f>
                                      <m:fPr>
                                        <m:ctrlPr>
                                          <w:del w:id="221" w:author="Jonathan Ouimet" w:date="2026-06-21T20:57:00Z" w16du:dateUtc="2026-06-22T03:57:00Z">
                                            <w:rPr>
                                              <w:rFonts w:ascii="Cambria Math" w:eastAsia="Aptos" w:hAnsi="Cambria Math" w:cs="Times New Roman"/>
                                              <w:i/>
                                              <w:iCs/>
                                            </w:rPr>
                                          </w:del>
                                        </m:ctrlPr>
                                      </m:fPr>
                                      <m:num>
                                        <m:sSub>
                                          <m:sSubPr>
                                            <m:ctrlPr>
                                              <w:del w:id="222" w:author="Jonathan Ouimet" w:date="2026-06-21T20:57:00Z" w16du:dateUtc="2026-06-22T03:57:00Z">
                                                <w:rPr>
                                                  <w:rFonts w:ascii="Cambria Math" w:eastAsia="Aptos" w:hAnsi="Cambria Math" w:cs="Times New Roman"/>
                                                  <w:iCs/>
                                                </w:rPr>
                                              </w:del>
                                            </m:ctrlPr>
                                          </m:sSubPr>
                                          <m:e>
                                            <m:r>
                                              <w:del w:id="223" w:author="Jonathan Ouimet" w:date="2026-06-21T20:57:00Z" w16du:dateUtc="2026-06-22T03:57:00Z">
                                                <m:rPr>
                                                  <m:sty m:val="p"/>
                                                </m:rPr>
                                                <w:rPr>
                                                  <w:rFonts w:ascii="Cambria Math" w:eastAsia="Aptos" w:hAnsi="Cambria Math" w:cs="Times New Roman"/>
                                                </w:rPr>
                                                <m:t>z</m:t>
                                              </w:del>
                                            </m:r>
                                          </m:e>
                                          <m:sub>
                                            <m:r>
                                              <w:del w:id="224" w:author="Jonathan Ouimet" w:date="2026-06-21T20:57:00Z" w16du:dateUtc="2026-06-22T03:57:00Z">
                                                <m:rPr>
                                                  <m:sty m:val="p"/>
                                                </m:rPr>
                                                <w:rPr>
                                                  <w:rFonts w:ascii="Cambria Math" w:eastAsia="Aptos" w:hAnsi="Cambria Math" w:cs="Times New Roman"/>
                                                </w:rPr>
                                                <m:t>2</m:t>
                                              </w:del>
                                            </m:r>
                                          </m:sub>
                                        </m:sSub>
                                      </m:num>
                                      <m:den>
                                        <m:sSub>
                                          <m:sSubPr>
                                            <m:ctrlPr>
                                              <w:del w:id="225" w:author="Jonathan Ouimet" w:date="2026-06-21T20:57:00Z" w16du:dateUtc="2026-06-22T03:57:00Z">
                                                <w:rPr>
                                                  <w:rFonts w:ascii="Cambria Math" w:eastAsia="Aptos" w:hAnsi="Cambria Math" w:cs="Times New Roman"/>
                                                  <w:i/>
                                                  <w:iCs/>
                                                </w:rPr>
                                              </w:del>
                                            </m:ctrlPr>
                                          </m:sSubPr>
                                          <m:e>
                                            <m:r>
                                              <w:del w:id="226" w:author="Jonathan Ouimet" w:date="2026-06-21T20:57:00Z" w16du:dateUtc="2026-06-22T03:57:00Z">
                                                <w:rPr>
                                                  <w:rFonts w:ascii="Cambria Math" w:eastAsia="Aptos" w:hAnsi="Cambria Math" w:cs="Times New Roman"/>
                                                </w:rPr>
                                                <m:t>z</m:t>
                                              </w:del>
                                            </m:r>
                                          </m:e>
                                          <m:sub>
                                            <m:r>
                                              <w:del w:id="227" w:author="Jonathan Ouimet" w:date="2026-06-21T20:57:00Z" w16du:dateUtc="2026-06-22T03:57:00Z">
                                                <w:rPr>
                                                  <w:rFonts w:ascii="Cambria Math" w:eastAsia="Aptos" w:hAnsi="Cambria Math" w:cs="Times New Roman"/>
                                                </w:rPr>
                                                <m:t>3</m:t>
                                              </w:del>
                                            </m:r>
                                          </m:sub>
                                        </m:sSub>
                                      </m:den>
                                    </m:f>
                                  </m:e>
                                </m:d>
                                <m:sSubSup>
                                  <m:sSubSupPr>
                                    <m:ctrlPr>
                                      <w:del w:id="228" w:author="Jonathan Ouimet" w:date="2026-06-21T20:57:00Z" w16du:dateUtc="2026-06-22T03:57:00Z">
                                        <w:rPr>
                                          <w:rFonts w:ascii="Cambria Math" w:eastAsia="Aptos" w:hAnsi="Cambria Math" w:cs="Times New Roman"/>
                                          <w:iCs/>
                                        </w:rPr>
                                      </w:del>
                                    </m:ctrlPr>
                                  </m:sSubSupPr>
                                  <m:e>
                                    <m:r>
                                      <w:del w:id="229" w:author="Jonathan Ouimet" w:date="2026-06-21T20:57:00Z" w16du:dateUtc="2026-06-22T03:57:00Z">
                                        <m:rPr>
                                          <m:sty m:val="p"/>
                                        </m:rPr>
                                        <w:rPr>
                                          <w:rFonts w:ascii="Cambria Math" w:eastAsia="Aptos" w:hAnsi="Cambria Math" w:cs="Times New Roman"/>
                                        </w:rPr>
                                        <m:t>c</m:t>
                                      </w:del>
                                    </m:r>
                                  </m:e>
                                  <m:sub>
                                    <m:r>
                                      <w:del w:id="230" w:author="Jonathan Ouimet" w:date="2026-06-21T20:57:00Z" w16du:dateUtc="2026-06-22T03:57:00Z">
                                        <m:rPr>
                                          <m:sty m:val="p"/>
                                        </m:rPr>
                                        <w:rPr>
                                          <w:rFonts w:ascii="Cambria Math" w:eastAsia="Aptos" w:hAnsi="Cambria Math" w:cs="Times New Roman"/>
                                        </w:rPr>
                                        <m:t>2</m:t>
                                      </w:del>
                                    </m:r>
                                  </m:sub>
                                  <m:sup>
                                    <m:r>
                                      <w:del w:id="231" w:author="Jonathan Ouimet" w:date="2026-06-21T20:57:00Z" w16du:dateUtc="2026-06-22T03:57:00Z">
                                        <w:rPr>
                                          <w:rFonts w:ascii="Cambria Math" w:eastAsia="Aptos" w:hAnsi="Cambria Math" w:cs="Times New Roman"/>
                                        </w:rPr>
                                        <m:t>s</m:t>
                                      </w:del>
                                    </m:r>
                                  </m:sup>
                                </m:sSubSup>
                              </m:e>
                            </m:d>
                          </m:num>
                          <m:den>
                            <m:d>
                              <m:dPr>
                                <m:begChr m:val="|"/>
                                <m:endChr m:val="|"/>
                                <m:ctrlPr>
                                  <w:del w:id="232" w:author="Jonathan Ouimet" w:date="2026-06-21T20:57:00Z" w16du:dateUtc="2026-06-22T03:57:00Z">
                                    <w:rPr>
                                      <w:rFonts w:ascii="Cambria Math" w:eastAsia="Aptos" w:hAnsi="Cambria Math" w:cs="Times New Roman"/>
                                      <w:iCs/>
                                    </w:rPr>
                                  </w:del>
                                </m:ctrlPr>
                              </m:dPr>
                              <m:e>
                                <m:f>
                                  <m:fPr>
                                    <m:ctrlPr>
                                      <w:del w:id="233" w:author="Jonathan Ouimet" w:date="2026-06-21T20:57:00Z" w16du:dateUtc="2026-06-22T03:57:00Z">
                                        <w:rPr>
                                          <w:rFonts w:ascii="Cambria Math" w:eastAsia="Aptos" w:hAnsi="Cambria Math" w:cs="Times New Roman"/>
                                          <w:i/>
                                          <w:iCs/>
                                        </w:rPr>
                                      </w:del>
                                    </m:ctrlPr>
                                  </m:fPr>
                                  <m:num>
                                    <m:sSub>
                                      <m:sSubPr>
                                        <m:ctrlPr>
                                          <w:del w:id="234" w:author="Jonathan Ouimet" w:date="2026-06-21T20:57:00Z" w16du:dateUtc="2026-06-22T03:57:00Z">
                                            <w:rPr>
                                              <w:rFonts w:ascii="Cambria Math" w:eastAsia="Aptos" w:hAnsi="Cambria Math" w:cs="Times New Roman"/>
                                              <w:iCs/>
                                            </w:rPr>
                                          </w:del>
                                        </m:ctrlPr>
                                      </m:sSubPr>
                                      <m:e>
                                        <m:r>
                                          <w:del w:id="235" w:author="Jonathan Ouimet" w:date="2026-06-21T20:57:00Z" w16du:dateUtc="2026-06-22T03:57:00Z">
                                            <m:rPr>
                                              <m:sty m:val="p"/>
                                            </m:rPr>
                                            <w:rPr>
                                              <w:rFonts w:ascii="Cambria Math" w:eastAsia="Aptos" w:hAnsi="Cambria Math" w:cs="Times New Roman"/>
                                            </w:rPr>
                                            <m:t>z</m:t>
                                          </w:del>
                                        </m:r>
                                      </m:e>
                                      <m:sub>
                                        <m:r>
                                          <w:del w:id="236" w:author="Jonathan Ouimet" w:date="2026-06-21T20:57:00Z" w16du:dateUtc="2026-06-22T03:57:00Z">
                                            <m:rPr>
                                              <m:sty m:val="p"/>
                                            </m:rPr>
                                            <w:rPr>
                                              <w:rFonts w:ascii="Cambria Math" w:eastAsia="Aptos" w:hAnsi="Cambria Math" w:cs="Times New Roman"/>
                                            </w:rPr>
                                            <m:t>1</m:t>
                                          </w:del>
                                        </m:r>
                                      </m:sub>
                                    </m:sSub>
                                  </m:num>
                                  <m:den>
                                    <m:sSub>
                                      <m:sSubPr>
                                        <m:ctrlPr>
                                          <w:del w:id="237" w:author="Jonathan Ouimet" w:date="2026-06-21T20:57:00Z" w16du:dateUtc="2026-06-22T03:57:00Z">
                                            <w:rPr>
                                              <w:rFonts w:ascii="Cambria Math" w:eastAsia="Aptos" w:hAnsi="Cambria Math" w:cs="Times New Roman"/>
                                              <w:i/>
                                              <w:iCs/>
                                            </w:rPr>
                                          </w:del>
                                        </m:ctrlPr>
                                      </m:sSubPr>
                                      <m:e>
                                        <m:r>
                                          <w:del w:id="238" w:author="Jonathan Ouimet" w:date="2026-06-21T20:57:00Z" w16du:dateUtc="2026-06-22T03:57:00Z">
                                            <w:rPr>
                                              <w:rFonts w:ascii="Cambria Math" w:eastAsia="Aptos" w:hAnsi="Cambria Math" w:cs="Times New Roman"/>
                                            </w:rPr>
                                            <m:t>z</m:t>
                                          </w:del>
                                        </m:r>
                                      </m:e>
                                      <m:sub>
                                        <m:r>
                                          <w:del w:id="239" w:author="Jonathan Ouimet" w:date="2026-06-21T20:57:00Z" w16du:dateUtc="2026-06-22T03:57:00Z">
                                            <w:rPr>
                                              <w:rFonts w:ascii="Cambria Math" w:eastAsia="Aptos" w:hAnsi="Cambria Math" w:cs="Times New Roman"/>
                                            </w:rPr>
                                            <m:t>3</m:t>
                                          </w:del>
                                        </m:r>
                                      </m:sub>
                                    </m:sSub>
                                  </m:den>
                                </m:f>
                              </m:e>
                            </m:d>
                            <m:sSubSup>
                              <m:sSubSupPr>
                                <m:ctrlPr>
                                  <w:del w:id="240" w:author="Jonathan Ouimet" w:date="2026-06-21T20:57:00Z" w16du:dateUtc="2026-06-22T03:57:00Z">
                                    <w:rPr>
                                      <w:rFonts w:ascii="Cambria Math" w:eastAsia="Aptos" w:hAnsi="Cambria Math" w:cs="Times New Roman"/>
                                      <w:iCs/>
                                    </w:rPr>
                                  </w:del>
                                </m:ctrlPr>
                              </m:sSubSupPr>
                              <m:e>
                                <m:r>
                                  <w:del w:id="241" w:author="Jonathan Ouimet" w:date="2026-06-21T20:57:00Z" w16du:dateUtc="2026-06-22T03:57:00Z">
                                    <m:rPr>
                                      <m:sty m:val="p"/>
                                    </m:rPr>
                                    <w:rPr>
                                      <w:rFonts w:ascii="Cambria Math" w:eastAsia="Aptos" w:hAnsi="Cambria Math" w:cs="Times New Roman"/>
                                    </w:rPr>
                                    <m:t>c</m:t>
                                  </w:del>
                                </m:r>
                              </m:e>
                              <m:sub>
                                <m:r>
                                  <w:del w:id="242" w:author="Jonathan Ouimet" w:date="2026-06-21T20:57:00Z" w16du:dateUtc="2026-06-22T03:57:00Z">
                                    <m:rPr>
                                      <m:sty m:val="p"/>
                                    </m:rPr>
                                    <w:rPr>
                                      <w:rFonts w:ascii="Cambria Math" w:eastAsia="Aptos" w:hAnsi="Cambria Math" w:cs="Times New Roman"/>
                                    </w:rPr>
                                    <m:t>1</m:t>
                                  </w:del>
                                </m:r>
                              </m:sub>
                              <m:sup>
                                <m:r>
                                  <w:del w:id="243" w:author="Jonathan Ouimet" w:date="2026-06-21T20:57:00Z" w16du:dateUtc="2026-06-22T03:57:00Z">
                                    <m:rPr>
                                      <m:sty m:val="p"/>
                                    </m:rPr>
                                    <w:rPr>
                                      <w:rFonts w:ascii="Cambria Math" w:eastAsia="Aptos" w:hAnsi="Cambria Math" w:cs="Times New Roman"/>
                                    </w:rPr>
                                    <m:t>m</m:t>
                                  </w:del>
                                </m:r>
                              </m:sup>
                            </m:sSubSup>
                            <m:r>
                              <w:del w:id="244" w:author="Jonathan Ouimet" w:date="2026-06-21T20:57:00Z" w16du:dateUtc="2026-06-22T03:57:00Z">
                                <m:rPr>
                                  <m:sty m:val="p"/>
                                </m:rPr>
                                <w:rPr>
                                  <w:rFonts w:ascii="Cambria Math" w:eastAsia="Aptos" w:hAnsi="Cambria Math" w:cs="Times New Roman"/>
                                </w:rPr>
                                <m:t>+</m:t>
                              </w:del>
                            </m:r>
                            <m:d>
                              <m:dPr>
                                <m:begChr m:val="|"/>
                                <m:endChr m:val="|"/>
                                <m:ctrlPr>
                                  <w:del w:id="245" w:author="Jonathan Ouimet" w:date="2026-06-21T20:57:00Z" w16du:dateUtc="2026-06-22T03:57:00Z">
                                    <w:rPr>
                                      <w:rFonts w:ascii="Cambria Math" w:eastAsia="Aptos" w:hAnsi="Cambria Math" w:cs="Times New Roman"/>
                                      <w:iCs/>
                                    </w:rPr>
                                  </w:del>
                                </m:ctrlPr>
                              </m:dPr>
                              <m:e>
                                <m:f>
                                  <m:fPr>
                                    <m:ctrlPr>
                                      <w:del w:id="246" w:author="Jonathan Ouimet" w:date="2026-06-21T20:57:00Z" w16du:dateUtc="2026-06-22T03:57:00Z">
                                        <w:rPr>
                                          <w:rFonts w:ascii="Cambria Math" w:eastAsia="Aptos" w:hAnsi="Cambria Math" w:cs="Times New Roman"/>
                                          <w:i/>
                                          <w:iCs/>
                                        </w:rPr>
                                      </w:del>
                                    </m:ctrlPr>
                                  </m:fPr>
                                  <m:num>
                                    <m:sSub>
                                      <m:sSubPr>
                                        <m:ctrlPr>
                                          <w:del w:id="247" w:author="Jonathan Ouimet" w:date="2026-06-21T20:57:00Z" w16du:dateUtc="2026-06-22T03:57:00Z">
                                            <w:rPr>
                                              <w:rFonts w:ascii="Cambria Math" w:eastAsia="Aptos" w:hAnsi="Cambria Math" w:cs="Times New Roman"/>
                                              <w:iCs/>
                                            </w:rPr>
                                          </w:del>
                                        </m:ctrlPr>
                                      </m:sSubPr>
                                      <m:e>
                                        <m:r>
                                          <w:del w:id="248" w:author="Jonathan Ouimet" w:date="2026-06-21T20:57:00Z" w16du:dateUtc="2026-06-22T03:57:00Z">
                                            <m:rPr>
                                              <m:sty m:val="p"/>
                                            </m:rPr>
                                            <w:rPr>
                                              <w:rFonts w:ascii="Cambria Math" w:eastAsia="Aptos" w:hAnsi="Cambria Math" w:cs="Times New Roman"/>
                                            </w:rPr>
                                            <m:t>z</m:t>
                                          </w:del>
                                        </m:r>
                                      </m:e>
                                      <m:sub>
                                        <m:r>
                                          <w:del w:id="249" w:author="Jonathan Ouimet" w:date="2026-06-21T20:57:00Z" w16du:dateUtc="2026-06-22T03:57:00Z">
                                            <m:rPr>
                                              <m:sty m:val="p"/>
                                            </m:rPr>
                                            <w:rPr>
                                              <w:rFonts w:ascii="Cambria Math" w:eastAsia="Aptos" w:hAnsi="Cambria Math" w:cs="Times New Roman"/>
                                            </w:rPr>
                                            <m:t>2</m:t>
                                          </w:del>
                                        </m:r>
                                      </m:sub>
                                    </m:sSub>
                                  </m:num>
                                  <m:den>
                                    <m:sSub>
                                      <m:sSubPr>
                                        <m:ctrlPr>
                                          <w:del w:id="250" w:author="Jonathan Ouimet" w:date="2026-06-21T20:57:00Z" w16du:dateUtc="2026-06-22T03:57:00Z">
                                            <w:rPr>
                                              <w:rFonts w:ascii="Cambria Math" w:eastAsia="Aptos" w:hAnsi="Cambria Math" w:cs="Times New Roman"/>
                                              <w:i/>
                                              <w:iCs/>
                                            </w:rPr>
                                          </w:del>
                                        </m:ctrlPr>
                                      </m:sSubPr>
                                      <m:e>
                                        <m:r>
                                          <w:del w:id="251" w:author="Jonathan Ouimet" w:date="2026-06-21T20:57:00Z" w16du:dateUtc="2026-06-22T03:57:00Z">
                                            <w:rPr>
                                              <w:rFonts w:ascii="Cambria Math" w:eastAsia="Aptos" w:hAnsi="Cambria Math" w:cs="Times New Roman"/>
                                            </w:rPr>
                                            <m:t>z</m:t>
                                          </w:del>
                                        </m:r>
                                      </m:e>
                                      <m:sub>
                                        <m:r>
                                          <w:del w:id="252" w:author="Jonathan Ouimet" w:date="2026-06-21T20:57:00Z" w16du:dateUtc="2026-06-22T03:57:00Z">
                                            <w:rPr>
                                              <w:rFonts w:ascii="Cambria Math" w:eastAsia="Aptos" w:hAnsi="Cambria Math" w:cs="Times New Roman"/>
                                            </w:rPr>
                                            <m:t>3</m:t>
                                          </w:del>
                                        </m:r>
                                      </m:sub>
                                    </m:sSub>
                                  </m:den>
                                </m:f>
                              </m:e>
                            </m:d>
                            <m:d>
                              <m:dPr>
                                <m:ctrlPr>
                                  <w:del w:id="253" w:author="Jonathan Ouimet" w:date="2026-06-21T20:57:00Z" w16du:dateUtc="2026-06-22T03:57:00Z">
                                    <w:rPr>
                                      <w:rFonts w:ascii="Cambria Math" w:eastAsia="Aptos" w:hAnsi="Cambria Math" w:cs="Times New Roman"/>
                                      <w:i/>
                                      <w:iCs/>
                                    </w:rPr>
                                  </w:del>
                                </m:ctrlPr>
                              </m:dPr>
                              <m:e>
                                <m:d>
                                  <m:dPr>
                                    <m:ctrlPr>
                                      <w:del w:id="254" w:author="Jonathan Ouimet" w:date="2026-06-21T20:57:00Z" w16du:dateUtc="2026-06-22T03:57:00Z">
                                        <w:rPr>
                                          <w:rFonts w:ascii="Cambria Math" w:eastAsia="Aptos" w:hAnsi="Cambria Math" w:cstheme="minorHAnsi"/>
                                        </w:rPr>
                                      </w:del>
                                    </m:ctrlPr>
                                  </m:dPr>
                                  <m:e>
                                    <m:f>
                                      <m:fPr>
                                        <m:ctrlPr>
                                          <w:del w:id="255" w:author="Jonathan Ouimet" w:date="2026-06-21T20:57:00Z" w16du:dateUtc="2026-06-22T03:57:00Z">
                                            <w:rPr>
                                              <w:rFonts w:ascii="Cambria Math" w:eastAsia="Aptos" w:hAnsi="Cambria Math" w:cstheme="minorHAnsi"/>
                                              <w:iCs/>
                                            </w:rPr>
                                          </w:del>
                                        </m:ctrlPr>
                                      </m:fPr>
                                      <m:num>
                                        <m:sSub>
                                          <m:sSubPr>
                                            <m:ctrlPr>
                                              <w:del w:id="256" w:author="Jonathan Ouimet" w:date="2026-06-21T20:57:00Z" w16du:dateUtc="2026-06-22T03:57:00Z">
                                                <w:rPr>
                                                  <w:rFonts w:ascii="Cambria Math" w:eastAsia="Aptos" w:hAnsi="Cambria Math" w:cstheme="minorHAnsi"/>
                                                  <w:i/>
                                                </w:rPr>
                                              </w:del>
                                            </m:ctrlPr>
                                          </m:sSubPr>
                                          <m:e>
                                            <m:r>
                                              <w:del w:id="257" w:author="Jonathan Ouimet" w:date="2026-06-21T20:57:00Z" w16du:dateUtc="2026-06-22T03:57:00Z">
                                                <w:rPr>
                                                  <w:rFonts w:ascii="Cambria Math" w:eastAsia="Aptos" w:hAnsi="Cambria Math" w:cstheme="minorHAnsi"/>
                                                </w:rPr>
                                                <m:t>δ</m:t>
                                              </w:del>
                                            </m:r>
                                          </m:e>
                                          <m:sub>
                                            <m:r>
                                              <w:del w:id="258" w:author="Jonathan Ouimet" w:date="2026-06-21T20:57:00Z" w16du:dateUtc="2026-06-22T03:57:00Z">
                                                <w:rPr>
                                                  <w:rFonts w:ascii="Cambria Math" w:eastAsia="Aptos" w:hAnsi="Cambria Math" w:cstheme="minorHAnsi"/>
                                                </w:rPr>
                                                <m:t>2</m:t>
                                              </w:del>
                                            </m:r>
                                          </m:sub>
                                        </m:sSub>
                                        <m:sSubSup>
                                          <m:sSubSupPr>
                                            <m:ctrlPr>
                                              <w:del w:id="259" w:author="Jonathan Ouimet" w:date="2026-06-21T20:57:00Z" w16du:dateUtc="2026-06-22T03:57:00Z">
                                                <w:rPr>
                                                  <w:rFonts w:ascii="Cambria Math" w:eastAsia="Aptos" w:hAnsi="Cambria Math" w:cstheme="minorHAnsi"/>
                                                  <w:i/>
                                                  <w:iCs/>
                                                </w:rPr>
                                              </w:del>
                                            </m:ctrlPr>
                                          </m:sSubSupPr>
                                          <m:e>
                                            <m:r>
                                              <w:del w:id="260" w:author="Jonathan Ouimet" w:date="2026-06-21T20:57:00Z" w16du:dateUtc="2026-06-22T03:57:00Z">
                                                <w:rPr>
                                                  <w:rFonts w:ascii="Cambria Math" w:eastAsia="Aptos" w:hAnsi="Cambria Math" w:cstheme="minorHAnsi"/>
                                                </w:rPr>
                                                <m:t>γ</m:t>
                                              </w:del>
                                            </m:r>
                                          </m:e>
                                          <m:sub>
                                            <m:r>
                                              <w:del w:id="261" w:author="Jonathan Ouimet" w:date="2026-06-21T20:57:00Z" w16du:dateUtc="2026-06-22T03:57:00Z">
                                                <w:rPr>
                                                  <w:rFonts w:ascii="Cambria Math" w:eastAsia="Aptos" w:hAnsi="Cambria Math" w:cstheme="minorHAnsi"/>
                                                </w:rPr>
                                                <m:t>2</m:t>
                                              </w:del>
                                            </m:r>
                                          </m:sub>
                                          <m:sup>
                                            <m:r>
                                              <w:del w:id="262" w:author="Jonathan Ouimet" w:date="2026-06-21T20:57:00Z" w16du:dateUtc="2026-06-22T03:57:00Z">
                                                <w:rPr>
                                                  <w:rFonts w:ascii="Cambria Math" w:eastAsia="Aptos" w:hAnsi="Cambria Math" w:cstheme="minorHAnsi"/>
                                                </w:rPr>
                                                <m:t>s</m:t>
                                              </w:del>
                                            </m:r>
                                          </m:sup>
                                        </m:sSubSup>
                                        <m:sSubSup>
                                          <m:sSubSupPr>
                                            <m:ctrlPr>
                                              <w:del w:id="263" w:author="Jonathan Ouimet" w:date="2026-06-21T20:57:00Z" w16du:dateUtc="2026-06-22T03:57:00Z">
                                                <w:rPr>
                                                  <w:rFonts w:ascii="Cambria Math" w:eastAsia="Aptos" w:hAnsi="Cambria Math" w:cstheme="minorHAnsi"/>
                                                  <w:iCs/>
                                                </w:rPr>
                                              </w:del>
                                            </m:ctrlPr>
                                          </m:sSubSupPr>
                                          <m:e>
                                            <m:r>
                                              <w:del w:id="264" w:author="Jonathan Ouimet" w:date="2026-06-21T20:57:00Z" w16du:dateUtc="2026-06-22T03:57:00Z">
                                                <m:rPr>
                                                  <m:sty m:val="p"/>
                                                </m:rPr>
                                                <w:rPr>
                                                  <w:rFonts w:ascii="Cambria Math" w:eastAsia="Aptos" w:hAnsi="Cambria Math" w:cstheme="minorHAnsi"/>
                                                </w:rPr>
                                                <m:t>c</m:t>
                                              </w:del>
                                            </m:r>
                                          </m:e>
                                          <m:sub>
                                            <m:r>
                                              <w:del w:id="265" w:author="Jonathan Ouimet" w:date="2026-06-21T20:57:00Z" w16du:dateUtc="2026-06-22T03:57:00Z">
                                                <w:rPr>
                                                  <w:rFonts w:ascii="Cambria Math" w:eastAsia="Aptos" w:hAnsi="Cambria Math" w:cstheme="minorHAnsi"/>
                                                </w:rPr>
                                                <m:t>2</m:t>
                                              </w:del>
                                            </m:r>
                                          </m:sub>
                                          <m:sup>
                                            <m:r>
                                              <w:del w:id="266" w:author="Jonathan Ouimet" w:date="2026-06-21T20:57:00Z" w16du:dateUtc="2026-06-22T03:57:00Z">
                                                <w:rPr>
                                                  <w:rFonts w:ascii="Cambria Math" w:eastAsia="Aptos" w:hAnsi="Cambria Math" w:cstheme="minorHAnsi"/>
                                                </w:rPr>
                                                <m:t>s</m:t>
                                              </w:del>
                                            </m:r>
                                          </m:sup>
                                        </m:sSubSup>
                                      </m:num>
                                      <m:den>
                                        <m:sSubSup>
                                          <m:sSubSupPr>
                                            <m:ctrlPr>
                                              <w:del w:id="267" w:author="Jonathan Ouimet" w:date="2026-06-21T20:57:00Z" w16du:dateUtc="2026-06-22T03:57:00Z">
                                                <w:rPr>
                                                  <w:rFonts w:ascii="Cambria Math" w:eastAsia="Aptos" w:hAnsi="Cambria Math" w:cstheme="minorHAnsi"/>
                                                  <w:i/>
                                                  <w:iCs/>
                                                </w:rPr>
                                              </w:del>
                                            </m:ctrlPr>
                                          </m:sSubSupPr>
                                          <m:e>
                                            <m:r>
                                              <w:del w:id="268" w:author="Jonathan Ouimet" w:date="2026-06-21T20:57:00Z" w16du:dateUtc="2026-06-22T03:57:00Z">
                                                <w:rPr>
                                                  <w:rFonts w:ascii="Cambria Math" w:eastAsia="Aptos" w:hAnsi="Cambria Math" w:cstheme="minorHAnsi"/>
                                                </w:rPr>
                                                <m:t>γ</m:t>
                                              </w:del>
                                            </m:r>
                                          </m:e>
                                          <m:sub>
                                            <m:r>
                                              <w:del w:id="269" w:author="Jonathan Ouimet" w:date="2026-06-21T20:57:00Z" w16du:dateUtc="2026-06-22T03:57:00Z">
                                                <w:rPr>
                                                  <w:rFonts w:ascii="Cambria Math" w:eastAsia="Aptos" w:hAnsi="Cambria Math" w:cstheme="minorHAnsi"/>
                                                </w:rPr>
                                                <m:t>2</m:t>
                                              </w:del>
                                            </m:r>
                                          </m:sub>
                                          <m:sup>
                                            <m:r>
                                              <w:del w:id="270" w:author="Jonathan Ouimet" w:date="2026-06-21T20:57:00Z" w16du:dateUtc="2026-06-22T03:57:00Z">
                                                <w:rPr>
                                                  <w:rFonts w:ascii="Cambria Math" w:eastAsia="Aptos" w:hAnsi="Cambria Math" w:cstheme="minorHAnsi"/>
                                                </w:rPr>
                                                <m:t>m</m:t>
                                              </w:del>
                                            </m:r>
                                          </m:sup>
                                        </m:sSubSup>
                                      </m:den>
                                    </m:f>
                                  </m:e>
                                </m:d>
                                <m:sSup>
                                  <m:sSupPr>
                                    <m:ctrlPr>
                                      <w:del w:id="271" w:author="Jonathan Ouimet" w:date="2026-06-21T20:57:00Z" w16du:dateUtc="2026-06-22T03:57:00Z">
                                        <w:rPr>
                                          <w:rFonts w:ascii="Cambria Math" w:eastAsia="Aptos" w:hAnsi="Cambria Math" w:cstheme="minorHAnsi"/>
                                          <w:iCs/>
                                        </w:rPr>
                                      </w:del>
                                    </m:ctrlPr>
                                  </m:sSupPr>
                                  <m:e>
                                    <m:d>
                                      <m:dPr>
                                        <m:ctrlPr>
                                          <w:del w:id="272" w:author="Jonathan Ouimet" w:date="2026-06-21T20:57:00Z" w16du:dateUtc="2026-06-22T03:57:00Z">
                                            <w:rPr>
                                              <w:rFonts w:ascii="Cambria Math" w:eastAsia="Aptos" w:hAnsi="Cambria Math" w:cstheme="minorHAnsi"/>
                                              <w:iCs/>
                                            </w:rPr>
                                          </w:del>
                                        </m:ctrlPr>
                                      </m:dPr>
                                      <m:e>
                                        <m:sSub>
                                          <m:sSubPr>
                                            <m:ctrlPr>
                                              <w:del w:id="273" w:author="Jonathan Ouimet" w:date="2026-06-21T20:57:00Z" w16du:dateUtc="2026-06-22T03:57:00Z">
                                                <w:rPr>
                                                  <w:rFonts w:ascii="Cambria Math" w:eastAsia="Aptos" w:hAnsi="Cambria Math" w:cstheme="minorHAnsi"/>
                                                  <w:i/>
                                                  <w:iCs/>
                                                </w:rPr>
                                              </w:del>
                                            </m:ctrlPr>
                                          </m:sSubPr>
                                          <m:e>
                                            <m:r>
                                              <w:del w:id="274" w:author="Jonathan Ouimet" w:date="2026-06-21T20:57:00Z" w16du:dateUtc="2026-06-22T03:57:00Z">
                                                <w:rPr>
                                                  <w:rFonts w:ascii="Cambria Math" w:eastAsia="Aptos" w:hAnsi="Cambria Math" w:cstheme="minorHAnsi"/>
                                                </w:rPr>
                                                <m:t>δ</m:t>
                                              </w:del>
                                            </m:r>
                                          </m:e>
                                          <m:sub>
                                            <m:r>
                                              <w:del w:id="275" w:author="Jonathan Ouimet" w:date="2026-06-21T20:57:00Z" w16du:dateUtc="2026-06-22T03:57:00Z">
                                                <w:rPr>
                                                  <w:rFonts w:ascii="Cambria Math" w:eastAsia="Aptos" w:hAnsi="Cambria Math" w:cstheme="minorHAnsi"/>
                                                </w:rPr>
                                                <m:t>1</m:t>
                                              </w:del>
                                            </m:r>
                                          </m:sub>
                                        </m:sSub>
                                        <m:f>
                                          <m:fPr>
                                            <m:ctrlPr>
                                              <w:del w:id="276" w:author="Jonathan Ouimet" w:date="2026-06-21T20:57:00Z" w16du:dateUtc="2026-06-22T03:57:00Z">
                                                <w:rPr>
                                                  <w:rFonts w:ascii="Cambria Math" w:eastAsia="Aptos" w:hAnsi="Cambria Math" w:cstheme="minorHAnsi"/>
                                                  <w:iCs/>
                                                </w:rPr>
                                              </w:del>
                                            </m:ctrlPr>
                                          </m:fPr>
                                          <m:num>
                                            <m:sSubSup>
                                              <m:sSubSupPr>
                                                <m:ctrlPr>
                                                  <w:del w:id="277" w:author="Jonathan Ouimet" w:date="2026-06-21T20:57:00Z" w16du:dateUtc="2026-06-22T03:57:00Z">
                                                    <w:rPr>
                                                      <w:rFonts w:ascii="Cambria Math" w:eastAsia="Aptos" w:hAnsi="Cambria Math" w:cstheme="minorHAnsi"/>
                                                      <w:i/>
                                                      <w:iCs/>
                                                    </w:rPr>
                                                  </w:del>
                                                </m:ctrlPr>
                                              </m:sSubSupPr>
                                              <m:e>
                                                <m:r>
                                                  <w:del w:id="278" w:author="Jonathan Ouimet" w:date="2026-06-21T20:57:00Z" w16du:dateUtc="2026-06-22T03:57:00Z">
                                                    <w:rPr>
                                                      <w:rFonts w:ascii="Cambria Math" w:eastAsia="Aptos" w:hAnsi="Cambria Math" w:cstheme="minorHAnsi"/>
                                                    </w:rPr>
                                                    <m:t>γ</m:t>
                                                  </w:del>
                                                </m:r>
                                              </m:e>
                                              <m:sub>
                                                <m:r>
                                                  <w:del w:id="279" w:author="Jonathan Ouimet" w:date="2026-06-21T20:57:00Z" w16du:dateUtc="2026-06-22T03:57:00Z">
                                                    <w:rPr>
                                                      <w:rFonts w:ascii="Cambria Math" w:eastAsia="Aptos" w:hAnsi="Cambria Math" w:cstheme="minorHAnsi"/>
                                                    </w:rPr>
                                                    <m:t>1</m:t>
                                                  </w:del>
                                                </m:r>
                                              </m:sub>
                                              <m:sup>
                                                <m:r>
                                                  <w:del w:id="280" w:author="Jonathan Ouimet" w:date="2026-06-21T20:57:00Z" w16du:dateUtc="2026-06-22T03:57:00Z">
                                                    <w:rPr>
                                                      <w:rFonts w:ascii="Cambria Math" w:eastAsia="Aptos" w:hAnsi="Cambria Math" w:cstheme="minorHAnsi"/>
                                                    </w:rPr>
                                                    <m:t>s</m:t>
                                                  </w:del>
                                                </m:r>
                                              </m:sup>
                                            </m:sSubSup>
                                          </m:num>
                                          <m:den>
                                            <m:sSubSup>
                                              <m:sSubSupPr>
                                                <m:ctrlPr>
                                                  <w:del w:id="281" w:author="Jonathan Ouimet" w:date="2026-06-21T20:57:00Z" w16du:dateUtc="2026-06-22T03:57:00Z">
                                                    <w:rPr>
                                                      <w:rFonts w:ascii="Cambria Math" w:eastAsia="Aptos" w:hAnsi="Cambria Math" w:cstheme="minorHAnsi"/>
                                                      <w:i/>
                                                      <w:iCs/>
                                                    </w:rPr>
                                                  </w:del>
                                                </m:ctrlPr>
                                              </m:sSubSupPr>
                                              <m:e>
                                                <m:r>
                                                  <w:del w:id="282" w:author="Jonathan Ouimet" w:date="2026-06-21T20:57:00Z" w16du:dateUtc="2026-06-22T03:57:00Z">
                                                    <w:rPr>
                                                      <w:rFonts w:ascii="Cambria Math" w:eastAsia="Aptos" w:hAnsi="Cambria Math" w:cstheme="minorHAnsi"/>
                                                    </w:rPr>
                                                    <m:t>γ</m:t>
                                                  </w:del>
                                                </m:r>
                                              </m:e>
                                              <m:sub>
                                                <m:r>
                                                  <w:del w:id="283" w:author="Jonathan Ouimet" w:date="2026-06-21T20:57:00Z" w16du:dateUtc="2026-06-22T03:57:00Z">
                                                    <w:rPr>
                                                      <w:rFonts w:ascii="Cambria Math" w:eastAsia="Aptos" w:hAnsi="Cambria Math" w:cstheme="minorHAnsi"/>
                                                    </w:rPr>
                                                    <m:t>1</m:t>
                                                  </w:del>
                                                </m:r>
                                              </m:sub>
                                              <m:sup>
                                                <m:r>
                                                  <w:del w:id="284" w:author="Jonathan Ouimet" w:date="2026-06-21T20:57:00Z" w16du:dateUtc="2026-06-22T03:57:00Z">
                                                    <w:rPr>
                                                      <w:rFonts w:ascii="Cambria Math" w:eastAsia="Aptos" w:hAnsi="Cambria Math" w:cstheme="minorHAnsi"/>
                                                    </w:rPr>
                                                    <m:t>m</m:t>
                                                  </w:del>
                                                </m:r>
                                              </m:sup>
                                            </m:sSubSup>
                                          </m:den>
                                        </m:f>
                                        <m:f>
                                          <m:fPr>
                                            <m:ctrlPr>
                                              <w:del w:id="285" w:author="Jonathan Ouimet" w:date="2026-06-21T20:57:00Z" w16du:dateUtc="2026-06-22T03:57:00Z">
                                                <w:rPr>
                                                  <w:rFonts w:ascii="Cambria Math" w:eastAsia="Aptos" w:hAnsi="Cambria Math" w:cstheme="minorHAnsi"/>
                                                  <w:iCs/>
                                                </w:rPr>
                                              </w:del>
                                            </m:ctrlPr>
                                          </m:fPr>
                                          <m:num>
                                            <m:sSubSup>
                                              <m:sSubSupPr>
                                                <m:ctrlPr>
                                                  <w:del w:id="286" w:author="Jonathan Ouimet" w:date="2026-06-21T20:57:00Z" w16du:dateUtc="2026-06-22T03:57:00Z">
                                                    <w:rPr>
                                                      <w:rFonts w:ascii="Cambria Math" w:eastAsia="Aptos" w:hAnsi="Cambria Math" w:cstheme="minorHAnsi"/>
                                                      <w:iCs/>
                                                    </w:rPr>
                                                  </w:del>
                                                </m:ctrlPr>
                                              </m:sSubSupPr>
                                              <m:e>
                                                <m:r>
                                                  <w:del w:id="287" w:author="Jonathan Ouimet" w:date="2026-06-21T20:57:00Z" w16du:dateUtc="2026-06-22T03:57:00Z">
                                                    <m:rPr>
                                                      <m:sty m:val="p"/>
                                                    </m:rPr>
                                                    <w:rPr>
                                                      <w:rFonts w:ascii="Cambria Math" w:eastAsia="Aptos" w:hAnsi="Cambria Math" w:cstheme="minorHAnsi"/>
                                                    </w:rPr>
                                                    <m:t>c</m:t>
                                                  </w:del>
                                                </m:r>
                                              </m:e>
                                              <m:sub>
                                                <m:r>
                                                  <w:del w:id="288" w:author="Jonathan Ouimet" w:date="2026-06-21T20:57:00Z" w16du:dateUtc="2026-06-22T03:57:00Z">
                                                    <m:rPr>
                                                      <m:sty m:val="p"/>
                                                    </m:rPr>
                                                    <w:rPr>
                                                      <w:rFonts w:ascii="Cambria Math" w:eastAsia="Aptos" w:hAnsi="Cambria Math" w:cstheme="minorHAnsi"/>
                                                    </w:rPr>
                                                    <m:t>1</m:t>
                                                  </w:del>
                                                </m:r>
                                              </m:sub>
                                              <m:sup>
                                                <m:r>
                                                  <w:del w:id="289" w:author="Jonathan Ouimet" w:date="2026-06-21T20:57:00Z" w16du:dateUtc="2026-06-22T03:57:00Z">
                                                    <w:rPr>
                                                      <w:rFonts w:ascii="Cambria Math" w:eastAsia="Aptos" w:hAnsi="Cambria Math" w:cstheme="minorHAnsi"/>
                                                    </w:rPr>
                                                    <m:t>s</m:t>
                                                  </w:del>
                                                </m:r>
                                              </m:sup>
                                            </m:sSubSup>
                                          </m:num>
                                          <m:den>
                                            <m:sSubSup>
                                              <m:sSubSupPr>
                                                <m:ctrlPr>
                                                  <w:del w:id="290" w:author="Jonathan Ouimet" w:date="2026-06-21T20:57:00Z" w16du:dateUtc="2026-06-22T03:57:00Z">
                                                    <w:rPr>
                                                      <w:rFonts w:ascii="Cambria Math" w:eastAsia="Aptos" w:hAnsi="Cambria Math" w:cstheme="minorHAnsi"/>
                                                      <w:iCs/>
                                                    </w:rPr>
                                                  </w:del>
                                                </m:ctrlPr>
                                              </m:sSubSupPr>
                                              <m:e>
                                                <m:r>
                                                  <w:del w:id="291" w:author="Jonathan Ouimet" w:date="2026-06-21T20:57:00Z" w16du:dateUtc="2026-06-22T03:57:00Z">
                                                    <m:rPr>
                                                      <m:sty m:val="p"/>
                                                    </m:rPr>
                                                    <w:rPr>
                                                      <w:rFonts w:ascii="Cambria Math" w:eastAsia="Aptos" w:hAnsi="Cambria Math" w:cstheme="minorHAnsi"/>
                                                    </w:rPr>
                                                    <m:t>c</m:t>
                                                  </w:del>
                                                </m:r>
                                              </m:e>
                                              <m:sub>
                                                <m:r>
                                                  <w:del w:id="292" w:author="Jonathan Ouimet" w:date="2026-06-21T20:57:00Z" w16du:dateUtc="2026-06-22T03:57:00Z">
                                                    <m:rPr>
                                                      <m:sty m:val="p"/>
                                                    </m:rPr>
                                                    <w:rPr>
                                                      <w:rFonts w:ascii="Cambria Math" w:eastAsia="Aptos" w:hAnsi="Cambria Math" w:cstheme="minorHAnsi"/>
                                                    </w:rPr>
                                                    <m:t>1</m:t>
                                                  </w:del>
                                                </m:r>
                                              </m:sub>
                                              <m:sup>
                                                <m:r>
                                                  <w:del w:id="293" w:author="Jonathan Ouimet" w:date="2026-06-21T20:57:00Z" w16du:dateUtc="2026-06-22T03:57:00Z">
                                                    <w:rPr>
                                                      <w:rFonts w:ascii="Cambria Math" w:eastAsia="Aptos" w:hAnsi="Cambria Math" w:cstheme="minorHAnsi"/>
                                                    </w:rPr>
                                                    <m:t>m</m:t>
                                                  </w:del>
                                                </m:r>
                                              </m:sup>
                                            </m:sSubSup>
                                          </m:den>
                                        </m:f>
                                      </m:e>
                                    </m:d>
                                  </m:e>
                                  <m:sup>
                                    <m:f>
                                      <m:fPr>
                                        <m:ctrlPr>
                                          <w:del w:id="294" w:author="Jonathan Ouimet" w:date="2026-06-21T20:57:00Z" w16du:dateUtc="2026-06-22T03:57:00Z">
                                            <w:rPr>
                                              <w:rFonts w:ascii="Cambria Math" w:eastAsia="Aptos" w:hAnsi="Cambria Math" w:cstheme="minorHAnsi"/>
                                              <w:iCs/>
                                            </w:rPr>
                                          </w:del>
                                        </m:ctrlPr>
                                      </m:fPr>
                                      <m:num>
                                        <m:d>
                                          <m:dPr>
                                            <m:begChr m:val="|"/>
                                            <m:endChr m:val="|"/>
                                            <m:ctrlPr>
                                              <w:del w:id="295" w:author="Jonathan Ouimet" w:date="2026-06-21T20:57:00Z" w16du:dateUtc="2026-06-22T03:57:00Z">
                                                <w:rPr>
                                                  <w:rFonts w:ascii="Cambria Math" w:eastAsia="Aptos" w:hAnsi="Cambria Math" w:cstheme="minorHAnsi"/>
                                                  <w:i/>
                                                  <w:iCs/>
                                                </w:rPr>
                                              </w:del>
                                            </m:ctrlPr>
                                          </m:dPr>
                                          <m:e>
                                            <m:sSub>
                                              <m:sSubPr>
                                                <m:ctrlPr>
                                                  <w:del w:id="296" w:author="Jonathan Ouimet" w:date="2026-06-21T20:57:00Z" w16du:dateUtc="2026-06-22T03:57:00Z">
                                                    <w:rPr>
                                                      <w:rFonts w:ascii="Cambria Math" w:eastAsia="Aptos" w:hAnsi="Cambria Math" w:cstheme="minorHAnsi"/>
                                                      <w:i/>
                                                      <w:iCs/>
                                                    </w:rPr>
                                                  </w:del>
                                                </m:ctrlPr>
                                              </m:sSubPr>
                                              <m:e>
                                                <m:r>
                                                  <w:del w:id="297" w:author="Jonathan Ouimet" w:date="2026-06-21T20:57:00Z" w16du:dateUtc="2026-06-22T03:57:00Z">
                                                    <w:rPr>
                                                      <w:rFonts w:ascii="Cambria Math" w:eastAsia="Aptos" w:hAnsi="Cambria Math" w:cstheme="minorHAnsi"/>
                                                    </w:rPr>
                                                    <m:t>z</m:t>
                                                  </w:del>
                                                </m:r>
                                              </m:e>
                                              <m:sub>
                                                <m:r>
                                                  <w:del w:id="298" w:author="Jonathan Ouimet" w:date="2026-06-21T20:57:00Z" w16du:dateUtc="2026-06-22T03:57:00Z">
                                                    <w:rPr>
                                                      <w:rFonts w:ascii="Cambria Math" w:eastAsia="Aptos" w:hAnsi="Cambria Math" w:cstheme="minorHAnsi"/>
                                                    </w:rPr>
                                                    <m:t>2</m:t>
                                                  </w:del>
                                                </m:r>
                                              </m:sub>
                                            </m:sSub>
                                          </m:e>
                                        </m:d>
                                      </m:num>
                                      <m:den>
                                        <m:d>
                                          <m:dPr>
                                            <m:begChr m:val="|"/>
                                            <m:endChr m:val="|"/>
                                            <m:ctrlPr>
                                              <w:del w:id="299" w:author="Jonathan Ouimet" w:date="2026-06-21T20:57:00Z" w16du:dateUtc="2026-06-22T03:57:00Z">
                                                <w:rPr>
                                                  <w:rFonts w:ascii="Cambria Math" w:eastAsia="Aptos" w:hAnsi="Cambria Math" w:cstheme="minorHAnsi"/>
                                                  <w:iCs/>
                                                  <w:kern w:val="0"/>
                                                  <w14:ligatures w14:val="none"/>
                                                </w:rPr>
                                              </w:del>
                                            </m:ctrlPr>
                                          </m:dPr>
                                          <m:e>
                                            <m:sSub>
                                              <m:sSubPr>
                                                <m:ctrlPr>
                                                  <w:del w:id="300" w:author="Jonathan Ouimet" w:date="2026-06-21T20:57:00Z" w16du:dateUtc="2026-06-22T03:57:00Z">
                                                    <w:rPr>
                                                      <w:rFonts w:ascii="Cambria Math" w:eastAsia="Aptos" w:hAnsi="Cambria Math" w:cstheme="minorHAnsi"/>
                                                      <w:iCs/>
                                                    </w:rPr>
                                                  </w:del>
                                                </m:ctrlPr>
                                              </m:sSubPr>
                                              <m:e>
                                                <m:r>
                                                  <w:del w:id="301" w:author="Jonathan Ouimet" w:date="2026-06-21T20:57:00Z" w16du:dateUtc="2026-06-22T03:57:00Z">
                                                    <m:rPr>
                                                      <m:sty m:val="p"/>
                                                    </m:rPr>
                                                    <w:rPr>
                                                      <w:rFonts w:ascii="Cambria Math" w:eastAsia="Aptos" w:hAnsi="Cambria Math" w:cstheme="minorHAnsi"/>
                                                    </w:rPr>
                                                    <m:t>z</m:t>
                                                  </w:del>
                                                </m:r>
                                              </m:e>
                                              <m:sub>
                                                <m:r>
                                                  <w:del w:id="302" w:author="Jonathan Ouimet" w:date="2026-06-21T20:57:00Z" w16du:dateUtc="2026-06-22T03:57:00Z">
                                                    <m:rPr>
                                                      <m:sty m:val="p"/>
                                                    </m:rPr>
                                                    <w:rPr>
                                                      <w:rFonts w:ascii="Cambria Math" w:eastAsia="Aptos" w:hAnsi="Cambria Math" w:cstheme="minorHAnsi"/>
                                                    </w:rPr>
                                                    <m:t>1</m:t>
                                                  </w:del>
                                                </m:r>
                                              </m:sub>
                                            </m:sSub>
                                          </m:e>
                                        </m:d>
                                      </m:den>
                                    </m:f>
                                  </m:sup>
                                </m:sSup>
                              </m:e>
                            </m:d>
                            <m:r>
                              <w:del w:id="303" w:author="Jonathan Ouimet" w:date="2026-06-21T20:57:00Z" w16du:dateUtc="2026-06-22T03:57:00Z">
                                <w:rPr>
                                  <w:rFonts w:ascii="Cambria Math" w:eastAsia="Aptos" w:hAnsi="Cambria Math" w:cs="Times New Roman"/>
                                </w:rPr>
                                <m:t>-</m:t>
                              </w:del>
                            </m:r>
                            <m:d>
                              <m:dPr>
                                <m:begChr m:val="|"/>
                                <m:endChr m:val="|"/>
                                <m:ctrlPr>
                                  <w:del w:id="304" w:author="Jonathan Ouimet" w:date="2026-06-21T20:57:00Z" w16du:dateUtc="2026-06-22T03:57:00Z">
                                    <w:rPr>
                                      <w:rFonts w:ascii="Cambria Math" w:eastAsia="Aptos" w:hAnsi="Cambria Math" w:cs="Times New Roman"/>
                                      <w:i/>
                                    </w:rPr>
                                  </w:del>
                                </m:ctrlPr>
                              </m:dPr>
                              <m:e>
                                <m:f>
                                  <m:fPr>
                                    <m:ctrlPr>
                                      <w:del w:id="305" w:author="Jonathan Ouimet" w:date="2026-06-21T20:57:00Z" w16du:dateUtc="2026-06-22T03:57:00Z">
                                        <w:rPr>
                                          <w:rFonts w:ascii="Cambria Math" w:eastAsia="Aptos" w:hAnsi="Cambria Math" w:cs="Times New Roman"/>
                                          <w:i/>
                                        </w:rPr>
                                      </w:del>
                                    </m:ctrlPr>
                                  </m:fPr>
                                  <m:num>
                                    <m:r>
                                      <w:del w:id="306" w:author="Jonathan Ouimet" w:date="2026-06-21T20:57:00Z" w16du:dateUtc="2026-06-22T03:57:00Z">
                                        <w:rPr>
                                          <w:rFonts w:ascii="Cambria Math" w:eastAsia="Aptos" w:hAnsi="Cambria Math" w:cs="Times New Roman"/>
                                        </w:rPr>
                                        <m:t>χ</m:t>
                                      </w:del>
                                    </m:r>
                                  </m:num>
                                  <m:den>
                                    <m:sSub>
                                      <m:sSubPr>
                                        <m:ctrlPr>
                                          <w:del w:id="307" w:author="Jonathan Ouimet" w:date="2026-06-21T20:57:00Z" w16du:dateUtc="2026-06-22T03:57:00Z">
                                            <w:rPr>
                                              <w:rFonts w:ascii="Cambria Math" w:eastAsia="Aptos" w:hAnsi="Cambria Math" w:cs="Times New Roman"/>
                                              <w:i/>
                                            </w:rPr>
                                          </w:del>
                                        </m:ctrlPr>
                                      </m:sSubPr>
                                      <m:e>
                                        <m:r>
                                          <w:del w:id="308" w:author="Jonathan Ouimet" w:date="2026-06-21T20:57:00Z" w16du:dateUtc="2026-06-22T03:57:00Z">
                                            <w:rPr>
                                              <w:rFonts w:ascii="Cambria Math" w:eastAsia="Aptos" w:hAnsi="Cambria Math" w:cs="Times New Roman"/>
                                            </w:rPr>
                                            <m:t>z</m:t>
                                          </w:del>
                                        </m:r>
                                      </m:e>
                                      <m:sub>
                                        <m:r>
                                          <w:del w:id="309" w:author="Jonathan Ouimet" w:date="2026-06-21T20:57:00Z" w16du:dateUtc="2026-06-22T03:57:00Z">
                                            <w:rPr>
                                              <w:rFonts w:ascii="Cambria Math" w:eastAsia="Aptos" w:hAnsi="Cambria Math" w:cs="Times New Roman"/>
                                            </w:rPr>
                                            <m:t>3</m:t>
                                          </w:del>
                                        </m:r>
                                      </m:sub>
                                    </m:sSub>
                                  </m:den>
                                </m:f>
                              </m:e>
                            </m:d>
                          </m:den>
                        </m:f>
                      </m:e>
                    </m:d>
                  </m:e>
                  <m:sup>
                    <m:f>
                      <m:fPr>
                        <m:ctrlPr>
                          <w:del w:id="310" w:author="Jonathan Ouimet" w:date="2026-06-21T20:57:00Z" w16du:dateUtc="2026-06-22T03:57:00Z">
                            <w:rPr>
                              <w:rFonts w:ascii="Cambria Math" w:eastAsia="Aptos" w:hAnsi="Cambria Math" w:cstheme="minorHAnsi"/>
                            </w:rPr>
                          </w:del>
                        </m:ctrlPr>
                      </m:fPr>
                      <m:num>
                        <m:r>
                          <w:del w:id="311" w:author="Jonathan Ouimet" w:date="2026-06-21T20:57:00Z" w16du:dateUtc="2026-06-22T03:57:00Z">
                            <m:rPr>
                              <m:sty m:val="p"/>
                            </m:rPr>
                            <w:rPr>
                              <w:rFonts w:ascii="Cambria Math" w:eastAsia="Aptos" w:hAnsi="Cambria Math" w:cstheme="minorHAnsi"/>
                            </w:rPr>
                            <m:t>1</m:t>
                          </w:del>
                        </m:r>
                      </m:num>
                      <m:den>
                        <m:d>
                          <m:dPr>
                            <m:begChr m:val="|"/>
                            <m:endChr m:val="|"/>
                            <m:ctrlPr>
                              <w:del w:id="312" w:author="Jonathan Ouimet" w:date="2026-06-21T20:57:00Z" w16du:dateUtc="2026-06-22T03:57:00Z">
                                <w:rPr>
                                  <w:rFonts w:ascii="Cambria Math" w:eastAsia="Aptos" w:hAnsi="Cambria Math" w:cstheme="minorHAnsi"/>
                                  <w:kern w:val="0"/>
                                  <w14:ligatures w14:val="none"/>
                                </w:rPr>
                              </w:del>
                            </m:ctrlPr>
                          </m:dPr>
                          <m:e>
                            <m:sSub>
                              <m:sSubPr>
                                <m:ctrlPr>
                                  <w:del w:id="313" w:author="Jonathan Ouimet" w:date="2026-06-21T20:57:00Z" w16du:dateUtc="2026-06-22T03:57:00Z">
                                    <w:rPr>
                                      <w:rFonts w:ascii="Cambria Math" w:eastAsia="Aptos" w:hAnsi="Cambria Math" w:cstheme="minorHAnsi"/>
                                    </w:rPr>
                                  </w:del>
                                </m:ctrlPr>
                              </m:sSubPr>
                              <m:e>
                                <m:r>
                                  <w:del w:id="314" w:author="Jonathan Ouimet" w:date="2026-06-21T20:57:00Z" w16du:dateUtc="2026-06-22T03:57:00Z">
                                    <m:rPr>
                                      <m:sty m:val="p"/>
                                    </m:rPr>
                                    <w:rPr>
                                      <w:rFonts w:ascii="Cambria Math" w:eastAsia="Aptos" w:hAnsi="Cambria Math" w:cstheme="minorHAnsi"/>
                                    </w:rPr>
                                    <m:t>z</m:t>
                                  </w:del>
                                </m:r>
                              </m:e>
                              <m:sub>
                                <m:r>
                                  <w:del w:id="315" w:author="Jonathan Ouimet" w:date="2026-06-21T20:57:00Z" w16du:dateUtc="2026-06-22T03:57:00Z">
                                    <m:rPr>
                                      <m:sty m:val="p"/>
                                    </m:rPr>
                                    <w:rPr>
                                      <w:rFonts w:ascii="Cambria Math" w:eastAsia="Aptos" w:hAnsi="Cambria Math" w:cstheme="minorHAnsi"/>
                                    </w:rPr>
                                    <m:t>3</m:t>
                                  </w:del>
                                </m:r>
                              </m:sub>
                            </m:sSub>
                          </m:e>
                        </m:d>
                      </m:den>
                    </m:f>
                  </m:sup>
                </m:sSup>
              </m:oMath>
            </m:oMathPara>
          </w:p>
        </w:tc>
        <w:tc>
          <w:tcPr>
            <w:tcW w:w="1255" w:type="dxa"/>
          </w:tcPr>
          <w:p w14:paraId="0AB71BC2" w14:textId="77777777" w:rsidR="00EF2498" w:rsidRPr="00F57F69" w:rsidRDefault="00EF2498" w:rsidP="00AD6101">
            <w:pPr>
              <w:jc w:val="center"/>
              <w:rPr>
                <w:rFonts w:cstheme="minorHAnsi"/>
              </w:rPr>
            </w:pPr>
          </w:p>
        </w:tc>
      </w:tr>
    </w:tbl>
    <w:p w14:paraId="4082B039" w14:textId="3ACC88C4" w:rsidR="007A6905" w:rsidRDefault="007A6905" w:rsidP="007A6905">
      <w:pPr>
        <w:pStyle w:val="ListParagraph"/>
        <w:tabs>
          <w:tab w:val="left" w:pos="270"/>
        </w:tabs>
        <w:ind w:left="0"/>
        <w:rPr>
          <w:rFonts w:eastAsiaTheme="minorEastAsia"/>
        </w:rPr>
      </w:pPr>
      <w:r>
        <w:rPr>
          <w:rFonts w:eastAsiaTheme="minorEastAsia"/>
        </w:rPr>
        <w:t xml:space="preserve">**This means that we likely </w:t>
      </w:r>
      <w:r w:rsidRPr="007A6905">
        <w:rPr>
          <w:rFonts w:eastAsiaTheme="minorEastAsia"/>
          <w:b/>
          <w:bCs/>
          <w:color w:val="EE0000"/>
        </w:rPr>
        <w:t>cannot</w:t>
      </w:r>
      <w:r w:rsidRPr="007A6905">
        <w:rPr>
          <w:rFonts w:eastAsiaTheme="minorEastAsia"/>
          <w:color w:val="EE0000"/>
        </w:rPr>
        <w:t xml:space="preserve"> </w:t>
      </w:r>
      <w:r>
        <w:rPr>
          <w:rFonts w:eastAsiaTheme="minorEastAsia"/>
        </w:rPr>
        <w:t xml:space="preserve">use the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11</m:t>
            </m:r>
          </m:sub>
        </m:sSub>
      </m:oMath>
      <w:r>
        <w:rPr>
          <w:rFonts w:eastAsiaTheme="minorEastAsia"/>
        </w:rPr>
        <w:t xml:space="preserve"> from the single salt experiments as the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11</m:t>
            </m:r>
          </m:sub>
        </m:sSub>
      </m:oMath>
      <w:r>
        <w:rPr>
          <w:rFonts w:eastAsiaTheme="minorEastAsia"/>
        </w:rPr>
        <w:t xml:space="preserve"> that shows up in the multi-salt system. Even though we previously labeled them the same, they are fundamentally different because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oMath>
      <w:r>
        <w:rPr>
          <w:rFonts w:eastAsiaTheme="minorEastAsia"/>
        </w:rPr>
        <w:t xml:space="preserve"> is dependent on the composition of the external solution.</w:t>
      </w:r>
    </w:p>
    <w:p w14:paraId="7E7C6CDC" w14:textId="77777777" w:rsidR="00EF2498" w:rsidRDefault="00EF2498" w:rsidP="00484485">
      <w:pPr>
        <w:pStyle w:val="ListParagraph"/>
        <w:tabs>
          <w:tab w:val="left" w:pos="270"/>
        </w:tabs>
        <w:ind w:left="0"/>
      </w:pPr>
    </w:p>
    <w:p w14:paraId="0C55555E" w14:textId="62DCD72C" w:rsidR="007A6905" w:rsidRDefault="007A6905" w:rsidP="00484485">
      <w:pPr>
        <w:pStyle w:val="ListParagraph"/>
        <w:tabs>
          <w:tab w:val="left" w:pos="270"/>
        </w:tabs>
        <w:ind w:left="0"/>
        <w:rPr>
          <w:rFonts w:eastAsiaTheme="minorEastAsia"/>
        </w:rPr>
      </w:pPr>
      <w:r>
        <w:rPr>
          <w:rFonts w:eastAsiaTheme="minorEastAsia"/>
        </w:rPr>
        <w:t xml:space="preserve">While this equation could be solved with a solver, there are to many unknowns. Specifically, we do not know the activity coefficients or the reference states. As such, it would be helpful to generalize the partition coefficient into some lumped parameters. </w:t>
      </w:r>
    </w:p>
    <w:p w14:paraId="62892144" w14:textId="77777777" w:rsidR="007A6905" w:rsidRDefault="007A6905" w:rsidP="00484485">
      <w:pPr>
        <w:pStyle w:val="ListParagraph"/>
        <w:tabs>
          <w:tab w:val="left" w:pos="270"/>
        </w:tabs>
        <w:ind w:left="0"/>
        <w:rPr>
          <w:rFonts w:eastAsiaTheme="minorEastAsia"/>
        </w:rPr>
      </w:pPr>
    </w:p>
    <w:p w14:paraId="1D0BF73B" w14:textId="4DBCBCA1" w:rsidR="007A6905" w:rsidRDefault="007A6905" w:rsidP="00484485">
      <w:pPr>
        <w:pStyle w:val="ListParagraph"/>
        <w:tabs>
          <w:tab w:val="left" w:pos="270"/>
        </w:tabs>
        <w:ind w:left="0"/>
        <w:rPr>
          <w:rFonts w:eastAsiaTheme="minorEastAsia"/>
        </w:rPr>
      </w:pPr>
      <w:r>
        <w:rPr>
          <w:rFonts w:eastAsiaTheme="minorEastAsia"/>
        </w:rPr>
        <w:t xml:space="preserve">For a one salt (two ion system) we can derive the following suggestions. </w:t>
      </w:r>
    </w:p>
    <w:p w14:paraId="698F2107" w14:textId="77777777" w:rsidR="007A6905" w:rsidRPr="00A63D15" w:rsidRDefault="007A6905" w:rsidP="007A6905">
      <w:pPr>
        <w:rPr>
          <w:rFonts w:eastAsiaTheme="minorEastAsia" w:cstheme="minorHAnsi"/>
          <w:iCs/>
        </w:rPr>
      </w:pPr>
      <w:r>
        <w:rPr>
          <w:rFonts w:cstheme="minorHAnsi"/>
          <w:iCs/>
        </w:rPr>
        <w:t xml:space="preserve">In the limit that </w:t>
      </w:r>
      <m:oMath>
        <m:sSubSup>
          <m:sSubSupPr>
            <m:ctrlPr>
              <w:rPr>
                <w:rFonts w:ascii="Cambria Math" w:hAnsi="Cambria Math" w:cstheme="minorHAnsi"/>
                <w:i/>
                <w:iCs/>
              </w:rPr>
            </m:ctrlPr>
          </m:sSubSupPr>
          <m:e>
            <m:r>
              <w:rPr>
                <w:rFonts w:ascii="Cambria Math" w:hAnsi="Cambria Math" w:cstheme="minorHAnsi"/>
              </w:rPr>
              <m:t>c</m:t>
            </m:r>
          </m:e>
          <m:sub>
            <m:r>
              <w:rPr>
                <w:rFonts w:ascii="Cambria Math" w:hAnsi="Cambria Math" w:cstheme="minorHAnsi"/>
              </w:rPr>
              <m:t>2</m:t>
            </m:r>
          </m:sub>
          <m:sup>
            <m:r>
              <w:rPr>
                <w:rFonts w:ascii="Cambria Math" w:hAnsi="Cambria Math" w:cstheme="minorHAnsi"/>
              </w:rPr>
              <m:t>s</m:t>
            </m:r>
          </m:sup>
        </m:sSubSup>
        <m:r>
          <w:rPr>
            <w:rFonts w:ascii="Cambria Math" w:hAnsi="Cambria Math" w:cstheme="minorHAnsi"/>
          </w:rPr>
          <m:t>→0</m:t>
        </m:r>
      </m:oMath>
    </w:p>
    <w:tbl>
      <w:tblPr>
        <w:tblStyle w:val="TableGrid"/>
        <w:tblW w:w="0" w:type="auto"/>
        <w:jc w:val="center"/>
        <w:tblLook w:val="04A0" w:firstRow="1" w:lastRow="0" w:firstColumn="1" w:lastColumn="0" w:noHBand="0" w:noVBand="1"/>
      </w:tblPr>
      <w:tblGrid>
        <w:gridCol w:w="8095"/>
        <w:gridCol w:w="1255"/>
      </w:tblGrid>
      <w:tr w:rsidR="007A6905" w:rsidRPr="00F57F69" w14:paraId="509609D7" w14:textId="77777777" w:rsidTr="00AD6101">
        <w:trPr>
          <w:jc w:val="center"/>
        </w:trPr>
        <w:tc>
          <w:tcPr>
            <w:tcW w:w="8095" w:type="dxa"/>
          </w:tcPr>
          <w:p w14:paraId="19920AA2" w14:textId="45AD6009" w:rsidR="007A6905" w:rsidRPr="0036312C" w:rsidRDefault="00000000" w:rsidP="00AD6101">
            <w:pPr>
              <w:jc w:val="center"/>
              <w:rPr>
                <w:rFonts w:eastAsiaTheme="minorEastAsia" w:cstheme="minorHAnsi"/>
                <w:iCs/>
              </w:rPr>
            </w:pPr>
            <m:oMathPara>
              <m:oMath>
                <m:sSub>
                  <m:sSubPr>
                    <m:ctrlPr>
                      <w:rPr>
                        <w:rFonts w:ascii="Cambria Math" w:eastAsia="Times New Roman" w:hAnsi="Cambria Math" w:cs="Calibri"/>
                        <w:i/>
                        <w:iCs/>
                      </w:rPr>
                    </m:ctrlPr>
                  </m:sSubPr>
                  <m:e>
                    <m:r>
                      <w:rPr>
                        <w:rFonts w:ascii="Cambria Math" w:eastAsia="Times New Roman" w:hAnsi="Cambria Math" w:cs="Calibri"/>
                      </w:rPr>
                      <m:t>H</m:t>
                    </m:r>
                  </m:e>
                  <m:sub>
                    <m:r>
                      <w:rPr>
                        <w:rFonts w:ascii="Cambria Math" w:eastAsia="Times New Roman" w:hAnsi="Cambria Math" w:cs="Calibri"/>
                      </w:rPr>
                      <m:t>1</m:t>
                    </m:r>
                  </m:sub>
                </m:sSub>
                <m:r>
                  <w:rPr>
                    <w:rFonts w:ascii="Cambria Math" w:eastAsia="Times New Roman" w:hAnsi="Cambria Math" w:cs="Calibri"/>
                  </w:rPr>
                  <m:t>=</m:t>
                </m:r>
                <m:f>
                  <m:fPr>
                    <m:ctrlPr>
                      <w:rPr>
                        <w:rFonts w:ascii="Cambria Math" w:eastAsia="Times New Roman" w:hAnsi="Cambria Math" w:cs="Calibri"/>
                        <w:i/>
                        <w:iCs/>
                      </w:rPr>
                    </m:ctrlPr>
                  </m:fPr>
                  <m:num>
                    <m:d>
                      <m:dPr>
                        <m:begChr m:val="|"/>
                        <m:endChr m:val="|"/>
                        <m:ctrlPr>
                          <w:rPr>
                            <w:rFonts w:ascii="Cambria Math" w:eastAsia="Times New Roman" w:hAnsi="Cambria Math" w:cs="Calibri"/>
                            <w:i/>
                            <w:iCs/>
                          </w:rPr>
                        </m:ctrlPr>
                      </m:dPr>
                      <m:e>
                        <m:r>
                          <w:rPr>
                            <w:rFonts w:ascii="Cambria Math" w:eastAsia="Times New Roman" w:hAnsi="Cambria Math" w:cs="Calibri"/>
                          </w:rPr>
                          <m:t>χ</m:t>
                        </m:r>
                      </m:e>
                    </m:d>
                    <m:r>
                      <w:rPr>
                        <w:rFonts w:ascii="Cambria Math" w:eastAsia="Times New Roman" w:hAnsi="Cambria Math" w:cs="Calibri"/>
                      </w:rPr>
                      <m:t>+</m:t>
                    </m:r>
                    <m:rad>
                      <m:radPr>
                        <m:degHide m:val="1"/>
                        <m:ctrlPr>
                          <w:rPr>
                            <w:rFonts w:ascii="Cambria Math" w:eastAsia="Times New Roman" w:hAnsi="Cambria Math" w:cs="Calibri"/>
                            <w:i/>
                            <w:iCs/>
                          </w:rPr>
                        </m:ctrlPr>
                      </m:radPr>
                      <m:deg/>
                      <m:e>
                        <m:sSup>
                          <m:sSupPr>
                            <m:ctrlPr>
                              <w:rPr>
                                <w:rFonts w:ascii="Cambria Math" w:eastAsia="Times New Roman" w:hAnsi="Cambria Math" w:cs="Calibri"/>
                                <w:i/>
                                <w:iCs/>
                              </w:rPr>
                            </m:ctrlPr>
                          </m:sSupPr>
                          <m:e>
                            <m:d>
                              <m:dPr>
                                <m:begChr m:val="|"/>
                                <m:endChr m:val="|"/>
                                <m:ctrlPr>
                                  <w:rPr>
                                    <w:rFonts w:ascii="Cambria Math" w:eastAsia="Times New Roman" w:hAnsi="Cambria Math" w:cs="Calibri"/>
                                    <w:i/>
                                    <w:iCs/>
                                  </w:rPr>
                                </m:ctrlPr>
                              </m:dPr>
                              <m:e>
                                <m:r>
                                  <w:rPr>
                                    <w:rFonts w:ascii="Cambria Math" w:eastAsia="Times New Roman" w:hAnsi="Cambria Math" w:cs="Calibri"/>
                                  </w:rPr>
                                  <m:t>χ</m:t>
                                </m:r>
                              </m:e>
                            </m:d>
                          </m:e>
                          <m:sup>
                            <m:r>
                              <w:rPr>
                                <w:rFonts w:ascii="Cambria Math" w:eastAsia="Times New Roman" w:hAnsi="Cambria Math" w:cs="Calibri"/>
                              </w:rPr>
                              <m:t>2</m:t>
                            </m:r>
                          </m:sup>
                        </m:sSup>
                        <m:r>
                          <w:rPr>
                            <w:rFonts w:ascii="Cambria Math" w:eastAsia="Times New Roman" w:hAnsi="Cambria Math" w:cs="Calibri"/>
                          </w:rPr>
                          <m:t>+4</m:t>
                        </m:r>
                        <m:sSup>
                          <m:sSupPr>
                            <m:ctrlPr>
                              <w:rPr>
                                <w:rFonts w:ascii="Cambria Math" w:eastAsia="Times New Roman" w:hAnsi="Cambria Math" w:cs="Calibri"/>
                                <w:i/>
                                <w:iCs/>
                              </w:rPr>
                            </m:ctrlPr>
                          </m:sSupPr>
                          <m:e>
                            <m:sSubSup>
                              <m:sSubSupPr>
                                <m:ctrlPr>
                                  <w:rPr>
                                    <w:rFonts w:ascii="Cambria Math" w:eastAsia="Times New Roman" w:hAnsi="Cambria Math" w:cs="Calibri"/>
                                    <w:i/>
                                    <w:iCs/>
                                  </w:rPr>
                                </m:ctrlPr>
                              </m:sSubSupPr>
                              <m:e>
                                <m:r>
                                  <w:rPr>
                                    <w:rFonts w:ascii="Cambria Math" w:eastAsia="Times New Roman" w:hAnsi="Cambria Math" w:cs="Calibri"/>
                                  </w:rPr>
                                  <m:t>c</m:t>
                                </m:r>
                              </m:e>
                              <m:sub>
                                <m:r>
                                  <w:rPr>
                                    <w:rFonts w:ascii="Cambria Math" w:eastAsia="Times New Roman" w:hAnsi="Cambria Math" w:cs="Calibri"/>
                                  </w:rPr>
                                  <m:t>1</m:t>
                                </m:r>
                              </m:sub>
                              <m:sup>
                                <m:r>
                                  <w:rPr>
                                    <w:rFonts w:ascii="Cambria Math" w:eastAsia="Times New Roman" w:hAnsi="Cambria Math" w:cs="Calibri"/>
                                  </w:rPr>
                                  <m:t>s</m:t>
                                </m:r>
                              </m:sup>
                            </m:sSubSup>
                          </m:e>
                          <m:sup>
                            <m:r>
                              <w:rPr>
                                <w:rFonts w:ascii="Cambria Math" w:eastAsia="Times New Roman" w:hAnsi="Cambria Math" w:cs="Calibri"/>
                              </w:rPr>
                              <m:t>2</m:t>
                            </m:r>
                          </m:sup>
                        </m:sSup>
                      </m:e>
                    </m:rad>
                  </m:num>
                  <m:den>
                    <m:r>
                      <w:rPr>
                        <w:rFonts w:ascii="Cambria Math" w:eastAsia="Times New Roman" w:hAnsi="Cambria Math" w:cs="Calibri"/>
                      </w:rPr>
                      <m:t>2</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den>
                </m:f>
                <m:r>
                  <w:rPr>
                    <w:rFonts w:ascii="Cambria Math" w:eastAsia="Times New Roman" w:hAnsi="Cambria Math" w:cs="Calibri"/>
                  </w:rPr>
                  <m:t>⟹</m:t>
                </m:r>
                <m:sSub>
                  <m:sSubPr>
                    <m:ctrlPr>
                      <w:rPr>
                        <w:rFonts w:ascii="Cambria Math" w:eastAsia="Times New Roman" w:hAnsi="Cambria Math" w:cs="Calibri"/>
                        <w:i/>
                        <w:iCs/>
                      </w:rPr>
                    </m:ctrlPr>
                  </m:sSubPr>
                  <m:e>
                    <m:r>
                      <w:rPr>
                        <w:rFonts w:ascii="Cambria Math" w:eastAsia="Times New Roman" w:hAnsi="Cambria Math" w:cs="Calibri"/>
                      </w:rPr>
                      <m:t>H</m:t>
                    </m:r>
                  </m:e>
                  <m:sub>
                    <m:r>
                      <w:rPr>
                        <w:rFonts w:ascii="Cambria Math" w:eastAsia="Times New Roman" w:hAnsi="Cambria Math" w:cs="Calibri"/>
                      </w:rPr>
                      <m:t>1</m:t>
                    </m:r>
                  </m:sub>
                </m:sSub>
                <m:r>
                  <w:rPr>
                    <w:rFonts w:ascii="Cambria Math" w:eastAsia="Times New Roman" w:hAnsi="Cambria Math" w:cs="Calibri"/>
                  </w:rPr>
                  <m:t>=</m:t>
                </m:r>
                <m:f>
                  <m:fPr>
                    <m:ctrlPr>
                      <w:rPr>
                        <w:rFonts w:ascii="Cambria Math" w:eastAsia="Times New Roman" w:hAnsi="Cambria Math" w:cs="Calibri"/>
                        <w:i/>
                        <w:iCs/>
                      </w:rPr>
                    </m:ctrlPr>
                  </m:fPr>
                  <m:num>
                    <m:d>
                      <m:dPr>
                        <m:begChr m:val="|"/>
                        <m:endChr m:val="|"/>
                        <m:ctrlPr>
                          <w:rPr>
                            <w:rFonts w:ascii="Cambria Math" w:eastAsia="Times New Roman" w:hAnsi="Cambria Math" w:cs="Calibri"/>
                            <w:i/>
                            <w:iCs/>
                          </w:rPr>
                        </m:ctrlPr>
                      </m:dPr>
                      <m:e>
                        <m:r>
                          <w:rPr>
                            <w:rFonts w:ascii="Cambria Math" w:eastAsia="Times New Roman" w:hAnsi="Cambria Math" w:cs="Calibri"/>
                          </w:rPr>
                          <m:t>χ</m:t>
                        </m:r>
                      </m:e>
                    </m:d>
                  </m:num>
                  <m:den>
                    <m:r>
                      <w:rPr>
                        <w:rFonts w:ascii="Cambria Math" w:eastAsia="Times New Roman" w:hAnsi="Cambria Math" w:cs="Calibri"/>
                      </w:rPr>
                      <m:t>2</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den>
                </m:f>
                <m:r>
                  <w:rPr>
                    <w:rFonts w:ascii="Cambria Math" w:eastAsia="Times New Roman" w:hAnsi="Cambria Math" w:cs="Calibri"/>
                  </w:rPr>
                  <m:t>+</m:t>
                </m:r>
                <m:rad>
                  <m:radPr>
                    <m:degHide m:val="1"/>
                    <m:ctrlPr>
                      <w:rPr>
                        <w:rFonts w:ascii="Cambria Math" w:eastAsia="Times New Roman" w:hAnsi="Cambria Math" w:cs="Calibri"/>
                        <w:i/>
                        <w:iCs/>
                      </w:rPr>
                    </m:ctrlPr>
                  </m:radPr>
                  <m:deg/>
                  <m:e>
                    <m:sSup>
                      <m:sSupPr>
                        <m:ctrlPr>
                          <w:rPr>
                            <w:rFonts w:ascii="Cambria Math" w:eastAsia="Times New Roman" w:hAnsi="Cambria Math" w:cs="Calibri"/>
                            <w:i/>
                            <w:iCs/>
                          </w:rPr>
                        </m:ctrlPr>
                      </m:sSupPr>
                      <m:e>
                        <m:d>
                          <m:dPr>
                            <m:ctrlPr>
                              <w:rPr>
                                <w:rFonts w:ascii="Cambria Math" w:eastAsia="Times New Roman" w:hAnsi="Cambria Math" w:cs="Calibri"/>
                                <w:i/>
                                <w:iCs/>
                              </w:rPr>
                            </m:ctrlPr>
                          </m:dPr>
                          <m:e>
                            <m:f>
                              <m:fPr>
                                <m:ctrlPr>
                                  <w:rPr>
                                    <w:rFonts w:ascii="Cambria Math" w:eastAsia="Times New Roman" w:hAnsi="Cambria Math" w:cs="Calibri"/>
                                    <w:i/>
                                    <w:iCs/>
                                  </w:rPr>
                                </m:ctrlPr>
                              </m:fPr>
                              <m:num>
                                <m:d>
                                  <m:dPr>
                                    <m:begChr m:val="|"/>
                                    <m:endChr m:val="|"/>
                                    <m:ctrlPr>
                                      <w:rPr>
                                        <w:rFonts w:ascii="Cambria Math" w:eastAsia="Times New Roman" w:hAnsi="Cambria Math" w:cs="Calibri"/>
                                        <w:i/>
                                        <w:iCs/>
                                      </w:rPr>
                                    </m:ctrlPr>
                                  </m:dPr>
                                  <m:e>
                                    <m:r>
                                      <w:rPr>
                                        <w:rFonts w:ascii="Cambria Math" w:eastAsia="Times New Roman" w:hAnsi="Cambria Math" w:cs="Calibri"/>
                                      </w:rPr>
                                      <m:t>χ</m:t>
                                    </m:r>
                                  </m:e>
                                </m:d>
                              </m:num>
                              <m:den>
                                <m:r>
                                  <w:rPr>
                                    <w:rFonts w:ascii="Cambria Math" w:eastAsia="Times New Roman" w:hAnsi="Cambria Math" w:cs="Calibri"/>
                                  </w:rPr>
                                  <m:t>2</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den>
                            </m:f>
                          </m:e>
                        </m:d>
                      </m:e>
                      <m:sup>
                        <m:r>
                          <w:rPr>
                            <w:rFonts w:ascii="Cambria Math" w:eastAsia="Times New Roman" w:hAnsi="Cambria Math" w:cs="Calibri"/>
                          </w:rPr>
                          <m:t>2</m:t>
                        </m:r>
                      </m:sup>
                    </m:sSup>
                    <m:r>
                      <w:rPr>
                        <w:rFonts w:ascii="Cambria Math" w:eastAsia="Times New Roman" w:hAnsi="Cambria Math" w:cs="Calibri"/>
                      </w:rPr>
                      <m:t>+1</m:t>
                    </m:r>
                  </m:e>
                </m:rad>
              </m:oMath>
            </m:oMathPara>
          </w:p>
        </w:tc>
        <w:tc>
          <w:tcPr>
            <w:tcW w:w="1255" w:type="dxa"/>
          </w:tcPr>
          <w:p w14:paraId="12AEA253" w14:textId="77777777" w:rsidR="007A6905" w:rsidRPr="00F57F69" w:rsidRDefault="007A6905" w:rsidP="00AD6101">
            <w:pPr>
              <w:jc w:val="center"/>
              <w:rPr>
                <w:rFonts w:cstheme="minorHAnsi"/>
              </w:rPr>
            </w:pPr>
          </w:p>
        </w:tc>
      </w:tr>
      <w:tr w:rsidR="007A6905" w:rsidRPr="00F57F69" w14:paraId="18DD475D" w14:textId="77777777" w:rsidTr="00AD6101">
        <w:trPr>
          <w:jc w:val="center"/>
        </w:trPr>
        <w:tc>
          <w:tcPr>
            <w:tcW w:w="8095" w:type="dxa"/>
          </w:tcPr>
          <w:p w14:paraId="27046615" w14:textId="77777777" w:rsidR="007A6905" w:rsidRPr="0036312C" w:rsidRDefault="00000000" w:rsidP="00AD6101">
            <w:pPr>
              <w:jc w:val="center"/>
              <w:rPr>
                <w:rFonts w:ascii="Calibri" w:eastAsia="Calibri" w:hAnsi="Calibri" w:cs="Calibri"/>
                <w:iCs/>
              </w:rPr>
            </w:pPr>
            <m:oMathPara>
              <m:oMath>
                <m:sSub>
                  <m:sSubPr>
                    <m:ctrlPr>
                      <w:rPr>
                        <w:rFonts w:ascii="Cambria Math" w:eastAsia="Calibri" w:hAnsi="Cambria Math" w:cs="Calibri"/>
                        <w:i/>
                        <w:iCs/>
                      </w:rPr>
                    </m:ctrlPr>
                  </m:sSubPr>
                  <m:e>
                    <m:r>
                      <w:rPr>
                        <w:rFonts w:ascii="Cambria Math" w:eastAsia="Calibri" w:hAnsi="Cambria Math" w:cs="Calibri"/>
                      </w:rPr>
                      <m:t>H</m:t>
                    </m:r>
                  </m:e>
                  <m:sub>
                    <m:r>
                      <w:rPr>
                        <w:rFonts w:ascii="Cambria Math" w:eastAsia="Calibri" w:hAnsi="Cambria Math" w:cs="Calibri"/>
                      </w:rPr>
                      <m:t>1</m:t>
                    </m:r>
                  </m:sub>
                </m:sSub>
                <m:r>
                  <w:rPr>
                    <w:rFonts w:ascii="Cambria Math" w:eastAsia="Calibri" w:hAnsi="Cambria Math" w:cs="Calibri"/>
                  </w:rPr>
                  <m:t>=</m:t>
                </m:r>
                <m:sSub>
                  <m:sSubPr>
                    <m:ctrlPr>
                      <w:rPr>
                        <w:rFonts w:ascii="Cambria Math" w:eastAsia="Calibri" w:hAnsi="Cambria Math" w:cs="Calibri"/>
                        <w:i/>
                        <w:iCs/>
                      </w:rPr>
                    </m:ctrlPr>
                  </m:sSubPr>
                  <m:e>
                    <m:r>
                      <w:rPr>
                        <w:rFonts w:ascii="Cambria Math" w:eastAsia="Calibri" w:hAnsi="Cambria Math" w:cs="Calibri"/>
                      </w:rPr>
                      <m:t>β</m:t>
                    </m:r>
                  </m:e>
                  <m:sub>
                    <m:r>
                      <w:rPr>
                        <w:rFonts w:ascii="Cambria Math" w:eastAsia="Calibri" w:hAnsi="Cambria Math" w:cs="Calibri"/>
                      </w:rPr>
                      <m:t>0</m:t>
                    </m:r>
                  </m:sub>
                </m:sSub>
                <m:r>
                  <w:rPr>
                    <w:rFonts w:ascii="Cambria Math" w:eastAsia="Calibri" w:hAnsi="Cambria Math" w:cs="Calibri"/>
                  </w:rPr>
                  <m:t>+</m:t>
                </m:r>
                <m:sSub>
                  <m:sSubPr>
                    <m:ctrlPr>
                      <w:rPr>
                        <w:rFonts w:ascii="Cambria Math" w:eastAsia="Calibri" w:hAnsi="Cambria Math" w:cs="Calibri"/>
                        <w:i/>
                        <w:iCs/>
                      </w:rPr>
                    </m:ctrlPr>
                  </m:sSubPr>
                  <m:e>
                    <m:r>
                      <w:rPr>
                        <w:rFonts w:ascii="Cambria Math" w:eastAsia="Calibri" w:hAnsi="Cambria Math" w:cs="Calibri"/>
                      </w:rPr>
                      <m:t>β</m:t>
                    </m:r>
                  </m:e>
                  <m:sub>
                    <m:r>
                      <w:rPr>
                        <w:rFonts w:ascii="Cambria Math" w:eastAsia="Calibri" w:hAnsi="Cambria Math" w:cs="Calibri"/>
                      </w:rPr>
                      <m:t>1</m:t>
                    </m:r>
                  </m:sub>
                </m:sSub>
                <m:sSubSup>
                  <m:sSubSupPr>
                    <m:ctrlPr>
                      <w:rPr>
                        <w:rFonts w:ascii="Cambria Math" w:eastAsia="Calibri" w:hAnsi="Cambria Math" w:cs="Calibri"/>
                        <w:i/>
                        <w:iCs/>
                      </w:rPr>
                    </m:ctrlPr>
                  </m:sSubSupPr>
                  <m:e>
                    <m:r>
                      <w:rPr>
                        <w:rFonts w:ascii="Cambria Math" w:eastAsia="Calibri" w:hAnsi="Cambria Math" w:cs="Calibri"/>
                      </w:rPr>
                      <m:t>c</m:t>
                    </m:r>
                  </m:e>
                  <m:sub>
                    <m:r>
                      <w:rPr>
                        <w:rFonts w:ascii="Cambria Math" w:eastAsia="Calibri" w:hAnsi="Cambria Math" w:cs="Calibri"/>
                      </w:rPr>
                      <m:t>1</m:t>
                    </m:r>
                  </m:sub>
                  <m:sup>
                    <m:r>
                      <w:rPr>
                        <w:rFonts w:ascii="Cambria Math" w:eastAsia="Calibri" w:hAnsi="Cambria Math" w:cs="Calibri"/>
                      </w:rPr>
                      <m:t>s</m:t>
                    </m:r>
                  </m:sup>
                </m:sSubSup>
              </m:oMath>
            </m:oMathPara>
          </w:p>
          <w:p w14:paraId="10D8A14F" w14:textId="77777777" w:rsidR="000607EC" w:rsidRPr="000607EC" w:rsidRDefault="00000000" w:rsidP="00AD6101">
            <w:pPr>
              <w:jc w:val="center"/>
              <w:rPr>
                <w:rFonts w:ascii="Calibri" w:eastAsia="Calibri" w:hAnsi="Calibri" w:cs="Calibri"/>
                <w:iCs/>
              </w:rPr>
            </w:pPr>
            <m:oMathPara>
              <m:oMath>
                <m:sSub>
                  <m:sSubPr>
                    <m:ctrlPr>
                      <w:rPr>
                        <w:rFonts w:ascii="Cambria Math" w:eastAsia="Calibri" w:hAnsi="Cambria Math" w:cs="Calibri"/>
                        <w:i/>
                        <w:iCs/>
                      </w:rPr>
                    </m:ctrlPr>
                  </m:sSubPr>
                  <m:e>
                    <m:r>
                      <w:rPr>
                        <w:rFonts w:ascii="Cambria Math" w:eastAsia="Calibri" w:hAnsi="Cambria Math" w:cs="Calibri"/>
                      </w:rPr>
                      <m:t>H</m:t>
                    </m:r>
                  </m:e>
                  <m:sub>
                    <m:r>
                      <w:rPr>
                        <w:rFonts w:ascii="Cambria Math" w:eastAsia="Calibri" w:hAnsi="Cambria Math" w:cs="Calibri"/>
                      </w:rPr>
                      <m:t>1</m:t>
                    </m:r>
                  </m:sub>
                </m:sSub>
                <m:r>
                  <w:rPr>
                    <w:rFonts w:ascii="Cambria Math" w:eastAsia="Calibri" w:hAnsi="Cambria Math" w:cs="Calibri"/>
                  </w:rPr>
                  <m:t>=</m:t>
                </m:r>
                <m:sSub>
                  <m:sSubPr>
                    <m:ctrlPr>
                      <w:rPr>
                        <w:rFonts w:ascii="Cambria Math" w:eastAsia="Calibri" w:hAnsi="Cambria Math" w:cs="Calibri"/>
                        <w:i/>
                        <w:iCs/>
                      </w:rPr>
                    </m:ctrlPr>
                  </m:sSubPr>
                  <m:e>
                    <m:r>
                      <w:rPr>
                        <w:rFonts w:ascii="Cambria Math" w:eastAsia="Calibri" w:hAnsi="Cambria Math" w:cs="Calibri"/>
                      </w:rPr>
                      <m:t>β</m:t>
                    </m:r>
                  </m:e>
                  <m:sub>
                    <m:r>
                      <w:rPr>
                        <w:rFonts w:ascii="Cambria Math" w:eastAsia="Calibri" w:hAnsi="Cambria Math" w:cs="Calibri"/>
                      </w:rPr>
                      <m:t>0</m:t>
                    </m:r>
                  </m:sub>
                </m:sSub>
                <m:r>
                  <w:rPr>
                    <w:rFonts w:ascii="Cambria Math" w:eastAsia="Calibri" w:hAnsi="Cambria Math" w:cs="Calibri"/>
                  </w:rPr>
                  <m:t>+</m:t>
                </m:r>
                <m:sSub>
                  <m:sSubPr>
                    <m:ctrlPr>
                      <w:rPr>
                        <w:rFonts w:ascii="Cambria Math" w:eastAsia="Calibri" w:hAnsi="Cambria Math" w:cs="Calibri"/>
                        <w:i/>
                        <w:iCs/>
                      </w:rPr>
                    </m:ctrlPr>
                  </m:sSubPr>
                  <m:e>
                    <m:r>
                      <w:rPr>
                        <w:rFonts w:ascii="Cambria Math" w:eastAsia="Calibri" w:hAnsi="Cambria Math" w:cs="Calibri"/>
                      </w:rPr>
                      <m:t>β</m:t>
                    </m:r>
                  </m:e>
                  <m:sub>
                    <m:r>
                      <w:rPr>
                        <w:rFonts w:ascii="Cambria Math" w:eastAsia="Calibri" w:hAnsi="Cambria Math" w:cs="Calibri"/>
                      </w:rPr>
                      <m:t>1</m:t>
                    </m:r>
                  </m:sub>
                </m:sSub>
                <m:d>
                  <m:dPr>
                    <m:ctrlPr>
                      <w:rPr>
                        <w:rFonts w:ascii="Cambria Math" w:eastAsia="Calibri" w:hAnsi="Cambria Math" w:cs="Calibri"/>
                        <w:i/>
                        <w:iCs/>
                      </w:rPr>
                    </m:ctrlPr>
                  </m:dPr>
                  <m:e>
                    <m:f>
                      <m:fPr>
                        <m:ctrlPr>
                          <w:rPr>
                            <w:rFonts w:ascii="Cambria Math" w:eastAsia="Calibri" w:hAnsi="Cambria Math" w:cs="Calibri"/>
                            <w:i/>
                            <w:iCs/>
                          </w:rPr>
                        </m:ctrlPr>
                      </m:fPr>
                      <m:num>
                        <m:d>
                          <m:dPr>
                            <m:begChr m:val="|"/>
                            <m:endChr m:val="|"/>
                            <m:ctrlPr>
                              <w:rPr>
                                <w:rFonts w:ascii="Cambria Math" w:eastAsia="Calibri" w:hAnsi="Cambria Math" w:cs="Calibri"/>
                                <w:i/>
                                <w:iCs/>
                              </w:rPr>
                            </m:ctrlPr>
                          </m:dPr>
                          <m:e>
                            <m:r>
                              <w:rPr>
                                <w:rFonts w:ascii="Cambria Math" w:eastAsia="Calibri" w:hAnsi="Cambria Math" w:cs="Calibri"/>
                              </w:rPr>
                              <m:t>χ</m:t>
                            </m:r>
                          </m:e>
                        </m:d>
                      </m:num>
                      <m:den>
                        <m:sSubSup>
                          <m:sSubSupPr>
                            <m:ctrlPr>
                              <w:rPr>
                                <w:rFonts w:ascii="Cambria Math" w:eastAsia="Calibri" w:hAnsi="Cambria Math" w:cs="Calibri"/>
                                <w:i/>
                                <w:iCs/>
                              </w:rPr>
                            </m:ctrlPr>
                          </m:sSubSupPr>
                          <m:e>
                            <m:r>
                              <w:rPr>
                                <w:rFonts w:ascii="Cambria Math" w:eastAsia="Calibri" w:hAnsi="Cambria Math" w:cs="Calibri"/>
                              </w:rPr>
                              <m:t>c</m:t>
                            </m:r>
                          </m:e>
                          <m:sub>
                            <m:r>
                              <w:rPr>
                                <w:rFonts w:ascii="Cambria Math" w:eastAsia="Calibri" w:hAnsi="Cambria Math" w:cs="Calibri"/>
                              </w:rPr>
                              <m:t>1</m:t>
                            </m:r>
                          </m:sub>
                          <m:sup>
                            <m:r>
                              <w:rPr>
                                <w:rFonts w:ascii="Cambria Math" w:eastAsia="Calibri" w:hAnsi="Cambria Math" w:cs="Calibri"/>
                              </w:rPr>
                              <m:t>s</m:t>
                            </m:r>
                          </m:sup>
                        </m:sSubSup>
                      </m:den>
                    </m:f>
                  </m:e>
                </m:d>
                <m:r>
                  <w:rPr>
                    <w:rFonts w:ascii="Cambria Math" w:eastAsia="Calibri" w:hAnsi="Cambria Math" w:cs="Calibri"/>
                  </w:rPr>
                  <m:t>=</m:t>
                </m:r>
                <m:sSub>
                  <m:sSubPr>
                    <m:ctrlPr>
                      <w:rPr>
                        <w:rFonts w:ascii="Cambria Math" w:eastAsia="Calibri" w:hAnsi="Cambria Math" w:cs="Calibri"/>
                        <w:i/>
                        <w:iCs/>
                      </w:rPr>
                    </m:ctrlPr>
                  </m:sSubPr>
                  <m:e>
                    <m:r>
                      <w:rPr>
                        <w:rFonts w:ascii="Cambria Math" w:eastAsia="Calibri" w:hAnsi="Cambria Math" w:cs="Calibri"/>
                      </w:rPr>
                      <m:t>β</m:t>
                    </m:r>
                  </m:e>
                  <m:sub>
                    <m:r>
                      <w:rPr>
                        <w:rFonts w:ascii="Cambria Math" w:eastAsia="Calibri" w:hAnsi="Cambria Math" w:cs="Calibri"/>
                      </w:rPr>
                      <m:t>0</m:t>
                    </m:r>
                  </m:sub>
                </m:sSub>
                <m:r>
                  <w:rPr>
                    <w:rFonts w:ascii="Cambria Math" w:eastAsia="Calibri" w:hAnsi="Cambria Math" w:cs="Calibri"/>
                  </w:rPr>
                  <m:t>+</m:t>
                </m:r>
                <m:sSub>
                  <m:sSubPr>
                    <m:ctrlPr>
                      <w:rPr>
                        <w:rFonts w:ascii="Cambria Math" w:eastAsia="Calibri" w:hAnsi="Cambria Math" w:cs="Calibri"/>
                        <w:i/>
                        <w:iCs/>
                      </w:rPr>
                    </m:ctrlPr>
                  </m:sSubPr>
                  <m:e>
                    <m:r>
                      <w:rPr>
                        <w:rFonts w:ascii="Cambria Math" w:eastAsia="Calibri" w:hAnsi="Cambria Math" w:cs="Calibri"/>
                      </w:rPr>
                      <m:t>β</m:t>
                    </m:r>
                  </m:e>
                  <m:sub>
                    <m:r>
                      <w:rPr>
                        <w:rFonts w:ascii="Cambria Math" w:eastAsia="Calibri" w:hAnsi="Cambria Math" w:cs="Calibri"/>
                      </w:rPr>
                      <m:t>1</m:t>
                    </m:r>
                  </m:sub>
                </m:sSub>
                <m:d>
                  <m:dPr>
                    <m:ctrlPr>
                      <w:rPr>
                        <w:rFonts w:ascii="Cambria Math" w:eastAsia="Calibri" w:hAnsi="Cambria Math" w:cs="Calibri"/>
                        <w:i/>
                        <w:iCs/>
                      </w:rPr>
                    </m:ctrlPr>
                  </m:dPr>
                  <m:e>
                    <m:f>
                      <m:fPr>
                        <m:ctrlPr>
                          <w:rPr>
                            <w:rFonts w:ascii="Cambria Math" w:eastAsia="Calibri" w:hAnsi="Cambria Math" w:cs="Calibri"/>
                            <w:i/>
                            <w:iCs/>
                          </w:rPr>
                        </m:ctrlPr>
                      </m:fPr>
                      <m:num>
                        <m:r>
                          <w:rPr>
                            <w:rFonts w:ascii="Cambria Math" w:eastAsia="Calibri" w:hAnsi="Cambria Math" w:cs="Calibri"/>
                          </w:rPr>
                          <m:t>1</m:t>
                        </m:r>
                      </m:num>
                      <m:den>
                        <m:sSubSup>
                          <m:sSubSupPr>
                            <m:ctrlPr>
                              <w:rPr>
                                <w:rFonts w:ascii="Cambria Math" w:eastAsia="Calibri" w:hAnsi="Cambria Math" w:cs="Calibri"/>
                                <w:i/>
                                <w:iCs/>
                              </w:rPr>
                            </m:ctrlPr>
                          </m:sSubSupPr>
                          <m:e>
                            <m:r>
                              <w:rPr>
                                <w:rFonts w:ascii="Cambria Math" w:eastAsia="Calibri" w:hAnsi="Cambria Math" w:cs="Calibri"/>
                              </w:rPr>
                              <m:t>c</m:t>
                            </m:r>
                          </m:e>
                          <m:sub>
                            <m:r>
                              <w:rPr>
                                <w:rFonts w:ascii="Cambria Math" w:eastAsia="Calibri" w:hAnsi="Cambria Math" w:cs="Calibri"/>
                              </w:rPr>
                              <m:t>1</m:t>
                            </m:r>
                          </m:sub>
                          <m:sup>
                            <m:r>
                              <w:rPr>
                                <w:rFonts w:ascii="Cambria Math" w:eastAsia="Calibri" w:hAnsi="Cambria Math" w:cs="Calibri"/>
                              </w:rPr>
                              <m:t>s</m:t>
                            </m:r>
                          </m:sup>
                        </m:sSubSup>
                      </m:den>
                    </m:f>
                  </m:e>
                </m:d>
              </m:oMath>
            </m:oMathPara>
          </w:p>
          <w:p w14:paraId="6ECCF976" w14:textId="58948688" w:rsidR="007A6905" w:rsidRPr="000607EC" w:rsidRDefault="00000000" w:rsidP="00AD6101">
            <w:pPr>
              <w:jc w:val="center"/>
              <w:rPr>
                <w:rFonts w:ascii="Calibri" w:eastAsia="Calibri" w:hAnsi="Calibri" w:cs="Calibri"/>
                <w:iCs/>
              </w:rPr>
            </w:pPr>
            <m:oMath>
              <m:sSub>
                <m:sSubPr>
                  <m:ctrlPr>
                    <w:rPr>
                      <w:rFonts w:ascii="Cambria Math" w:eastAsia="Calibri" w:hAnsi="Cambria Math" w:cs="Calibri"/>
                      <w:i/>
                      <w:iCs/>
                    </w:rPr>
                  </m:ctrlPr>
                </m:sSubPr>
                <m:e>
                  <m:r>
                    <w:rPr>
                      <w:rFonts w:ascii="Cambria Math" w:eastAsia="Calibri" w:hAnsi="Cambria Math" w:cs="Calibri"/>
                    </w:rPr>
                    <m:t>H</m:t>
                  </m:r>
                </m:e>
                <m:sub>
                  <m:r>
                    <w:rPr>
                      <w:rFonts w:ascii="Cambria Math" w:eastAsia="Calibri" w:hAnsi="Cambria Math" w:cs="Calibri"/>
                    </w:rPr>
                    <m:t>1</m:t>
                  </m:r>
                </m:sub>
              </m:sSub>
              <m:r>
                <w:rPr>
                  <w:rFonts w:ascii="Cambria Math" w:eastAsia="Calibri" w:hAnsi="Cambria Math" w:cs="Calibri"/>
                </w:rPr>
                <m:t>=</m:t>
              </m:r>
              <m:f>
                <m:fPr>
                  <m:ctrlPr>
                    <w:rPr>
                      <w:rFonts w:ascii="Cambria Math" w:eastAsia="Calibri" w:hAnsi="Cambria Math" w:cs="Calibri"/>
                      <w:i/>
                      <w:iCs/>
                    </w:rPr>
                  </m:ctrlPr>
                </m:fPr>
                <m:num>
                  <m:sSub>
                    <m:sSubPr>
                      <m:ctrlPr>
                        <w:rPr>
                          <w:rFonts w:ascii="Cambria Math" w:eastAsia="Calibri" w:hAnsi="Cambria Math" w:cs="Calibri"/>
                          <w:i/>
                          <w:iCs/>
                        </w:rPr>
                      </m:ctrlPr>
                    </m:sSubPr>
                    <m:e>
                      <m:r>
                        <w:rPr>
                          <w:rFonts w:ascii="Cambria Math" w:eastAsia="Calibri" w:hAnsi="Cambria Math" w:cs="Calibri"/>
                        </w:rPr>
                        <m:t>β</m:t>
                      </m:r>
                    </m:e>
                    <m:sub>
                      <m:r>
                        <w:rPr>
                          <w:rFonts w:ascii="Cambria Math" w:eastAsia="Calibri" w:hAnsi="Cambria Math" w:cs="Calibri"/>
                        </w:rPr>
                        <m:t>0</m:t>
                      </m:r>
                    </m:sub>
                  </m:sSub>
                </m:num>
                <m:den>
                  <m:sSubSup>
                    <m:sSubSupPr>
                      <m:ctrlPr>
                        <w:rPr>
                          <w:rFonts w:ascii="Cambria Math" w:eastAsia="Calibri" w:hAnsi="Cambria Math" w:cs="Calibri"/>
                          <w:i/>
                          <w:iCs/>
                        </w:rPr>
                      </m:ctrlPr>
                    </m:sSubSupPr>
                    <m:e>
                      <m:r>
                        <w:rPr>
                          <w:rFonts w:ascii="Cambria Math" w:eastAsia="Calibri" w:hAnsi="Cambria Math" w:cs="Calibri"/>
                        </w:rPr>
                        <m:t>c</m:t>
                      </m:r>
                    </m:e>
                    <m:sub>
                      <m:r>
                        <w:rPr>
                          <w:rFonts w:ascii="Cambria Math" w:eastAsia="Calibri" w:hAnsi="Cambria Math" w:cs="Calibri"/>
                        </w:rPr>
                        <m:t>1</m:t>
                      </m:r>
                    </m:sub>
                    <m:sup>
                      <m:r>
                        <w:rPr>
                          <w:rFonts w:ascii="Cambria Math" w:eastAsia="Calibri" w:hAnsi="Cambria Math" w:cs="Calibri"/>
                        </w:rPr>
                        <m:t>s</m:t>
                      </m:r>
                    </m:sup>
                  </m:sSubSup>
                </m:den>
              </m:f>
              <m:r>
                <w:rPr>
                  <w:rFonts w:ascii="Cambria Math" w:eastAsia="Calibri" w:hAnsi="Cambria Math" w:cs="Calibri"/>
                </w:rPr>
                <m:t>+</m:t>
              </m:r>
              <m:rad>
                <m:radPr>
                  <m:degHide m:val="1"/>
                  <m:ctrlPr>
                    <w:rPr>
                      <w:rFonts w:ascii="Cambria Math" w:eastAsia="Calibri" w:hAnsi="Cambria Math" w:cs="Calibri"/>
                      <w:i/>
                      <w:iCs/>
                    </w:rPr>
                  </m:ctrlPr>
                </m:radPr>
                <m:deg/>
                <m:e>
                  <m:f>
                    <m:fPr>
                      <m:ctrlPr>
                        <w:rPr>
                          <w:rFonts w:ascii="Cambria Math" w:eastAsia="Calibri" w:hAnsi="Cambria Math" w:cs="Calibri"/>
                          <w:i/>
                          <w:iCs/>
                        </w:rPr>
                      </m:ctrlPr>
                    </m:fPr>
                    <m:num>
                      <m:sSub>
                        <m:sSubPr>
                          <m:ctrlPr>
                            <w:rPr>
                              <w:rFonts w:ascii="Cambria Math" w:eastAsia="Calibri" w:hAnsi="Cambria Math" w:cs="Calibri"/>
                              <w:i/>
                              <w:iCs/>
                            </w:rPr>
                          </m:ctrlPr>
                        </m:sSubPr>
                        <m:e>
                          <m:r>
                            <w:rPr>
                              <w:rFonts w:ascii="Cambria Math" w:eastAsia="Calibri" w:hAnsi="Cambria Math" w:cs="Calibri"/>
                            </w:rPr>
                            <m:t>β</m:t>
                          </m:r>
                        </m:e>
                        <m:sub>
                          <m:r>
                            <w:rPr>
                              <w:rFonts w:ascii="Cambria Math" w:eastAsia="Calibri" w:hAnsi="Cambria Math" w:cs="Calibri"/>
                            </w:rPr>
                            <m:t>1</m:t>
                          </m:r>
                        </m:sub>
                      </m:sSub>
                    </m:num>
                    <m:den>
                      <m:sSubSup>
                        <m:sSubSupPr>
                          <m:ctrlPr>
                            <w:rPr>
                              <w:rFonts w:ascii="Cambria Math" w:eastAsia="Calibri" w:hAnsi="Cambria Math" w:cs="Calibri"/>
                              <w:i/>
                              <w:iCs/>
                            </w:rPr>
                          </m:ctrlPr>
                        </m:sSubSupPr>
                        <m:e>
                          <m:r>
                            <w:rPr>
                              <w:rFonts w:ascii="Cambria Math" w:eastAsia="Calibri" w:hAnsi="Cambria Math" w:cs="Calibri"/>
                            </w:rPr>
                            <m:t>c</m:t>
                          </m:r>
                        </m:e>
                        <m:sub>
                          <m:r>
                            <w:rPr>
                              <w:rFonts w:ascii="Cambria Math" w:eastAsia="Calibri" w:hAnsi="Cambria Math" w:cs="Calibri"/>
                            </w:rPr>
                            <m:t>1</m:t>
                          </m:r>
                        </m:sub>
                        <m:sup>
                          <m:r>
                            <w:rPr>
                              <w:rFonts w:ascii="Cambria Math" w:eastAsia="Calibri" w:hAnsi="Cambria Math" w:cs="Calibri"/>
                            </w:rPr>
                            <m:t>s2</m:t>
                          </m:r>
                        </m:sup>
                      </m:sSubSup>
                    </m:den>
                  </m:f>
                </m:e>
              </m:rad>
            </m:oMath>
            <w:r w:rsidR="007A6905">
              <w:rPr>
                <w:rFonts w:ascii="Calibri" w:eastAsia="Calibri" w:hAnsi="Calibri" w:cs="Calibri"/>
                <w:iCs/>
              </w:rPr>
              <w:t xml:space="preserve"> </w:t>
            </w:r>
          </w:p>
        </w:tc>
        <w:tc>
          <w:tcPr>
            <w:tcW w:w="1255" w:type="dxa"/>
          </w:tcPr>
          <w:p w14:paraId="488B08CC" w14:textId="77777777" w:rsidR="007A6905" w:rsidRPr="00F57F69" w:rsidRDefault="007A6905" w:rsidP="00AD6101">
            <w:pPr>
              <w:jc w:val="center"/>
              <w:rPr>
                <w:rFonts w:cstheme="minorHAnsi"/>
              </w:rPr>
            </w:pPr>
          </w:p>
        </w:tc>
      </w:tr>
    </w:tbl>
    <w:p w14:paraId="6228828A" w14:textId="33F12C6A" w:rsidR="007A6905" w:rsidRDefault="007A6905" w:rsidP="00484485">
      <w:pPr>
        <w:pStyle w:val="ListParagraph"/>
        <w:tabs>
          <w:tab w:val="left" w:pos="270"/>
        </w:tabs>
        <w:ind w:left="0"/>
        <w:rPr>
          <w:rFonts w:eastAsiaTheme="minorEastAsia"/>
        </w:rPr>
      </w:pPr>
      <w:r>
        <w:rPr>
          <w:rFonts w:eastAsiaTheme="minorEastAsia"/>
        </w:rPr>
        <w:t xml:space="preserve">The first equation is consistent with what was previously done in the NF270 paper. </w:t>
      </w:r>
    </w:p>
    <w:p w14:paraId="26AB20D9" w14:textId="77777777" w:rsidR="007A6905" w:rsidRDefault="007A6905" w:rsidP="00484485">
      <w:pPr>
        <w:pStyle w:val="ListParagraph"/>
        <w:tabs>
          <w:tab w:val="left" w:pos="270"/>
        </w:tabs>
        <w:ind w:left="0"/>
        <w:rPr>
          <w:rFonts w:eastAsiaTheme="minorEastAsia"/>
        </w:rPr>
      </w:pPr>
    </w:p>
    <w:p w14:paraId="3BF42643" w14:textId="13F7DB77" w:rsidR="007A6905" w:rsidRDefault="007A6905" w:rsidP="00484485">
      <w:pPr>
        <w:pStyle w:val="ListParagraph"/>
        <w:tabs>
          <w:tab w:val="left" w:pos="270"/>
        </w:tabs>
        <w:ind w:left="0"/>
        <w:rPr>
          <w:rFonts w:eastAsiaTheme="minorEastAsia"/>
        </w:rPr>
      </w:pPr>
      <w:r>
        <w:rPr>
          <w:rFonts w:eastAsiaTheme="minorEastAsia"/>
        </w:rPr>
        <w:lastRenderedPageBreak/>
        <w:t xml:space="preserve">For a two salt system (three unique ions) we present the following suggested forms. </w:t>
      </w:r>
    </w:p>
    <w:tbl>
      <w:tblPr>
        <w:tblStyle w:val="TableGrid"/>
        <w:tblW w:w="0" w:type="auto"/>
        <w:jc w:val="center"/>
        <w:tblLook w:val="04A0" w:firstRow="1" w:lastRow="0" w:firstColumn="1" w:lastColumn="0" w:noHBand="0" w:noVBand="1"/>
      </w:tblPr>
      <w:tblGrid>
        <w:gridCol w:w="8095"/>
        <w:gridCol w:w="1255"/>
      </w:tblGrid>
      <w:tr w:rsidR="007A6905" w:rsidRPr="00F57F69" w14:paraId="7C8A6375" w14:textId="77777777" w:rsidTr="00AD6101">
        <w:trPr>
          <w:jc w:val="center"/>
        </w:trPr>
        <w:tc>
          <w:tcPr>
            <w:tcW w:w="8095" w:type="dxa"/>
          </w:tcPr>
          <w:p w14:paraId="64874C7F" w14:textId="77777777" w:rsidR="007A6905" w:rsidRDefault="00000000" w:rsidP="00AD6101">
            <w:pPr>
              <w:pStyle w:val="ListParagraph"/>
              <w:tabs>
                <w:tab w:val="left" w:pos="270"/>
              </w:tabs>
              <w:ind w:left="0"/>
              <w:rPr>
                <w:rFonts w:eastAsiaTheme="minorEastAsia"/>
              </w:rPr>
            </w:pPr>
            <m:oMathPara>
              <m:oMath>
                <m:sSub>
                  <m:sSubPr>
                    <m:ctrlPr>
                      <w:rPr>
                        <w:rFonts w:ascii="Cambria Math" w:eastAsia="Aptos" w:hAnsi="Cambria Math" w:cs="Times New Roman"/>
                        <w:i/>
                        <w:iCs/>
                      </w:rPr>
                    </m:ctrlPr>
                  </m:sSubPr>
                  <m:e>
                    <m:r>
                      <w:rPr>
                        <w:rFonts w:ascii="Cambria Math" w:eastAsia="Aptos" w:hAnsi="Cambria Math" w:cs="Times New Roman"/>
                      </w:rPr>
                      <m:t>H</m:t>
                    </m:r>
                  </m:e>
                  <m:sub>
                    <m:r>
                      <w:rPr>
                        <w:rFonts w:ascii="Cambria Math" w:eastAsia="Aptos" w:hAnsi="Cambria Math" w:cs="Times New Roman"/>
                      </w:rPr>
                      <m:t>1</m:t>
                    </m:r>
                  </m:sub>
                </m:sSub>
                <m:r>
                  <w:rPr>
                    <w:rFonts w:ascii="Cambria Math" w:eastAsia="Aptos" w:hAnsi="Cambria Math" w:cs="Times New Roman"/>
                  </w:rPr>
                  <m:t>=</m:t>
                </m:r>
                <m:sSub>
                  <m:sSubPr>
                    <m:ctrlPr>
                      <w:rPr>
                        <w:rFonts w:ascii="Cambria Math" w:eastAsia="Aptos" w:hAnsi="Cambria Math" w:cs="Times New Roman"/>
                        <w:i/>
                        <w:iCs/>
                      </w:rPr>
                    </m:ctrlPr>
                  </m:sSubPr>
                  <m:e>
                    <m:r>
                      <w:rPr>
                        <w:rFonts w:ascii="Cambria Math" w:eastAsia="Aptos" w:hAnsi="Cambria Math" w:cs="Times New Roman"/>
                      </w:rPr>
                      <m:t>β</m:t>
                    </m:r>
                  </m:e>
                  <m:sub>
                    <m:r>
                      <w:rPr>
                        <w:rFonts w:ascii="Cambria Math" w:eastAsia="Aptos" w:hAnsi="Cambria Math" w:cs="Times New Roman"/>
                      </w:rPr>
                      <m:t>0</m:t>
                    </m:r>
                  </m:sub>
                </m:sSub>
                <m:r>
                  <w:rPr>
                    <w:rFonts w:ascii="Cambria Math" w:eastAsia="Aptos" w:hAnsi="Cambria Math" w:cs="Times New Roman"/>
                  </w:rPr>
                  <m:t>+</m:t>
                </m:r>
                <m:sSub>
                  <m:sSubPr>
                    <m:ctrlPr>
                      <w:rPr>
                        <w:rFonts w:ascii="Cambria Math" w:eastAsia="Aptos" w:hAnsi="Cambria Math" w:cs="Times New Roman"/>
                        <w:i/>
                        <w:iCs/>
                      </w:rPr>
                    </m:ctrlPr>
                  </m:sSubPr>
                  <m:e>
                    <m:r>
                      <w:rPr>
                        <w:rFonts w:ascii="Cambria Math" w:eastAsia="Aptos" w:hAnsi="Cambria Math" w:cs="Times New Roman"/>
                      </w:rPr>
                      <m:t>β</m:t>
                    </m:r>
                  </m:e>
                  <m:sub>
                    <m:r>
                      <w:rPr>
                        <w:rFonts w:ascii="Cambria Math" w:eastAsia="Aptos" w:hAnsi="Cambria Math" w:cs="Times New Roman"/>
                      </w:rPr>
                      <m:t>1</m:t>
                    </m:r>
                  </m:sub>
                </m:sSub>
                <m:d>
                  <m:dPr>
                    <m:ctrlPr>
                      <w:rPr>
                        <w:rFonts w:ascii="Cambria Math" w:eastAsia="Aptos" w:hAnsi="Cambria Math" w:cs="Times New Roman"/>
                        <w:i/>
                        <w:iCs/>
                      </w:rPr>
                    </m:ctrlPr>
                  </m:dPr>
                  <m:e>
                    <m:f>
                      <m:fPr>
                        <m:ctrlPr>
                          <w:rPr>
                            <w:rFonts w:ascii="Cambria Math" w:eastAsia="Aptos" w:hAnsi="Cambria Math" w:cs="Times New Roman"/>
                            <w:i/>
                          </w:rPr>
                        </m:ctrlPr>
                      </m:fPr>
                      <m:num>
                        <m:r>
                          <w:rPr>
                            <w:rFonts w:ascii="Cambria Math" w:eastAsia="Aptos" w:hAnsi="Cambria Math" w:cs="Times New Roman"/>
                          </w:rPr>
                          <m:t>1</m:t>
                        </m:r>
                      </m:num>
                      <m:den>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1</m:t>
                            </m:r>
                          </m:sub>
                          <m:sup>
                            <m:r>
                              <w:rPr>
                                <w:rFonts w:ascii="Cambria Math" w:eastAsia="Aptos" w:hAnsi="Cambria Math" w:cs="Times New Roman"/>
                              </w:rPr>
                              <m:t>s</m:t>
                            </m:r>
                          </m:sup>
                        </m:sSubSup>
                        <m:r>
                          <w:rPr>
                            <w:rFonts w:ascii="Cambria Math" w:eastAsia="Aptos" w:hAnsi="Cambria Math" w:cs="Times New Roman"/>
                          </w:rPr>
                          <m:t>+2</m:t>
                        </m:r>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2</m:t>
                            </m:r>
                          </m:sub>
                          <m:sup>
                            <m:r>
                              <w:rPr>
                                <w:rFonts w:ascii="Cambria Math" w:eastAsia="Aptos" w:hAnsi="Cambria Math" w:cs="Times New Roman"/>
                              </w:rPr>
                              <m:t>s</m:t>
                            </m:r>
                          </m:sup>
                        </m:sSubSup>
                      </m:den>
                    </m:f>
                  </m:e>
                </m:d>
                <m:r>
                  <w:rPr>
                    <w:rFonts w:ascii="Cambria Math" w:eastAsia="Aptos" w:hAnsi="Cambria Math" w:cs="Times New Roman"/>
                  </w:rPr>
                  <m:t>+</m:t>
                </m:r>
                <m:sSub>
                  <m:sSubPr>
                    <m:ctrlPr>
                      <w:rPr>
                        <w:rFonts w:ascii="Cambria Math" w:eastAsia="Aptos" w:hAnsi="Cambria Math" w:cs="Times New Roman"/>
                        <w:i/>
                        <w:iCs/>
                      </w:rPr>
                    </m:ctrlPr>
                  </m:sSubPr>
                  <m:e>
                    <m:r>
                      <w:rPr>
                        <w:rFonts w:ascii="Cambria Math" w:eastAsia="Aptos" w:hAnsi="Cambria Math" w:cs="Times New Roman"/>
                      </w:rPr>
                      <m:t>β</m:t>
                    </m:r>
                  </m:e>
                  <m:sub>
                    <m:r>
                      <w:rPr>
                        <w:rFonts w:ascii="Cambria Math" w:eastAsia="Aptos" w:hAnsi="Cambria Math" w:cs="Times New Roman"/>
                      </w:rPr>
                      <m:t>2</m:t>
                    </m:r>
                  </m:sub>
                </m:sSub>
                <m:d>
                  <m:dPr>
                    <m:ctrlPr>
                      <w:rPr>
                        <w:rFonts w:ascii="Cambria Math" w:eastAsia="Aptos" w:hAnsi="Cambria Math" w:cs="Times New Roman"/>
                        <w:i/>
                        <w:iCs/>
                      </w:rPr>
                    </m:ctrlPr>
                  </m:dPr>
                  <m:e>
                    <m:f>
                      <m:fPr>
                        <m:ctrlPr>
                          <w:rPr>
                            <w:rFonts w:ascii="Cambria Math" w:eastAsia="Aptos" w:hAnsi="Cambria Math" w:cs="Times New Roman"/>
                            <w:i/>
                          </w:rPr>
                        </m:ctrlPr>
                      </m:fPr>
                      <m:num>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2</m:t>
                            </m:r>
                          </m:sub>
                          <m:sup>
                            <m:r>
                              <w:rPr>
                                <w:rFonts w:ascii="Cambria Math" w:eastAsia="Aptos" w:hAnsi="Cambria Math" w:cs="Times New Roman"/>
                              </w:rPr>
                              <m:t>s</m:t>
                            </m:r>
                          </m:sup>
                        </m:sSubSup>
                      </m:num>
                      <m:den>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1</m:t>
                            </m:r>
                          </m:sub>
                          <m:sup>
                            <m:r>
                              <w:rPr>
                                <w:rFonts w:ascii="Cambria Math" w:eastAsia="Aptos" w:hAnsi="Cambria Math" w:cs="Times New Roman"/>
                              </w:rPr>
                              <m:t>s</m:t>
                            </m:r>
                          </m:sup>
                        </m:sSubSup>
                        <m:r>
                          <w:rPr>
                            <w:rFonts w:ascii="Cambria Math" w:eastAsia="Aptos" w:hAnsi="Cambria Math" w:cs="Times New Roman"/>
                          </w:rPr>
                          <m:t>+2</m:t>
                        </m:r>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2</m:t>
                            </m:r>
                          </m:sub>
                          <m:sup>
                            <m:r>
                              <w:rPr>
                                <w:rFonts w:ascii="Cambria Math" w:eastAsia="Aptos" w:hAnsi="Cambria Math" w:cs="Times New Roman"/>
                              </w:rPr>
                              <m:t>s</m:t>
                            </m:r>
                          </m:sup>
                        </m:sSubSup>
                      </m:den>
                    </m:f>
                  </m:e>
                </m:d>
              </m:oMath>
            </m:oMathPara>
          </w:p>
          <w:p w14:paraId="358E8AF1" w14:textId="77777777" w:rsidR="007A6905" w:rsidRPr="0036312C" w:rsidRDefault="007A6905" w:rsidP="00AD6101">
            <w:pPr>
              <w:jc w:val="center"/>
              <w:rPr>
                <w:rFonts w:eastAsiaTheme="minorEastAsia" w:cstheme="minorHAnsi"/>
                <w:iCs/>
              </w:rPr>
            </w:pPr>
          </w:p>
        </w:tc>
        <w:tc>
          <w:tcPr>
            <w:tcW w:w="1255" w:type="dxa"/>
          </w:tcPr>
          <w:p w14:paraId="38750695" w14:textId="77777777" w:rsidR="007A6905" w:rsidRPr="00F57F69" w:rsidRDefault="007A6905" w:rsidP="00AD6101">
            <w:pPr>
              <w:jc w:val="center"/>
              <w:rPr>
                <w:rFonts w:cstheme="minorHAnsi"/>
              </w:rPr>
            </w:pPr>
          </w:p>
        </w:tc>
      </w:tr>
    </w:tbl>
    <w:p w14:paraId="21EB036F" w14:textId="03816272" w:rsidR="007A6905" w:rsidRDefault="007A6905" w:rsidP="00484485">
      <w:pPr>
        <w:pStyle w:val="ListParagraph"/>
        <w:tabs>
          <w:tab w:val="left" w:pos="270"/>
        </w:tabs>
        <w:ind w:left="0"/>
        <w:rPr>
          <w:rFonts w:eastAsiaTheme="minorEastAsia"/>
        </w:rPr>
      </w:pPr>
      <w:r>
        <w:rPr>
          <w:rFonts w:eastAsiaTheme="minorEastAsia"/>
        </w:rPr>
        <w:t xml:space="preserve">Notice how these equations collapse back down to the one component equations in the limit that </w:t>
      </w:r>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2</m:t>
            </m:r>
          </m:sub>
          <m:sup>
            <m:r>
              <w:rPr>
                <w:rFonts w:ascii="Cambria Math" w:eastAsiaTheme="minorEastAsia" w:hAnsi="Cambria Math"/>
              </w:rPr>
              <m:t>s</m:t>
            </m:r>
          </m:sup>
        </m:sSubSup>
        <m:r>
          <w:rPr>
            <w:rFonts w:ascii="Cambria Math" w:eastAsiaTheme="minorEastAsia" w:hAnsi="Cambria Math"/>
          </w:rPr>
          <m:t>→0</m:t>
        </m:r>
      </m:oMath>
      <w:r>
        <w:rPr>
          <w:rFonts w:eastAsiaTheme="minorEastAsia"/>
        </w:rPr>
        <w:t xml:space="preserve">. </w:t>
      </w:r>
    </w:p>
    <w:p w14:paraId="6997D000" w14:textId="77777777" w:rsidR="007A6905" w:rsidRDefault="007A6905" w:rsidP="00484485">
      <w:pPr>
        <w:pStyle w:val="ListParagraph"/>
        <w:tabs>
          <w:tab w:val="left" w:pos="270"/>
        </w:tabs>
        <w:ind w:left="0"/>
        <w:rPr>
          <w:rFonts w:eastAsiaTheme="minorEastAsia"/>
        </w:rPr>
      </w:pPr>
    </w:p>
    <w:p w14:paraId="68EE7BDB" w14:textId="77777777" w:rsidR="00EF2498" w:rsidRDefault="00EF2498" w:rsidP="00484485">
      <w:pPr>
        <w:pStyle w:val="ListParagraph"/>
        <w:tabs>
          <w:tab w:val="left" w:pos="270"/>
        </w:tabs>
        <w:ind w:left="0"/>
      </w:pPr>
    </w:p>
    <w:p w14:paraId="0002549A" w14:textId="77777777" w:rsidR="00EF2498" w:rsidRDefault="00EF2498" w:rsidP="00484485">
      <w:pPr>
        <w:pStyle w:val="ListParagraph"/>
        <w:tabs>
          <w:tab w:val="left" w:pos="270"/>
        </w:tabs>
        <w:ind w:left="0"/>
      </w:pPr>
    </w:p>
    <w:p w14:paraId="40C834C7" w14:textId="77777777" w:rsidR="003603BD" w:rsidRDefault="003603BD" w:rsidP="00484485">
      <w:pPr>
        <w:pStyle w:val="ListParagraph"/>
        <w:tabs>
          <w:tab w:val="left" w:pos="270"/>
        </w:tabs>
        <w:ind w:left="0"/>
      </w:pPr>
    </w:p>
    <w:p w14:paraId="487285B8" w14:textId="77777777" w:rsidR="003603BD" w:rsidRDefault="003603BD" w:rsidP="00484485">
      <w:pPr>
        <w:pStyle w:val="ListParagraph"/>
        <w:tabs>
          <w:tab w:val="left" w:pos="270"/>
        </w:tabs>
        <w:ind w:left="0"/>
      </w:pPr>
    </w:p>
    <w:p w14:paraId="22AECC1A" w14:textId="77777777" w:rsidR="003603BD" w:rsidRDefault="003603BD" w:rsidP="00484485">
      <w:pPr>
        <w:pStyle w:val="ListParagraph"/>
        <w:tabs>
          <w:tab w:val="left" w:pos="270"/>
        </w:tabs>
        <w:ind w:left="0"/>
      </w:pPr>
    </w:p>
    <w:p w14:paraId="2E9AA799" w14:textId="77777777" w:rsidR="00EF2498" w:rsidRDefault="00EF2498" w:rsidP="00484485">
      <w:pPr>
        <w:pStyle w:val="ListParagraph"/>
        <w:tabs>
          <w:tab w:val="left" w:pos="270"/>
        </w:tabs>
        <w:ind w:left="0"/>
      </w:pPr>
    </w:p>
    <w:p w14:paraId="2E46602C" w14:textId="31DA0F92" w:rsidR="00EF2498" w:rsidRDefault="00EF2498" w:rsidP="00484485">
      <w:pPr>
        <w:pStyle w:val="ListParagraph"/>
        <w:tabs>
          <w:tab w:val="left" w:pos="270"/>
        </w:tabs>
        <w:ind w:left="0"/>
      </w:pPr>
      <w:r>
        <w:t xml:space="preserve">Full Derivation. </w:t>
      </w:r>
    </w:p>
    <w:p w14:paraId="3D326830" w14:textId="77777777" w:rsidR="00EF2498" w:rsidRDefault="00EF2498" w:rsidP="00484485">
      <w:pPr>
        <w:pStyle w:val="ListParagraph"/>
        <w:tabs>
          <w:tab w:val="left" w:pos="270"/>
        </w:tabs>
        <w:ind w:left="0"/>
      </w:pPr>
    </w:p>
    <w:p w14:paraId="0C53B178" w14:textId="5CE44B87" w:rsidR="0061004F" w:rsidRDefault="0061004F" w:rsidP="00484485">
      <w:pPr>
        <w:pStyle w:val="ListParagraph"/>
        <w:tabs>
          <w:tab w:val="left" w:pos="270"/>
        </w:tabs>
        <w:ind w:left="0"/>
      </w:pPr>
      <w:r>
        <w:t xml:space="preserve">Derivation of theoretical thermodynamic equations for solution and membrane phase transport at the boundary layer. </w:t>
      </w:r>
    </w:p>
    <w:p w14:paraId="6F27BF5F" w14:textId="77777777" w:rsidR="00B6074E" w:rsidRDefault="00B6074E" w:rsidP="00491B2C"/>
    <w:p w14:paraId="38469111" w14:textId="06FF243A" w:rsidR="00A73AF0" w:rsidRDefault="00CF5EE0" w:rsidP="00491B2C">
      <w:pPr>
        <w:rPr>
          <w:rFonts w:cstheme="minorHAnsi"/>
        </w:rPr>
      </w:pPr>
      <w:r>
        <w:rPr>
          <w:rFonts w:cstheme="minorHAnsi"/>
        </w:rPr>
        <w:t>W</w:t>
      </w:r>
      <w:r w:rsidR="00A73AF0" w:rsidRPr="00A73AF0">
        <w:rPr>
          <w:rFonts w:cstheme="minorHAnsi"/>
        </w:rPr>
        <w:t xml:space="preserve">e </w:t>
      </w:r>
      <w:r w:rsidR="00A73AF0" w:rsidRPr="003D55B2">
        <w:rPr>
          <w:rFonts w:cstheme="minorHAnsi"/>
        </w:rPr>
        <w:t>begin by equating the chemical potential of the ion, i, in the solution to that in the  membrane</w:t>
      </w:r>
      <w:r w:rsidR="003D55B2" w:rsidRPr="003D55B2">
        <w:rPr>
          <w:rFonts w:cstheme="minorHAnsi"/>
        </w:rPr>
        <w:t xml:space="preserve">, </w:t>
      </w:r>
      <m:oMath>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i</m:t>
            </m:r>
          </m:sub>
          <m:sup>
            <m:r>
              <m:rPr>
                <m:sty m:val="p"/>
              </m:rPr>
              <w:rPr>
                <w:rFonts w:ascii="Cambria Math" w:hAnsi="Cambria Math" w:cstheme="minorHAnsi"/>
              </w:rPr>
              <m:t>0,m</m:t>
            </m:r>
          </m:sup>
        </m:sSubSup>
        <m:r>
          <w:rPr>
            <w:rFonts w:ascii="Cambria Math" w:hAnsi="Cambria Math" w:cstheme="minorHAnsi"/>
          </w:rPr>
          <m:t>=</m:t>
        </m:r>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i</m:t>
            </m:r>
          </m:sub>
          <m:sup>
            <m:r>
              <m:rPr>
                <m:sty m:val="p"/>
              </m:rPr>
              <w:rPr>
                <w:rFonts w:ascii="Cambria Math" w:hAnsi="Cambria Math" w:cstheme="minorHAnsi"/>
              </w:rPr>
              <m:t>0,s</m:t>
            </m:r>
          </m:sup>
        </m:sSubSup>
      </m:oMath>
      <w:r>
        <w:rPr>
          <w:rFonts w:cstheme="minorHAnsi"/>
        </w:rPr>
        <w:t xml:space="preserve">, where </w:t>
      </w:r>
      <m:oMath>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i</m:t>
            </m:r>
          </m:sub>
          <m:sup>
            <m:r>
              <m:rPr>
                <m:sty m:val="p"/>
              </m:rPr>
              <w:rPr>
                <w:rFonts w:ascii="Cambria Math" w:hAnsi="Cambria Math" w:cstheme="minorHAnsi"/>
              </w:rPr>
              <m:t>0</m:t>
            </m:r>
          </m:sup>
        </m:sSubSup>
      </m:oMath>
      <w:r>
        <w:rPr>
          <w:rFonts w:eastAsiaTheme="minorEastAsia" w:cstheme="minorHAnsi"/>
        </w:rPr>
        <w:t xml:space="preserve"> is </w:t>
      </w:r>
      <w:r w:rsidRPr="00CF5EE0">
        <w:rPr>
          <w:rFonts w:eastAsiaTheme="minorEastAsia" w:cstheme="minorHAnsi"/>
        </w:rPr>
        <w:t xml:space="preserve">the reference state, </w:t>
      </w:r>
      <m:oMath>
        <m:r>
          <m:rPr>
            <m:sty m:val="p"/>
          </m:rPr>
          <w:rPr>
            <w:rFonts w:ascii="Cambria Math" w:hAnsi="Cambria Math" w:cstheme="minorHAnsi"/>
          </w:rPr>
          <m:t>RTln</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γ</m:t>
                </m:r>
              </m:e>
              <m:sub>
                <m:r>
                  <m:rPr>
                    <m:sty m:val="p"/>
                  </m:rPr>
                  <w:rPr>
                    <w:rFonts w:ascii="Cambria Math" w:hAnsi="Cambria Math" w:cstheme="minorHAnsi"/>
                  </w:rPr>
                  <m:t>i</m:t>
                </m:r>
              </m:sub>
            </m:sSub>
            <m:sSub>
              <m:sSubPr>
                <m:ctrlPr>
                  <w:rPr>
                    <w:rFonts w:ascii="Cambria Math" w:hAnsi="Cambria Math" w:cstheme="minorHAnsi"/>
                  </w:rPr>
                </m:ctrlPr>
              </m:sSubPr>
              <m:e>
                <m:r>
                  <m:rPr>
                    <m:sty m:val="p"/>
                  </m:rPr>
                  <w:rPr>
                    <w:rFonts w:ascii="Cambria Math" w:hAnsi="Cambria Math" w:cstheme="minorHAnsi"/>
                  </w:rPr>
                  <m:t>c</m:t>
                </m:r>
              </m:e>
              <m:sub>
                <m:r>
                  <m:rPr>
                    <m:sty m:val="p"/>
                  </m:rPr>
                  <w:rPr>
                    <w:rFonts w:ascii="Cambria Math" w:hAnsi="Cambria Math" w:cstheme="minorHAnsi"/>
                  </w:rPr>
                  <m:t>i</m:t>
                </m:r>
              </m:sub>
            </m:sSub>
          </m:e>
        </m:d>
      </m:oMath>
      <w:r w:rsidRPr="00CF5EE0">
        <w:rPr>
          <w:rFonts w:eastAsiaTheme="minorEastAsia" w:cstheme="minorHAnsi"/>
        </w:rPr>
        <w:t xml:space="preserve"> is the entropic term, and </w:t>
      </w:r>
      <m:oMath>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i</m:t>
            </m:r>
          </m:sub>
        </m:sSub>
        <m:r>
          <m:rPr>
            <m:sty m:val="p"/>
          </m:rPr>
          <w:rPr>
            <w:rFonts w:ascii="Cambria Math" w:hAnsi="Cambria Math" w:cstheme="minorHAnsi"/>
          </w:rPr>
          <m:t>Fϕ</m:t>
        </m:r>
      </m:oMath>
      <w:r w:rsidRPr="00CF5EE0">
        <w:rPr>
          <w:rFonts w:eastAsiaTheme="minorEastAsia" w:cstheme="minorHAnsi"/>
        </w:rPr>
        <w:t xml:space="preserve"> is the electro</w:t>
      </w:r>
      <w:r>
        <w:rPr>
          <w:rFonts w:eastAsiaTheme="minorEastAsia" w:cstheme="minorHAnsi"/>
        </w:rPr>
        <w:t>-</w:t>
      </w:r>
      <w:r w:rsidRPr="00CF5EE0">
        <w:rPr>
          <w:rFonts w:eastAsiaTheme="minorEastAsia" w:cstheme="minorHAnsi"/>
        </w:rPr>
        <w:t>static term.</w:t>
      </w:r>
    </w:p>
    <w:tbl>
      <w:tblPr>
        <w:tblStyle w:val="TableGrid"/>
        <w:tblW w:w="0" w:type="auto"/>
        <w:jc w:val="center"/>
        <w:tblLook w:val="04A0" w:firstRow="1" w:lastRow="0" w:firstColumn="1" w:lastColumn="0" w:noHBand="0" w:noVBand="1"/>
      </w:tblPr>
      <w:tblGrid>
        <w:gridCol w:w="8095"/>
        <w:gridCol w:w="1255"/>
      </w:tblGrid>
      <w:tr w:rsidR="00CD1A50" w14:paraId="632B5A96" w14:textId="77777777" w:rsidTr="00E553EA">
        <w:trPr>
          <w:jc w:val="center"/>
        </w:trPr>
        <w:tc>
          <w:tcPr>
            <w:tcW w:w="8095" w:type="dxa"/>
          </w:tcPr>
          <w:p w14:paraId="546CB341" w14:textId="28185DFD" w:rsidR="00CD1A50" w:rsidRPr="003D55B2" w:rsidRDefault="00000000" w:rsidP="00E553EA">
            <w:pPr>
              <w:jc w:val="center"/>
              <w:rPr>
                <w:rFonts w:cstheme="minorHAnsi"/>
              </w:rPr>
            </w:pPr>
            <m:oMathPara>
              <m:oMath>
                <m:sSubSup>
                  <m:sSubSupPr>
                    <m:ctrlPr>
                      <w:rPr>
                        <w:rFonts w:ascii="Cambria Math" w:hAnsi="Cambria Math" w:cstheme="minorHAnsi"/>
                        <w:color w:val="70AD47" w:themeColor="accent6"/>
                      </w:rPr>
                    </m:ctrlPr>
                  </m:sSubSupPr>
                  <m:e>
                    <m:r>
                      <m:rPr>
                        <m:sty m:val="p"/>
                      </m:rPr>
                      <w:rPr>
                        <w:rFonts w:ascii="Cambria Math" w:hAnsi="Cambria Math" w:cstheme="minorHAnsi"/>
                        <w:color w:val="70AD47" w:themeColor="accent6"/>
                      </w:rPr>
                      <m:t>μ</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0,m</m:t>
                    </m:r>
                  </m:sup>
                </m:sSubSup>
                <m:r>
                  <m:rPr>
                    <m:sty m:val="p"/>
                  </m:rPr>
                  <w:rPr>
                    <w:rFonts w:ascii="Cambria Math" w:hAnsi="Cambria Math" w:cstheme="minorHAnsi"/>
                    <w:color w:val="70AD47" w:themeColor="accent6"/>
                  </w:rPr>
                  <m:t>+RTln</m:t>
                </m:r>
                <m:d>
                  <m:dPr>
                    <m:ctrlPr>
                      <w:rPr>
                        <w:rFonts w:ascii="Cambria Math" w:hAnsi="Cambria Math" w:cstheme="minorHAnsi"/>
                        <w:color w:val="70AD47" w:themeColor="accent6"/>
                      </w:rPr>
                    </m:ctrlPr>
                  </m:dPr>
                  <m:e>
                    <m:sSubSup>
                      <m:sSubSupPr>
                        <m:ctrlPr>
                          <w:rPr>
                            <w:rFonts w:ascii="Cambria Math" w:hAnsi="Cambria Math" w:cstheme="minorHAnsi"/>
                            <w:color w:val="70AD47" w:themeColor="accent6"/>
                          </w:rPr>
                        </m:ctrlPr>
                      </m:sSubSupPr>
                      <m:e>
                        <m:r>
                          <m:rPr>
                            <m:sty m:val="p"/>
                          </m:rPr>
                          <w:rPr>
                            <w:rFonts w:ascii="Cambria Math" w:hAnsi="Cambria Math" w:cstheme="minorHAnsi"/>
                            <w:color w:val="70AD47" w:themeColor="accent6"/>
                          </w:rPr>
                          <m:t>γ</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m</m:t>
                        </m:r>
                      </m:sup>
                    </m:sSubSup>
                    <m:sSubSup>
                      <m:sSubSupPr>
                        <m:ctrlPr>
                          <w:rPr>
                            <w:rFonts w:ascii="Cambria Math" w:hAnsi="Cambria Math" w:cstheme="minorHAnsi"/>
                            <w:color w:val="70AD47" w:themeColor="accent6"/>
                          </w:rPr>
                        </m:ctrlPr>
                      </m:sSubSupPr>
                      <m:e>
                        <m:r>
                          <m:rPr>
                            <m:sty m:val="p"/>
                          </m:rPr>
                          <w:rPr>
                            <w:rFonts w:ascii="Cambria Math" w:hAnsi="Cambria Math" w:cstheme="minorHAnsi"/>
                            <w:color w:val="70AD47" w:themeColor="accent6"/>
                          </w:rPr>
                          <m:t>c</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m</m:t>
                        </m:r>
                      </m:sup>
                    </m:sSubSup>
                  </m:e>
                </m:d>
                <m:r>
                  <m:rPr>
                    <m:sty m:val="p"/>
                  </m:rPr>
                  <w:rPr>
                    <w:rFonts w:ascii="Cambria Math"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i</m:t>
                    </m:r>
                  </m:sub>
                </m:sSub>
                <m:r>
                  <m:rPr>
                    <m:sty m:val="p"/>
                  </m:rPr>
                  <w:rPr>
                    <w:rFonts w:ascii="Cambria Math" w:hAnsi="Cambria Math" w:cstheme="minorHAnsi"/>
                    <w:color w:val="70AD47" w:themeColor="accent6"/>
                  </w:rPr>
                  <m:t>F</m:t>
                </m:r>
                <m:sSup>
                  <m:sSupPr>
                    <m:ctrlPr>
                      <w:rPr>
                        <w:rFonts w:ascii="Cambria Math" w:hAnsi="Cambria Math" w:cstheme="minorHAnsi"/>
                        <w:color w:val="70AD47" w:themeColor="accent6"/>
                      </w:rPr>
                    </m:ctrlPr>
                  </m:sSupPr>
                  <m:e>
                    <m:r>
                      <m:rPr>
                        <m:sty m:val="p"/>
                      </m:rPr>
                      <w:rPr>
                        <w:rFonts w:ascii="Cambria Math" w:hAnsi="Cambria Math" w:cstheme="minorHAnsi"/>
                        <w:color w:val="70AD47" w:themeColor="accent6"/>
                      </w:rPr>
                      <m:t>ϕ</m:t>
                    </m:r>
                  </m:e>
                  <m:sup>
                    <m:r>
                      <m:rPr>
                        <m:sty m:val="p"/>
                      </m:rPr>
                      <w:rPr>
                        <w:rFonts w:ascii="Cambria Math" w:hAnsi="Cambria Math" w:cstheme="minorHAnsi"/>
                        <w:color w:val="70AD47" w:themeColor="accent6"/>
                      </w:rPr>
                      <m:t>m</m:t>
                    </m:r>
                  </m:sup>
                </m:sSup>
                <m:r>
                  <m:rPr>
                    <m:sty m:val="p"/>
                  </m:rPr>
                  <w:rPr>
                    <w:rFonts w:ascii="Cambria Math" w:hAnsi="Cambria Math" w:cstheme="minorHAnsi"/>
                    <w:color w:val="70AD47" w:themeColor="accent6"/>
                  </w:rPr>
                  <m:t>=</m:t>
                </m:r>
                <m:sSubSup>
                  <m:sSubSupPr>
                    <m:ctrlPr>
                      <w:rPr>
                        <w:rFonts w:ascii="Cambria Math" w:hAnsi="Cambria Math" w:cstheme="minorHAnsi"/>
                        <w:color w:val="70AD47" w:themeColor="accent6"/>
                      </w:rPr>
                    </m:ctrlPr>
                  </m:sSubSupPr>
                  <m:e>
                    <m:r>
                      <m:rPr>
                        <m:sty m:val="p"/>
                      </m:rPr>
                      <w:rPr>
                        <w:rFonts w:ascii="Cambria Math" w:hAnsi="Cambria Math" w:cstheme="minorHAnsi"/>
                        <w:color w:val="70AD47" w:themeColor="accent6"/>
                      </w:rPr>
                      <m:t>μ</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0,s</m:t>
                    </m:r>
                  </m:sup>
                </m:sSubSup>
                <m:r>
                  <m:rPr>
                    <m:sty m:val="p"/>
                  </m:rPr>
                  <w:rPr>
                    <w:rFonts w:ascii="Cambria Math" w:hAnsi="Cambria Math" w:cstheme="minorHAnsi"/>
                    <w:color w:val="70AD47" w:themeColor="accent6"/>
                  </w:rPr>
                  <m:t>+RTln</m:t>
                </m:r>
                <m:d>
                  <m:dPr>
                    <m:ctrlPr>
                      <w:rPr>
                        <w:rFonts w:ascii="Cambria Math" w:hAnsi="Cambria Math" w:cstheme="minorHAnsi"/>
                        <w:color w:val="70AD47" w:themeColor="accent6"/>
                      </w:rPr>
                    </m:ctrlPr>
                  </m:dPr>
                  <m:e>
                    <m:sSubSup>
                      <m:sSubSupPr>
                        <m:ctrlPr>
                          <w:rPr>
                            <w:rFonts w:ascii="Cambria Math" w:hAnsi="Cambria Math" w:cstheme="minorHAnsi"/>
                            <w:color w:val="70AD47" w:themeColor="accent6"/>
                          </w:rPr>
                        </m:ctrlPr>
                      </m:sSubSupPr>
                      <m:e>
                        <m:r>
                          <m:rPr>
                            <m:sty m:val="p"/>
                          </m:rPr>
                          <w:rPr>
                            <w:rFonts w:ascii="Cambria Math" w:hAnsi="Cambria Math" w:cstheme="minorHAnsi"/>
                            <w:color w:val="70AD47" w:themeColor="accent6"/>
                          </w:rPr>
                          <m:t>γ</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s</m:t>
                        </m:r>
                      </m:sup>
                    </m:sSubSup>
                    <m:sSubSup>
                      <m:sSubSupPr>
                        <m:ctrlPr>
                          <w:rPr>
                            <w:rFonts w:ascii="Cambria Math" w:hAnsi="Cambria Math" w:cstheme="minorHAnsi"/>
                            <w:color w:val="70AD47" w:themeColor="accent6"/>
                          </w:rPr>
                        </m:ctrlPr>
                      </m:sSubSupPr>
                      <m:e>
                        <m:r>
                          <m:rPr>
                            <m:sty m:val="p"/>
                          </m:rPr>
                          <w:rPr>
                            <w:rFonts w:ascii="Cambria Math" w:hAnsi="Cambria Math" w:cstheme="minorHAnsi"/>
                            <w:color w:val="70AD47" w:themeColor="accent6"/>
                          </w:rPr>
                          <m:t>c</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s</m:t>
                        </m:r>
                      </m:sup>
                    </m:sSubSup>
                  </m:e>
                </m:d>
                <m:r>
                  <m:rPr>
                    <m:sty m:val="p"/>
                  </m:rPr>
                  <w:rPr>
                    <w:rFonts w:ascii="Cambria Math" w:hAnsi="Cambria Math" w:cstheme="minorHAnsi"/>
                    <w:color w:val="70AD47" w:themeColor="accent6"/>
                  </w:rPr>
                  <m:t>+</m:t>
                </m:r>
                <m:sSub>
                  <m:sSubPr>
                    <m:ctrlPr>
                      <w:rPr>
                        <w:rFonts w:ascii="Cambria Math" w:hAnsi="Cambria Math" w:cstheme="minorHAnsi"/>
                        <w:color w:val="70AD47" w:themeColor="accent6"/>
                      </w:rPr>
                    </m:ctrlPr>
                  </m:sSubPr>
                  <m:e>
                    <m:r>
                      <m:rPr>
                        <m:sty m:val="p"/>
                      </m:rPr>
                      <w:rPr>
                        <w:rFonts w:ascii="Cambria Math" w:hAnsi="Cambria Math" w:cstheme="minorHAnsi"/>
                        <w:color w:val="70AD47" w:themeColor="accent6"/>
                      </w:rPr>
                      <m:t>z</m:t>
                    </m:r>
                  </m:e>
                  <m:sub>
                    <m:r>
                      <m:rPr>
                        <m:sty m:val="p"/>
                      </m:rPr>
                      <w:rPr>
                        <w:rFonts w:ascii="Cambria Math" w:hAnsi="Cambria Math" w:cstheme="minorHAnsi"/>
                        <w:color w:val="70AD47" w:themeColor="accent6"/>
                      </w:rPr>
                      <m:t>i</m:t>
                    </m:r>
                  </m:sub>
                </m:sSub>
                <m:r>
                  <m:rPr>
                    <m:sty m:val="p"/>
                  </m:rPr>
                  <w:rPr>
                    <w:rFonts w:ascii="Cambria Math" w:hAnsi="Cambria Math" w:cstheme="minorHAnsi"/>
                    <w:color w:val="70AD47" w:themeColor="accent6"/>
                  </w:rPr>
                  <m:t>F</m:t>
                </m:r>
                <m:sSup>
                  <m:sSupPr>
                    <m:ctrlPr>
                      <w:rPr>
                        <w:rFonts w:ascii="Cambria Math" w:hAnsi="Cambria Math" w:cstheme="minorHAnsi"/>
                        <w:color w:val="70AD47" w:themeColor="accent6"/>
                      </w:rPr>
                    </m:ctrlPr>
                  </m:sSupPr>
                  <m:e>
                    <m:r>
                      <m:rPr>
                        <m:sty m:val="p"/>
                      </m:rPr>
                      <w:rPr>
                        <w:rFonts w:ascii="Cambria Math" w:hAnsi="Cambria Math" w:cstheme="minorHAnsi"/>
                        <w:color w:val="70AD47" w:themeColor="accent6"/>
                      </w:rPr>
                      <m:t>ϕ</m:t>
                    </m:r>
                  </m:e>
                  <m:sup>
                    <m:r>
                      <m:rPr>
                        <m:sty m:val="p"/>
                      </m:rPr>
                      <w:rPr>
                        <w:rFonts w:ascii="Cambria Math" w:hAnsi="Cambria Math" w:cstheme="minorHAnsi"/>
                        <w:color w:val="70AD47" w:themeColor="accent6"/>
                      </w:rPr>
                      <m:t>s</m:t>
                    </m:r>
                  </m:sup>
                </m:sSup>
              </m:oMath>
            </m:oMathPara>
          </w:p>
        </w:tc>
        <w:tc>
          <w:tcPr>
            <w:tcW w:w="1255" w:type="dxa"/>
          </w:tcPr>
          <w:p w14:paraId="69259E00" w14:textId="5FC5398A" w:rsidR="00CD1A50" w:rsidRDefault="00CD1A50" w:rsidP="00E553EA">
            <w:pPr>
              <w:jc w:val="center"/>
              <w:rPr>
                <w:rFonts w:cstheme="minorHAnsi"/>
              </w:rPr>
            </w:pPr>
            <w:r>
              <w:rPr>
                <w:rFonts w:cstheme="minorHAnsi"/>
              </w:rPr>
              <w:t xml:space="preserve">Eq </w:t>
            </w:r>
            <w:r w:rsidR="003D55B2">
              <w:rPr>
                <w:rFonts w:cstheme="minorHAnsi"/>
              </w:rPr>
              <w:t>49</w:t>
            </w:r>
          </w:p>
        </w:tc>
      </w:tr>
      <w:tr w:rsidR="003D55B2" w14:paraId="175A6565" w14:textId="77777777" w:rsidTr="008664C4">
        <w:trPr>
          <w:jc w:val="center"/>
        </w:trPr>
        <w:tc>
          <w:tcPr>
            <w:tcW w:w="8095" w:type="dxa"/>
          </w:tcPr>
          <w:p w14:paraId="32D3057E" w14:textId="439F8336" w:rsidR="003D55B2" w:rsidRPr="003D55B2" w:rsidRDefault="00000000" w:rsidP="008664C4">
            <w:pPr>
              <w:jc w:val="center"/>
              <w:rPr>
                <w:rFonts w:cstheme="minorHAnsi"/>
                <w:iCs/>
              </w:rPr>
            </w:pPr>
            <m:oMathPara>
              <m:oMath>
                <m:sSup>
                  <m:sSupPr>
                    <m:ctrlPr>
                      <w:rPr>
                        <w:rFonts w:ascii="Cambria Math" w:eastAsia="Aptos" w:hAnsi="Cambria Math" w:cstheme="minorHAnsi"/>
                        <w:iCs/>
                        <w:color w:val="70AD47" w:themeColor="accent6"/>
                      </w:rPr>
                    </m:ctrlPr>
                  </m:sSupPr>
                  <m:e>
                    <m:r>
                      <m:rPr>
                        <m:sty m:val="p"/>
                      </m:rPr>
                      <w:rPr>
                        <w:rFonts w:ascii="Cambria Math" w:eastAsia="Aptos" w:hAnsi="Cambria Math" w:cstheme="minorHAnsi"/>
                        <w:color w:val="70AD47" w:themeColor="accent6"/>
                      </w:rPr>
                      <m:t>ϕ</m:t>
                    </m:r>
                  </m:e>
                  <m:sup>
                    <m:r>
                      <m:rPr>
                        <m:sty m:val="p"/>
                      </m:rPr>
                      <w:rPr>
                        <w:rFonts w:ascii="Cambria Math" w:eastAsia="Aptos" w:hAnsi="Cambria Math" w:cstheme="minorHAnsi"/>
                        <w:color w:val="70AD47" w:themeColor="accent6"/>
                      </w:rPr>
                      <m:t>m</m:t>
                    </m:r>
                  </m:sup>
                </m:sSup>
                <m:r>
                  <m:rPr>
                    <m:sty m:val="p"/>
                  </m:rPr>
                  <w:rPr>
                    <w:rFonts w:ascii="Cambria Math" w:eastAsia="Aptos" w:hAnsi="Cambria Math" w:cstheme="minorHAnsi"/>
                    <w:color w:val="70AD47" w:themeColor="accent6"/>
                  </w:rPr>
                  <m:t>-</m:t>
                </m:r>
                <m:sSup>
                  <m:sSupPr>
                    <m:ctrlPr>
                      <w:rPr>
                        <w:rFonts w:ascii="Cambria Math" w:eastAsia="Aptos" w:hAnsi="Cambria Math" w:cstheme="minorHAnsi"/>
                        <w:iCs/>
                        <w:color w:val="70AD47" w:themeColor="accent6"/>
                      </w:rPr>
                    </m:ctrlPr>
                  </m:sSupPr>
                  <m:e>
                    <m:r>
                      <m:rPr>
                        <m:sty m:val="p"/>
                      </m:rPr>
                      <w:rPr>
                        <w:rFonts w:ascii="Cambria Math" w:eastAsia="Aptos" w:hAnsi="Cambria Math" w:cstheme="minorHAnsi"/>
                        <w:color w:val="70AD47" w:themeColor="accent6"/>
                      </w:rPr>
                      <m:t>ϕ</m:t>
                    </m:r>
                  </m:e>
                  <m:sup>
                    <m:r>
                      <m:rPr>
                        <m:sty m:val="p"/>
                      </m:rPr>
                      <w:rPr>
                        <w:rFonts w:ascii="Cambria Math" w:eastAsia="Aptos" w:hAnsi="Cambria Math" w:cstheme="minorHAnsi"/>
                        <w:color w:val="70AD47" w:themeColor="accent6"/>
                      </w:rPr>
                      <m:t>s</m:t>
                    </m:r>
                  </m:sup>
                </m:sSup>
                <m:r>
                  <m:rPr>
                    <m:sty m:val="p"/>
                  </m:rPr>
                  <w:rPr>
                    <w:rFonts w:ascii="Cambria Math" w:eastAsia="Aptos" w:hAnsi="Cambria Math" w:cstheme="minorHAnsi"/>
                    <w:color w:val="70AD47" w:themeColor="accent6"/>
                  </w:rPr>
                  <m:t>=</m:t>
                </m:r>
                <m:f>
                  <m:fPr>
                    <m:ctrlPr>
                      <w:rPr>
                        <w:rFonts w:ascii="Cambria Math" w:eastAsia="Aptos" w:hAnsi="Cambria Math" w:cstheme="minorHAnsi"/>
                        <w:iCs/>
                        <w:color w:val="70AD47" w:themeColor="accent6"/>
                      </w:rPr>
                    </m:ctrlPr>
                  </m:fPr>
                  <m:num>
                    <m:r>
                      <m:rPr>
                        <m:sty m:val="p"/>
                      </m:rPr>
                      <w:rPr>
                        <w:rFonts w:ascii="Cambria Math" w:eastAsia="Aptos" w:hAnsi="Cambria Math" w:cstheme="minorHAnsi"/>
                        <w:color w:val="70AD47" w:themeColor="accent6"/>
                      </w:rPr>
                      <m:t>RT</m:t>
                    </m:r>
                  </m:num>
                  <m:den>
                    <m:sSub>
                      <m:sSubPr>
                        <m:ctrlPr>
                          <w:rPr>
                            <w:rFonts w:ascii="Cambria Math" w:eastAsia="Aptos" w:hAnsi="Cambria Math" w:cstheme="minorHAnsi"/>
                            <w:iCs/>
                            <w:color w:val="70AD47" w:themeColor="accent6"/>
                          </w:rPr>
                        </m:ctrlPr>
                      </m:sSubPr>
                      <m:e>
                        <m:r>
                          <m:rPr>
                            <m:sty m:val="p"/>
                          </m:rPr>
                          <w:rPr>
                            <w:rFonts w:ascii="Cambria Math" w:eastAsia="Aptos" w:hAnsi="Cambria Math" w:cstheme="minorHAnsi"/>
                            <w:color w:val="70AD47" w:themeColor="accent6"/>
                          </w:rPr>
                          <m:t>z</m:t>
                        </m:r>
                      </m:e>
                      <m:sub>
                        <m:r>
                          <m:rPr>
                            <m:sty m:val="p"/>
                          </m:rPr>
                          <w:rPr>
                            <w:rFonts w:ascii="Cambria Math" w:eastAsia="Aptos" w:hAnsi="Cambria Math" w:cstheme="minorHAnsi"/>
                            <w:color w:val="70AD47" w:themeColor="accent6"/>
                          </w:rPr>
                          <m:t>i</m:t>
                        </m:r>
                      </m:sub>
                    </m:sSub>
                    <m:r>
                      <m:rPr>
                        <m:sty m:val="p"/>
                      </m:rPr>
                      <w:rPr>
                        <w:rFonts w:ascii="Cambria Math" w:eastAsia="Aptos" w:hAnsi="Cambria Math" w:cstheme="minorHAnsi"/>
                        <w:color w:val="70AD47" w:themeColor="accent6"/>
                      </w:rPr>
                      <m:t>F</m:t>
                    </m:r>
                  </m:den>
                </m:f>
                <m:d>
                  <m:dPr>
                    <m:begChr m:val="["/>
                    <m:endChr m:val="]"/>
                    <m:ctrlPr>
                      <w:rPr>
                        <w:rFonts w:ascii="Cambria Math" w:eastAsia="Aptos" w:hAnsi="Cambria Math" w:cstheme="minorHAnsi"/>
                        <w:iCs/>
                        <w:color w:val="70AD47" w:themeColor="accent6"/>
                      </w:rPr>
                    </m:ctrlPr>
                  </m:dPr>
                  <m:e>
                    <m:func>
                      <m:funcPr>
                        <m:ctrlPr>
                          <w:rPr>
                            <w:rFonts w:ascii="Cambria Math" w:eastAsia="Aptos" w:hAnsi="Cambria Math" w:cstheme="minorHAnsi"/>
                            <w:iCs/>
                            <w:color w:val="70AD47" w:themeColor="accent6"/>
                          </w:rPr>
                        </m:ctrlPr>
                      </m:funcPr>
                      <m:fName>
                        <m:f>
                          <m:fPr>
                            <m:ctrlPr>
                              <w:rPr>
                                <w:rFonts w:ascii="Cambria Math" w:eastAsia="Aptos" w:hAnsi="Cambria Math" w:cstheme="minorHAnsi"/>
                                <w:iCs/>
                                <w:color w:val="70AD47" w:themeColor="accent6"/>
                              </w:rPr>
                            </m:ctrlPr>
                          </m:fPr>
                          <m:num>
                            <m:sSubSup>
                              <m:sSubSupPr>
                                <m:ctrlPr>
                                  <w:rPr>
                                    <w:rFonts w:ascii="Cambria Math" w:hAnsi="Cambria Math" w:cstheme="minorHAnsi"/>
                                    <w:iCs/>
                                    <w:color w:val="70AD47" w:themeColor="accent6"/>
                                  </w:rPr>
                                </m:ctrlPr>
                              </m:sSubSupPr>
                              <m:e>
                                <m:r>
                                  <m:rPr>
                                    <m:sty m:val="p"/>
                                  </m:rPr>
                                  <w:rPr>
                                    <w:rFonts w:ascii="Cambria Math" w:hAnsi="Cambria Math" w:cstheme="minorHAnsi"/>
                                    <w:color w:val="70AD47" w:themeColor="accent6"/>
                                  </w:rPr>
                                  <m:t>μ</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0,s</m:t>
                                </m:r>
                              </m:sup>
                            </m:sSubSup>
                            <m:r>
                              <m:rPr>
                                <m:sty m:val="p"/>
                              </m:rPr>
                              <w:rPr>
                                <w:rFonts w:ascii="Cambria Math" w:hAnsi="Cambria Math" w:cstheme="minorHAnsi"/>
                                <w:color w:val="70AD47" w:themeColor="accent6"/>
                              </w:rPr>
                              <m:t>-</m:t>
                            </m:r>
                            <m:sSubSup>
                              <m:sSubSupPr>
                                <m:ctrlPr>
                                  <w:rPr>
                                    <w:rFonts w:ascii="Cambria Math" w:hAnsi="Cambria Math" w:cstheme="minorHAnsi"/>
                                    <w:iCs/>
                                    <w:color w:val="70AD47" w:themeColor="accent6"/>
                                  </w:rPr>
                                </m:ctrlPr>
                              </m:sSubSupPr>
                              <m:e>
                                <m:r>
                                  <m:rPr>
                                    <m:sty m:val="p"/>
                                  </m:rPr>
                                  <w:rPr>
                                    <w:rFonts w:ascii="Cambria Math" w:hAnsi="Cambria Math" w:cstheme="minorHAnsi"/>
                                    <w:color w:val="70AD47" w:themeColor="accent6"/>
                                  </w:rPr>
                                  <m:t>μ</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0,m</m:t>
                                </m:r>
                              </m:sup>
                            </m:sSubSup>
                          </m:num>
                          <m:den>
                            <m:r>
                              <m:rPr>
                                <m:sty m:val="p"/>
                              </m:rPr>
                              <w:rPr>
                                <w:rFonts w:ascii="Cambria Math" w:eastAsia="Aptos" w:hAnsi="Cambria Math" w:cstheme="minorHAnsi"/>
                                <w:color w:val="70AD47" w:themeColor="accent6"/>
                              </w:rPr>
                              <m:t>RT</m:t>
                            </m:r>
                          </m:den>
                        </m:f>
                        <m:r>
                          <m:rPr>
                            <m:sty m:val="p"/>
                          </m:rPr>
                          <w:rPr>
                            <w:rFonts w:ascii="Cambria Math" w:eastAsia="Aptos" w:hAnsi="Cambria Math" w:cstheme="minorHAnsi"/>
                            <w:color w:val="70AD47" w:themeColor="accent6"/>
                          </w:rPr>
                          <m:t>+ln</m:t>
                        </m:r>
                      </m:fName>
                      <m:e>
                        <m:d>
                          <m:dPr>
                            <m:ctrlPr>
                              <w:rPr>
                                <w:rFonts w:ascii="Cambria Math" w:eastAsia="Aptos" w:hAnsi="Cambria Math" w:cstheme="minorHAnsi"/>
                                <w:iCs/>
                                <w:color w:val="70AD47" w:themeColor="accent6"/>
                              </w:rPr>
                            </m:ctrlPr>
                          </m:dPr>
                          <m:e>
                            <m:f>
                              <m:fPr>
                                <m:ctrlPr>
                                  <w:rPr>
                                    <w:rFonts w:ascii="Cambria Math" w:eastAsia="Aptos" w:hAnsi="Cambria Math" w:cstheme="minorHAnsi"/>
                                    <w:iCs/>
                                    <w:color w:val="70AD47" w:themeColor="accent6"/>
                                  </w:rPr>
                                </m:ctrlPr>
                              </m:fPr>
                              <m:num>
                                <m:sSubSup>
                                  <m:sSubSupPr>
                                    <m:ctrlPr>
                                      <w:rPr>
                                        <w:rFonts w:ascii="Cambria Math" w:eastAsia="Aptos" w:hAnsi="Cambria Math" w:cstheme="minorHAnsi"/>
                                        <w:i/>
                                        <w:iCs/>
                                        <w:color w:val="70AD47" w:themeColor="accent6"/>
                                      </w:rPr>
                                    </m:ctrlPr>
                                  </m:sSubSupPr>
                                  <m:e>
                                    <m:r>
                                      <w:rPr>
                                        <w:rFonts w:ascii="Cambria Math" w:eastAsia="Aptos" w:hAnsi="Cambria Math" w:cstheme="minorHAnsi"/>
                                        <w:color w:val="70AD47" w:themeColor="accent6"/>
                                      </w:rPr>
                                      <m:t>γ</m:t>
                                    </m:r>
                                  </m:e>
                                  <m:sub>
                                    <m:r>
                                      <w:rPr>
                                        <w:rFonts w:ascii="Cambria Math" w:eastAsia="Aptos" w:hAnsi="Cambria Math" w:cstheme="minorHAnsi"/>
                                        <w:color w:val="70AD47" w:themeColor="accent6"/>
                                      </w:rPr>
                                      <m:t>i</m:t>
                                    </m:r>
                                  </m:sub>
                                  <m:sup>
                                    <m:r>
                                      <w:rPr>
                                        <w:rFonts w:ascii="Cambria Math" w:eastAsia="Aptos" w:hAnsi="Cambria Math" w:cstheme="minorHAnsi"/>
                                        <w:color w:val="70AD47" w:themeColor="accent6"/>
                                      </w:rPr>
                                      <m:t>s</m:t>
                                    </m:r>
                                  </m:sup>
                                </m:sSubSup>
                                <m:sSubSup>
                                  <m:sSubSupPr>
                                    <m:ctrlPr>
                                      <w:rPr>
                                        <w:rFonts w:ascii="Cambria Math" w:eastAsia="Aptos" w:hAnsi="Cambria Math" w:cstheme="minorHAnsi"/>
                                        <w:iCs/>
                                        <w:color w:val="70AD47" w:themeColor="accent6"/>
                                      </w:rPr>
                                    </m:ctrlPr>
                                  </m:sSubSupPr>
                                  <m:e>
                                    <m:r>
                                      <m:rPr>
                                        <m:sty m:val="p"/>
                                      </m:rPr>
                                      <w:rPr>
                                        <w:rFonts w:ascii="Cambria Math" w:eastAsia="Aptos" w:hAnsi="Cambria Math" w:cstheme="minorHAnsi"/>
                                        <w:color w:val="70AD47" w:themeColor="accent6"/>
                                      </w:rPr>
                                      <m:t>c</m:t>
                                    </m:r>
                                  </m:e>
                                  <m:sub>
                                    <m:r>
                                      <m:rPr>
                                        <m:sty m:val="p"/>
                                      </m:rPr>
                                      <w:rPr>
                                        <w:rFonts w:ascii="Cambria Math" w:eastAsia="Aptos" w:hAnsi="Cambria Math" w:cstheme="minorHAnsi"/>
                                        <w:color w:val="70AD47" w:themeColor="accent6"/>
                                      </w:rPr>
                                      <m:t>i</m:t>
                                    </m:r>
                                  </m:sub>
                                  <m:sup>
                                    <m:r>
                                      <m:rPr>
                                        <m:sty m:val="p"/>
                                      </m:rPr>
                                      <w:rPr>
                                        <w:rFonts w:ascii="Cambria Math" w:eastAsia="Aptos" w:hAnsi="Cambria Math" w:cstheme="minorHAnsi"/>
                                        <w:color w:val="70AD47" w:themeColor="accent6"/>
                                      </w:rPr>
                                      <m:t>s</m:t>
                                    </m:r>
                                  </m:sup>
                                </m:sSubSup>
                              </m:num>
                              <m:den>
                                <m:sSubSup>
                                  <m:sSubSupPr>
                                    <m:ctrlPr>
                                      <w:rPr>
                                        <w:rFonts w:ascii="Cambria Math" w:eastAsia="Aptos" w:hAnsi="Cambria Math" w:cstheme="minorHAnsi"/>
                                        <w:i/>
                                        <w:iCs/>
                                        <w:color w:val="70AD47" w:themeColor="accent6"/>
                                      </w:rPr>
                                    </m:ctrlPr>
                                  </m:sSubSupPr>
                                  <m:e>
                                    <m:r>
                                      <w:rPr>
                                        <w:rFonts w:ascii="Cambria Math" w:eastAsia="Aptos" w:hAnsi="Cambria Math" w:cstheme="minorHAnsi"/>
                                        <w:color w:val="70AD47" w:themeColor="accent6"/>
                                      </w:rPr>
                                      <m:t>γ</m:t>
                                    </m:r>
                                  </m:e>
                                  <m:sub>
                                    <m:r>
                                      <w:rPr>
                                        <w:rFonts w:ascii="Cambria Math" w:eastAsia="Aptos" w:hAnsi="Cambria Math" w:cstheme="minorHAnsi"/>
                                        <w:color w:val="70AD47" w:themeColor="accent6"/>
                                      </w:rPr>
                                      <m:t>i</m:t>
                                    </m:r>
                                  </m:sub>
                                  <m:sup>
                                    <m:r>
                                      <w:rPr>
                                        <w:rFonts w:ascii="Cambria Math" w:eastAsia="Aptos" w:hAnsi="Cambria Math" w:cstheme="minorHAnsi"/>
                                        <w:color w:val="70AD47" w:themeColor="accent6"/>
                                      </w:rPr>
                                      <m:t>m</m:t>
                                    </m:r>
                                  </m:sup>
                                </m:sSubSup>
                                <m:sSubSup>
                                  <m:sSubSupPr>
                                    <m:ctrlPr>
                                      <w:rPr>
                                        <w:rFonts w:ascii="Cambria Math" w:eastAsia="Aptos" w:hAnsi="Cambria Math" w:cstheme="minorHAnsi"/>
                                        <w:iCs/>
                                        <w:color w:val="70AD47" w:themeColor="accent6"/>
                                      </w:rPr>
                                    </m:ctrlPr>
                                  </m:sSubSupPr>
                                  <m:e>
                                    <m:r>
                                      <m:rPr>
                                        <m:sty m:val="p"/>
                                      </m:rPr>
                                      <w:rPr>
                                        <w:rFonts w:ascii="Cambria Math" w:eastAsia="Aptos" w:hAnsi="Cambria Math" w:cstheme="minorHAnsi"/>
                                        <w:color w:val="70AD47" w:themeColor="accent6"/>
                                      </w:rPr>
                                      <m:t>c</m:t>
                                    </m:r>
                                  </m:e>
                                  <m:sub>
                                    <m:r>
                                      <m:rPr>
                                        <m:sty m:val="p"/>
                                      </m:rPr>
                                      <w:rPr>
                                        <w:rFonts w:ascii="Cambria Math" w:eastAsia="Aptos" w:hAnsi="Cambria Math" w:cstheme="minorHAnsi"/>
                                        <w:color w:val="70AD47" w:themeColor="accent6"/>
                                      </w:rPr>
                                      <m:t>i</m:t>
                                    </m:r>
                                  </m:sub>
                                  <m:sup>
                                    <m:r>
                                      <m:rPr>
                                        <m:sty m:val="p"/>
                                      </m:rPr>
                                      <w:rPr>
                                        <w:rFonts w:ascii="Cambria Math" w:eastAsia="Aptos" w:hAnsi="Cambria Math" w:cstheme="minorHAnsi"/>
                                        <w:color w:val="70AD47" w:themeColor="accent6"/>
                                      </w:rPr>
                                      <m:t>m</m:t>
                                    </m:r>
                                  </m:sup>
                                </m:sSubSup>
                              </m:den>
                            </m:f>
                          </m:e>
                        </m:d>
                      </m:e>
                    </m:func>
                  </m:e>
                </m:d>
              </m:oMath>
            </m:oMathPara>
          </w:p>
        </w:tc>
        <w:tc>
          <w:tcPr>
            <w:tcW w:w="1255" w:type="dxa"/>
          </w:tcPr>
          <w:p w14:paraId="648682F2" w14:textId="14BB6337" w:rsidR="003D55B2" w:rsidRDefault="003D55B2" w:rsidP="008664C4">
            <w:pPr>
              <w:jc w:val="center"/>
              <w:rPr>
                <w:rFonts w:cstheme="minorHAnsi"/>
              </w:rPr>
            </w:pPr>
            <w:r>
              <w:rPr>
                <w:rFonts w:cstheme="minorHAnsi"/>
              </w:rPr>
              <w:t>Eq 5</w:t>
            </w:r>
            <w:r w:rsidR="00CF5EE0">
              <w:rPr>
                <w:rFonts w:cstheme="minorHAnsi"/>
              </w:rPr>
              <w:t>2</w:t>
            </w:r>
          </w:p>
        </w:tc>
      </w:tr>
    </w:tbl>
    <w:p w14:paraId="076B5756" w14:textId="77777777" w:rsidR="00484485" w:rsidRDefault="00484485" w:rsidP="00491B2C">
      <w:pPr>
        <w:rPr>
          <w:rFonts w:cstheme="minorHAnsi"/>
          <w:iCs/>
        </w:rPr>
      </w:pPr>
    </w:p>
    <w:p w14:paraId="66234D1D" w14:textId="77C7FAFA" w:rsidR="00280925" w:rsidRPr="00280925" w:rsidRDefault="00280925" w:rsidP="00280925">
      <w:pPr>
        <w:rPr>
          <w:rFonts w:cstheme="minorHAnsi"/>
        </w:rPr>
      </w:pPr>
      <w:r w:rsidRPr="00A702D6">
        <w:rPr>
          <w:rFonts w:cstheme="minorHAnsi"/>
        </w:rPr>
        <w:t>Following the same naming convention as previously stated, the cations in this two-salt system are denoted with subscripts 1 and 2 while the common anion is identified as subscript 3. Equating the electrostatic force of each ion gives,</w:t>
      </w:r>
    </w:p>
    <w:tbl>
      <w:tblPr>
        <w:tblStyle w:val="TableGrid"/>
        <w:tblW w:w="0" w:type="auto"/>
        <w:jc w:val="center"/>
        <w:tblLook w:val="04A0" w:firstRow="1" w:lastRow="0" w:firstColumn="1" w:lastColumn="0" w:noHBand="0" w:noVBand="1"/>
      </w:tblPr>
      <w:tblGrid>
        <w:gridCol w:w="8095"/>
        <w:gridCol w:w="1255"/>
      </w:tblGrid>
      <w:tr w:rsidR="00280925" w14:paraId="70C8FC69" w14:textId="77777777" w:rsidTr="004D06BA">
        <w:trPr>
          <w:jc w:val="center"/>
        </w:trPr>
        <w:tc>
          <w:tcPr>
            <w:tcW w:w="8095" w:type="dxa"/>
          </w:tcPr>
          <w:p w14:paraId="735241ED" w14:textId="67D080E0" w:rsidR="00280925" w:rsidRPr="002D7B22" w:rsidRDefault="00000000" w:rsidP="004D06BA">
            <w:pPr>
              <w:jc w:val="center"/>
              <w:rPr>
                <w:rFonts w:cstheme="minorHAnsi"/>
              </w:rPr>
            </w:pPr>
            <m:oMath>
              <m:f>
                <m:fPr>
                  <m:ctrlPr>
                    <w:rPr>
                      <w:rFonts w:ascii="Cambria Math" w:eastAsia="Aptos" w:hAnsi="Cambria Math" w:cstheme="minorHAnsi"/>
                      <w:iCs/>
                    </w:rPr>
                  </m:ctrlPr>
                </m:fPr>
                <m:num>
                  <m:r>
                    <m:rPr>
                      <m:sty m:val="p"/>
                    </m:rPr>
                    <w:rPr>
                      <w:rFonts w:ascii="Cambria Math" w:eastAsia="Aptos" w:hAnsi="Cambria Math" w:cstheme="minorHAnsi"/>
                    </w:rPr>
                    <m:t>RT</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1</m:t>
                          </m:r>
                        </m:sub>
                      </m:sSub>
                    </m:e>
                  </m:d>
                  <m:r>
                    <m:rPr>
                      <m:sty m:val="p"/>
                    </m:rPr>
                    <w:rPr>
                      <w:rFonts w:ascii="Cambria Math" w:eastAsia="Aptos" w:hAnsi="Cambria Math" w:cstheme="minorHAnsi"/>
                    </w:rPr>
                    <m:t>F</m:t>
                  </m:r>
                </m:den>
              </m:f>
              <m:d>
                <m:dPr>
                  <m:begChr m:val="["/>
                  <m:endChr m:val="]"/>
                  <m:ctrlPr>
                    <w:rPr>
                      <w:rFonts w:ascii="Cambria Math" w:eastAsia="Aptos" w:hAnsi="Cambria Math" w:cstheme="minorHAnsi"/>
                      <w:iCs/>
                    </w:rPr>
                  </m:ctrlPr>
                </m:dPr>
                <m:e>
                  <m:func>
                    <m:funcPr>
                      <m:ctrlPr>
                        <w:rPr>
                          <w:rFonts w:ascii="Cambria Math" w:eastAsia="Aptos" w:hAnsi="Cambria Math" w:cstheme="minorHAnsi"/>
                          <w:iCs/>
                        </w:rPr>
                      </m:ctrlPr>
                    </m:funcPr>
                    <m:fNa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+ln</m:t>
                      </m:r>
                    </m:fName>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den>
                          </m:f>
                        </m:e>
                      </m:d>
                    </m:e>
                  </m:func>
                </m:e>
              </m:d>
              <m:r>
                <m:rPr>
                  <m:sty m:val="p"/>
                </m:rPr>
                <w:rPr>
                  <w:rFonts w:ascii="Cambria Math" w:eastAsia="Aptos" w:hAnsi="Cambria Math" w:cstheme="minorHAnsi"/>
                </w:rPr>
                <m:t>=</m:t>
              </m:r>
              <m:f>
                <m:fPr>
                  <m:ctrlPr>
                    <w:rPr>
                      <w:rFonts w:ascii="Cambria Math" w:eastAsia="Aptos" w:hAnsi="Cambria Math" w:cstheme="minorHAnsi"/>
                      <w:iCs/>
                    </w:rPr>
                  </m:ctrlPr>
                </m:fPr>
                <m:num>
                  <m:r>
                    <m:rPr>
                      <m:sty m:val="p"/>
                    </m:rPr>
                    <w:rPr>
                      <w:rFonts w:ascii="Cambria Math" w:eastAsia="Aptos" w:hAnsi="Cambria Math" w:cstheme="minorHAnsi"/>
                    </w:rPr>
                    <m:t>RT</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2</m:t>
                          </m:r>
                        </m:sub>
                      </m:sSub>
                    </m:e>
                  </m:d>
                  <m:r>
                    <m:rPr>
                      <m:sty m:val="p"/>
                    </m:rPr>
                    <w:rPr>
                      <w:rFonts w:ascii="Cambria Math" w:eastAsia="Aptos" w:hAnsi="Cambria Math" w:cstheme="minorHAnsi"/>
                    </w:rPr>
                    <m:t>F</m:t>
                  </m:r>
                </m:den>
              </m:f>
              <m:d>
                <m:dPr>
                  <m:begChr m:val="["/>
                  <m:endChr m:val="]"/>
                  <m:ctrlPr>
                    <w:rPr>
                      <w:rFonts w:ascii="Cambria Math" w:eastAsia="Aptos" w:hAnsi="Cambria Math" w:cstheme="minorHAnsi"/>
                      <w:iCs/>
                    </w:rPr>
                  </m:ctrlPr>
                </m:dPr>
                <m:e>
                  <m:func>
                    <m:funcPr>
                      <m:ctrlPr>
                        <w:rPr>
                          <w:rFonts w:ascii="Cambria Math" w:eastAsia="Aptos" w:hAnsi="Cambria Math" w:cstheme="minorHAnsi"/>
                          <w:iCs/>
                        </w:rPr>
                      </m:ctrlPr>
                    </m:funcPr>
                    <m:fNa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w:rPr>
                                  <w:rFonts w:ascii="Cambria Math" w:hAnsi="Cambria Math" w:cstheme="minorHAnsi"/>
                                </w:rPr>
                                <m:t>2</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w:rPr>
                                  <w:rFonts w:ascii="Cambria Math" w:hAnsi="Cambria Math" w:cstheme="minorHAnsi"/>
                                </w:rPr>
                                <m:t>2</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+ln</m:t>
                      </m:r>
                    </m:fName>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2</m:t>
                                  </m:r>
                                </m:sub>
                                <m:sup>
                                  <m:r>
                                    <m:rPr>
                                      <m:sty m:val="p"/>
                                    </m:rPr>
                                    <w:rPr>
                                      <w:rFonts w:ascii="Cambria Math" w:eastAsia="Aptos" w:hAnsi="Cambria Math" w:cstheme="minorHAnsi"/>
                                    </w:rPr>
                                    <m:t>m</m:t>
                                  </m:r>
                                </m:sup>
                              </m:sSubSup>
                            </m:den>
                          </m:f>
                        </m:e>
                      </m:d>
                    </m:e>
                  </m:func>
                </m:e>
              </m:d>
              <m:r>
                <m:rPr>
                  <m:sty m:val="p"/>
                </m:rPr>
                <w:rPr>
                  <w:rFonts w:ascii="Cambria Math" w:eastAsia="Aptos" w:hAnsi="Cambria Math" w:cstheme="minorHAnsi"/>
                </w:rPr>
                <m:t>=-</m:t>
              </m:r>
              <m:f>
                <m:fPr>
                  <m:ctrlPr>
                    <w:rPr>
                      <w:rFonts w:ascii="Cambria Math" w:eastAsia="Aptos" w:hAnsi="Cambria Math" w:cstheme="minorHAnsi"/>
                      <w:iCs/>
                    </w:rPr>
                  </m:ctrlPr>
                </m:fPr>
                <m:num>
                  <m:r>
                    <m:rPr>
                      <m:sty m:val="p"/>
                    </m:rPr>
                    <w:rPr>
                      <w:rFonts w:ascii="Cambria Math" w:eastAsia="Aptos" w:hAnsi="Cambria Math" w:cstheme="minorHAnsi"/>
                    </w:rPr>
                    <m:t>RT</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3</m:t>
                          </m:r>
                        </m:sub>
                      </m:sSub>
                    </m:e>
                  </m:d>
                  <m:r>
                    <m:rPr>
                      <m:sty m:val="p"/>
                    </m:rPr>
                    <w:rPr>
                      <w:rFonts w:ascii="Cambria Math" w:eastAsia="Aptos" w:hAnsi="Cambria Math" w:cstheme="minorHAnsi"/>
                    </w:rPr>
                    <m:t>F</m:t>
                  </m:r>
                </m:den>
              </m:f>
              <m:d>
                <m:dPr>
                  <m:begChr m:val="["/>
                  <m:endChr m:val="]"/>
                  <m:ctrlPr>
                    <w:rPr>
                      <w:rFonts w:ascii="Cambria Math" w:eastAsia="Aptos" w:hAnsi="Cambria Math" w:cstheme="minorHAnsi"/>
                      <w:iCs/>
                    </w:rPr>
                  </m:ctrlPr>
                </m:dPr>
                <m:e>
                  <m:func>
                    <m:funcPr>
                      <m:ctrlPr>
                        <w:rPr>
                          <w:rFonts w:ascii="Cambria Math" w:eastAsia="Aptos" w:hAnsi="Cambria Math" w:cstheme="minorHAnsi"/>
                          <w:iCs/>
                        </w:rPr>
                      </m:ctrlPr>
                    </m:funcPr>
                    <m:fNa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+ln</m:t>
                      </m:r>
                    </m:fName>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m</m:t>
                                  </m:r>
                                </m:sup>
                              </m:sSubSup>
                            </m:den>
                          </m:f>
                        </m:e>
                      </m:d>
                    </m:e>
                  </m:func>
                </m:e>
              </m:d>
            </m:oMath>
            <w:r w:rsidR="00280925">
              <w:rPr>
                <w:rFonts w:cstheme="minorHAnsi"/>
              </w:rPr>
              <w:t xml:space="preserve"> </w:t>
            </w:r>
          </w:p>
        </w:tc>
        <w:tc>
          <w:tcPr>
            <w:tcW w:w="1255" w:type="dxa"/>
          </w:tcPr>
          <w:p w14:paraId="35B80C9F" w14:textId="59D59D6E" w:rsidR="00280925" w:rsidRDefault="00280925" w:rsidP="004D06BA">
            <w:pPr>
              <w:jc w:val="center"/>
              <w:rPr>
                <w:rFonts w:cstheme="minorHAnsi"/>
              </w:rPr>
            </w:pPr>
            <w:r>
              <w:rPr>
                <w:rFonts w:cstheme="minorHAnsi"/>
              </w:rPr>
              <w:t>Eq</w:t>
            </w:r>
            <w:r w:rsidR="00F57F69">
              <w:rPr>
                <w:rFonts w:cstheme="minorHAnsi"/>
              </w:rPr>
              <w:t xml:space="preserve"> 53</w:t>
            </w:r>
          </w:p>
        </w:tc>
      </w:tr>
    </w:tbl>
    <w:p w14:paraId="30F71371" w14:textId="77777777" w:rsidR="00280925" w:rsidRDefault="00280925" w:rsidP="00491B2C">
      <w:pPr>
        <w:rPr>
          <w:rFonts w:cstheme="minorHAnsi"/>
          <w:iCs/>
        </w:rPr>
      </w:pPr>
    </w:p>
    <w:p w14:paraId="138F06F6" w14:textId="74F3A359" w:rsidR="003750CF" w:rsidRPr="00CF5EE0" w:rsidRDefault="00484485" w:rsidP="00491B2C">
      <w:pPr>
        <w:rPr>
          <w:rFonts w:cstheme="minorHAnsi"/>
          <w:iCs/>
        </w:rPr>
      </w:pPr>
      <w:r>
        <w:rPr>
          <w:rFonts w:cstheme="minorHAnsi"/>
          <w:iCs/>
        </w:rPr>
        <w:t>D</w:t>
      </w:r>
      <w:r w:rsidR="003750CF">
        <w:rPr>
          <w:rFonts w:cstheme="minorHAnsi"/>
          <w:iCs/>
        </w:rPr>
        <w:t>eriv</w:t>
      </w:r>
      <w:r>
        <w:rPr>
          <w:rFonts w:cstheme="minorHAnsi"/>
          <w:iCs/>
        </w:rPr>
        <w:t>ing</w:t>
      </w:r>
      <w:r w:rsidR="003750CF">
        <w:rPr>
          <w:rFonts w:cstheme="minorHAnsi"/>
          <w:iCs/>
        </w:rPr>
        <w:t xml:space="preserve"> an expression for the partitioning of cation (1) and anion (3). A similar process can be repeated for the other salt present, since a common anion is shared.</w:t>
      </w:r>
    </w:p>
    <w:tbl>
      <w:tblPr>
        <w:tblStyle w:val="TableGrid"/>
        <w:tblW w:w="0" w:type="auto"/>
        <w:jc w:val="center"/>
        <w:tblLook w:val="04A0" w:firstRow="1" w:lastRow="0" w:firstColumn="1" w:lastColumn="0" w:noHBand="0" w:noVBand="1"/>
      </w:tblPr>
      <w:tblGrid>
        <w:gridCol w:w="8095"/>
        <w:gridCol w:w="1255"/>
      </w:tblGrid>
      <w:tr w:rsidR="00045415" w14:paraId="2BB00919" w14:textId="77777777" w:rsidTr="008664C4">
        <w:trPr>
          <w:jc w:val="center"/>
        </w:trPr>
        <w:tc>
          <w:tcPr>
            <w:tcW w:w="8095" w:type="dxa"/>
          </w:tcPr>
          <w:p w14:paraId="281A2D84" w14:textId="2B2D3877" w:rsidR="00045415" w:rsidRPr="002D7B22" w:rsidRDefault="00000000" w:rsidP="008664C4">
            <w:pPr>
              <w:jc w:val="center"/>
              <w:rPr>
                <w:rFonts w:cstheme="minorHAnsi"/>
              </w:rPr>
            </w:pPr>
            <m:oMathPara>
              <m:oMath>
                <m:f>
                  <m:fPr>
                    <m:ctrlPr>
                      <w:rPr>
                        <w:rFonts w:ascii="Cambria Math" w:eastAsia="Aptos" w:hAnsi="Cambria Math" w:cstheme="minorHAnsi"/>
                        <w:iCs/>
                      </w:rPr>
                    </m:ctrlPr>
                  </m:fPr>
                  <m:num>
                    <m:r>
                      <m:rPr>
                        <m:sty m:val="p"/>
                      </m:rPr>
                      <w:rPr>
                        <w:rFonts w:ascii="Cambria Math" w:eastAsia="Aptos" w:hAnsi="Cambria Math" w:cstheme="minorHAnsi"/>
                      </w:rPr>
                      <m:t>RT</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1</m:t>
                            </m:r>
                          </m:sub>
                        </m:sSub>
                      </m:e>
                    </m:d>
                    <m:r>
                      <m:rPr>
                        <m:sty m:val="p"/>
                      </m:rPr>
                      <w:rPr>
                        <w:rFonts w:ascii="Cambria Math" w:eastAsia="Aptos" w:hAnsi="Cambria Math" w:cstheme="minorHAnsi"/>
                      </w:rPr>
                      <m:t>F</m:t>
                    </m:r>
                  </m:den>
                </m:f>
                <m:d>
                  <m:dPr>
                    <m:begChr m:val="["/>
                    <m:endChr m:val="]"/>
                    <m:ctrlPr>
                      <w:rPr>
                        <w:rFonts w:ascii="Cambria Math" w:eastAsia="Aptos" w:hAnsi="Cambria Math" w:cstheme="minorHAnsi"/>
                        <w:iCs/>
                      </w:rPr>
                    </m:ctrlPr>
                  </m:dPr>
                  <m:e>
                    <m:func>
                      <m:funcPr>
                        <m:ctrlPr>
                          <w:rPr>
                            <w:rFonts w:ascii="Cambria Math" w:eastAsia="Aptos" w:hAnsi="Cambria Math" w:cstheme="minorHAnsi"/>
                            <w:iCs/>
                          </w:rPr>
                        </m:ctrlPr>
                      </m:funcPr>
                      <m:fNa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+ln</m:t>
                        </m:r>
                      </m:fName>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den>
                            </m:f>
                          </m:e>
                        </m:d>
                      </m:e>
                    </m:func>
                  </m:e>
                </m:d>
                <m:r>
                  <m:rPr>
                    <m:sty m:val="p"/>
                  </m:rPr>
                  <w:rPr>
                    <w:rFonts w:ascii="Cambria Math" w:eastAsia="Aptos" w:hAnsi="Cambria Math" w:cstheme="minorHAnsi"/>
                  </w:rPr>
                  <m:t>=-</m:t>
                </m:r>
                <m:f>
                  <m:fPr>
                    <m:ctrlPr>
                      <w:rPr>
                        <w:rFonts w:ascii="Cambria Math" w:eastAsia="Aptos" w:hAnsi="Cambria Math" w:cstheme="minorHAnsi"/>
                        <w:iCs/>
                      </w:rPr>
                    </m:ctrlPr>
                  </m:fPr>
                  <m:num>
                    <m:r>
                      <m:rPr>
                        <m:sty m:val="p"/>
                      </m:rPr>
                      <w:rPr>
                        <w:rFonts w:ascii="Cambria Math" w:eastAsia="Aptos" w:hAnsi="Cambria Math" w:cstheme="minorHAnsi"/>
                      </w:rPr>
                      <m:t>RT</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3</m:t>
                            </m:r>
                          </m:sub>
                        </m:sSub>
                      </m:e>
                    </m:d>
                    <m:r>
                      <m:rPr>
                        <m:sty m:val="p"/>
                      </m:rPr>
                      <w:rPr>
                        <w:rFonts w:ascii="Cambria Math" w:eastAsia="Aptos" w:hAnsi="Cambria Math" w:cstheme="minorHAnsi"/>
                      </w:rPr>
                      <m:t>F</m:t>
                    </m:r>
                  </m:den>
                </m:f>
                <m:d>
                  <m:dPr>
                    <m:begChr m:val="["/>
                    <m:endChr m:val="]"/>
                    <m:ctrlPr>
                      <w:rPr>
                        <w:rFonts w:ascii="Cambria Math" w:eastAsia="Aptos" w:hAnsi="Cambria Math" w:cstheme="minorHAnsi"/>
                        <w:iCs/>
                      </w:rPr>
                    </m:ctrlPr>
                  </m:dPr>
                  <m:e>
                    <m:func>
                      <m:funcPr>
                        <m:ctrlPr>
                          <w:rPr>
                            <w:rFonts w:ascii="Cambria Math" w:eastAsia="Aptos" w:hAnsi="Cambria Math" w:cstheme="minorHAnsi"/>
                            <w:iCs/>
                          </w:rPr>
                        </m:ctrlPr>
                      </m:funcPr>
                      <m:fNa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+ln</m:t>
                        </m:r>
                      </m:fName>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m</m:t>
                                    </m:r>
                                  </m:sup>
                                </m:sSubSup>
                              </m:den>
                            </m:f>
                          </m:e>
                        </m:d>
                      </m:e>
                    </m:func>
                  </m:e>
                </m:d>
              </m:oMath>
            </m:oMathPara>
          </w:p>
        </w:tc>
        <w:tc>
          <w:tcPr>
            <w:tcW w:w="1255" w:type="dxa"/>
          </w:tcPr>
          <w:p w14:paraId="0F50D961" w14:textId="302F6EDA" w:rsidR="00045415" w:rsidRDefault="00045415" w:rsidP="008664C4">
            <w:pPr>
              <w:jc w:val="center"/>
              <w:rPr>
                <w:rFonts w:cstheme="minorHAnsi"/>
              </w:rPr>
            </w:pPr>
            <w:r>
              <w:rPr>
                <w:rFonts w:cstheme="minorHAnsi"/>
              </w:rPr>
              <w:t xml:space="preserve">Eq </w:t>
            </w:r>
            <w:r w:rsidR="00F57F69">
              <w:rPr>
                <w:rFonts w:cstheme="minorHAnsi"/>
              </w:rPr>
              <w:t>54</w:t>
            </w:r>
          </w:p>
        </w:tc>
      </w:tr>
    </w:tbl>
    <w:p w14:paraId="56D442F9" w14:textId="77777777" w:rsidR="00045415" w:rsidRDefault="00045415" w:rsidP="00491B2C">
      <w:pPr>
        <w:rPr>
          <w:rFonts w:cstheme="minorHAnsi"/>
        </w:rPr>
      </w:pPr>
    </w:p>
    <w:tbl>
      <w:tblPr>
        <w:tblStyle w:val="TableGrid"/>
        <w:tblW w:w="0" w:type="auto"/>
        <w:jc w:val="center"/>
        <w:tblLook w:val="04A0" w:firstRow="1" w:lastRow="0" w:firstColumn="1" w:lastColumn="0" w:noHBand="0" w:noVBand="1"/>
      </w:tblPr>
      <w:tblGrid>
        <w:gridCol w:w="8095"/>
        <w:gridCol w:w="1255"/>
      </w:tblGrid>
      <w:tr w:rsidR="00045415" w14:paraId="17D0B12F" w14:textId="77777777" w:rsidTr="008664C4">
        <w:trPr>
          <w:jc w:val="center"/>
        </w:trPr>
        <w:tc>
          <w:tcPr>
            <w:tcW w:w="8095" w:type="dxa"/>
          </w:tcPr>
          <w:p w14:paraId="710184DB" w14:textId="43D6CC15" w:rsidR="00045415" w:rsidRPr="002D7B22" w:rsidRDefault="00000000" w:rsidP="008664C4">
            <w:pPr>
              <w:jc w:val="center"/>
              <w:rPr>
                <w:rFonts w:cstheme="minorHAnsi"/>
              </w:rPr>
            </w:pPr>
            <m:oMathPara>
              <m:oMath>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1</m:t>
                            </m:r>
                          </m:sub>
                        </m:sSub>
                      </m:e>
                    </m:d>
                    <m:r>
                      <m:rPr>
                        <m:sty m:val="p"/>
                      </m:rPr>
                      <w:rPr>
                        <w:rFonts w:ascii="Cambria Math" w:eastAsia="Aptos" w:hAnsi="Cambria Math" w:cstheme="minorHAnsi"/>
                      </w:rPr>
                      <m:t>RT</m:t>
                    </m:r>
                  </m:den>
                </m:f>
                <m:r>
                  <m:rPr>
                    <m:sty m:val="p"/>
                  </m:rPr>
                  <w:rPr>
                    <w:rFonts w:ascii="Cambria Math" w:eastAsia="Aptos" w:hAnsi="Cambria Math" w:cstheme="minorHAnsi"/>
                  </w:rPr>
                  <m:t>+</m:t>
                </m:r>
                <m:f>
                  <m:fPr>
                    <m:ctrlPr>
                      <w:rPr>
                        <w:rFonts w:ascii="Cambria Math" w:eastAsia="Aptos" w:hAnsi="Cambria Math" w:cstheme="minorHAnsi"/>
                        <w:i/>
                      </w:rPr>
                    </m:ctrlPr>
                  </m:fPr>
                  <m:num>
                    <m:r>
                      <w:rPr>
                        <w:rFonts w:ascii="Cambria Math" w:eastAsia="Aptos" w:hAnsi="Cambria Math" w:cstheme="minorHAnsi"/>
                      </w:rPr>
                      <m:t>1</m:t>
                    </m:r>
                  </m:num>
                  <m:den>
                    <m:d>
                      <m:dPr>
                        <m:begChr m:val="|"/>
                        <m:endChr m:val="|"/>
                        <m:ctrlPr>
                          <w:rPr>
                            <w:rFonts w:ascii="Cambria Math" w:eastAsia="Aptos" w:hAnsi="Cambria Math" w:cstheme="minorHAnsi"/>
                            <w:i/>
                          </w:rPr>
                        </m:ctrlPr>
                      </m:dPr>
                      <m:e>
                        <m:sSub>
                          <m:sSubPr>
                            <m:ctrlPr>
                              <w:rPr>
                                <w:rFonts w:ascii="Cambria Math" w:eastAsia="Aptos" w:hAnsi="Cambria Math" w:cstheme="minorHAnsi"/>
                                <w:i/>
                              </w:rPr>
                            </m:ctrlPr>
                          </m:sSubPr>
                          <m:e>
                            <m:r>
                              <w:rPr>
                                <w:rFonts w:ascii="Cambria Math" w:eastAsia="Aptos" w:hAnsi="Cambria Math" w:cstheme="minorHAnsi"/>
                              </w:rPr>
                              <m:t>z</m:t>
                            </m:r>
                          </m:e>
                          <m:sub>
                            <m:r>
                              <w:rPr>
                                <w:rFonts w:ascii="Cambria Math" w:eastAsia="Aptos" w:hAnsi="Cambria Math" w:cstheme="minorHAnsi"/>
                              </w:rPr>
                              <m:t>1</m:t>
                            </m:r>
                          </m:sub>
                        </m:sSub>
                      </m:e>
                    </m:d>
                  </m:den>
                </m:f>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den>
                    </m:f>
                  </m:e>
                </m:d>
                <m:r>
                  <m:rPr>
                    <m:sty m:val="p"/>
                  </m:rPr>
                  <w:rPr>
                    <w:rFonts w:ascii="Cambria Math" w:eastAsia="Aptos" w:hAnsi="Cambria Math" w:cstheme="minorHAnsi"/>
                  </w:rPr>
                  <m:t>=-</m:t>
                </m:r>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3</m:t>
                            </m:r>
                          </m:sub>
                        </m:sSub>
                      </m:e>
                    </m:d>
                    <m:r>
                      <m:rPr>
                        <m:sty m:val="p"/>
                      </m:rPr>
                      <w:rPr>
                        <w:rFonts w:ascii="Cambria Math" w:eastAsia="Aptos" w:hAnsi="Cambria Math" w:cstheme="minorHAnsi"/>
                      </w:rPr>
                      <m:t>RT</m:t>
                    </m:r>
                  </m:den>
                </m:f>
                <m:r>
                  <w:rPr>
                    <w:rFonts w:ascii="Cambria Math" w:eastAsia="Aptos" w:hAnsi="Cambria Math" w:cstheme="minorHAnsi"/>
                  </w:rPr>
                  <m:t>-</m:t>
                </m:r>
                <m:f>
                  <m:fPr>
                    <m:ctrlPr>
                      <w:rPr>
                        <w:rFonts w:ascii="Cambria Math" w:eastAsia="Aptos" w:hAnsi="Cambria Math" w:cstheme="minorHAnsi"/>
                        <w:i/>
                      </w:rPr>
                    </m:ctrlPr>
                  </m:fPr>
                  <m:num>
                    <m:r>
                      <w:rPr>
                        <w:rFonts w:ascii="Cambria Math" w:eastAsia="Aptos" w:hAnsi="Cambria Math" w:cstheme="minorHAnsi"/>
                      </w:rPr>
                      <m:t>1</m:t>
                    </m:r>
                  </m:num>
                  <m:den>
                    <m:d>
                      <m:dPr>
                        <m:begChr m:val="|"/>
                        <m:endChr m:val="|"/>
                        <m:ctrlPr>
                          <w:rPr>
                            <w:rFonts w:ascii="Cambria Math" w:eastAsia="Aptos" w:hAnsi="Cambria Math" w:cstheme="minorHAnsi"/>
                            <w:i/>
                          </w:rPr>
                        </m:ctrlPr>
                      </m:dPr>
                      <m:e>
                        <m:sSub>
                          <m:sSubPr>
                            <m:ctrlPr>
                              <w:rPr>
                                <w:rFonts w:ascii="Cambria Math" w:eastAsia="Aptos" w:hAnsi="Cambria Math" w:cstheme="minorHAnsi"/>
                                <w:i/>
                              </w:rPr>
                            </m:ctrlPr>
                          </m:sSubPr>
                          <m:e>
                            <m:r>
                              <w:rPr>
                                <w:rFonts w:ascii="Cambria Math" w:eastAsia="Aptos" w:hAnsi="Cambria Math" w:cstheme="minorHAnsi"/>
                              </w:rPr>
                              <m:t>z</m:t>
                            </m:r>
                          </m:e>
                          <m:sub>
                            <m:r>
                              <w:rPr>
                                <w:rFonts w:ascii="Cambria Math" w:eastAsia="Aptos" w:hAnsi="Cambria Math" w:cstheme="minorHAnsi"/>
                              </w:rPr>
                              <m:t>3</m:t>
                            </m:r>
                          </m:sub>
                        </m:sSub>
                      </m:e>
                    </m:d>
                  </m:den>
                </m:f>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m</m:t>
                            </m:r>
                          </m:sup>
                        </m:sSubSup>
                      </m:den>
                    </m:f>
                  </m:e>
                </m:d>
              </m:oMath>
            </m:oMathPara>
          </w:p>
        </w:tc>
        <w:tc>
          <w:tcPr>
            <w:tcW w:w="1255" w:type="dxa"/>
          </w:tcPr>
          <w:p w14:paraId="6252A6AA" w14:textId="274A5FA2" w:rsidR="00045415" w:rsidRDefault="00045415" w:rsidP="008664C4">
            <w:pPr>
              <w:jc w:val="center"/>
              <w:rPr>
                <w:rFonts w:cstheme="minorHAnsi"/>
              </w:rPr>
            </w:pPr>
            <w:r>
              <w:rPr>
                <w:rFonts w:cstheme="minorHAnsi"/>
              </w:rPr>
              <w:t xml:space="preserve">Eq </w:t>
            </w:r>
            <w:r w:rsidR="00F57F69">
              <w:rPr>
                <w:rFonts w:cstheme="minorHAnsi"/>
              </w:rPr>
              <w:t>55</w:t>
            </w:r>
          </w:p>
        </w:tc>
      </w:tr>
    </w:tbl>
    <w:p w14:paraId="610DFF21" w14:textId="77777777" w:rsidR="00045415" w:rsidRDefault="00045415" w:rsidP="00491B2C">
      <w:pPr>
        <w:rPr>
          <w:rFonts w:cstheme="minorHAnsi"/>
        </w:rPr>
      </w:pPr>
    </w:p>
    <w:tbl>
      <w:tblPr>
        <w:tblStyle w:val="TableGrid"/>
        <w:tblW w:w="0" w:type="auto"/>
        <w:jc w:val="center"/>
        <w:tblLook w:val="04A0" w:firstRow="1" w:lastRow="0" w:firstColumn="1" w:lastColumn="0" w:noHBand="0" w:noVBand="1"/>
      </w:tblPr>
      <w:tblGrid>
        <w:gridCol w:w="8095"/>
        <w:gridCol w:w="1255"/>
      </w:tblGrid>
      <w:tr w:rsidR="00045415" w14:paraId="22424831" w14:textId="77777777" w:rsidTr="008664C4">
        <w:trPr>
          <w:jc w:val="center"/>
        </w:trPr>
        <w:tc>
          <w:tcPr>
            <w:tcW w:w="8095" w:type="dxa"/>
          </w:tcPr>
          <w:p w14:paraId="569C15C3" w14:textId="416E9C66" w:rsidR="00045415" w:rsidRPr="002D7B22" w:rsidRDefault="00000000" w:rsidP="008664C4">
            <w:pPr>
              <w:jc w:val="center"/>
              <w:rPr>
                <w:rFonts w:cstheme="minorHAnsi"/>
              </w:rPr>
            </w:pPr>
            <m:oMathPara>
              <m:oMath>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1</m:t>
                            </m:r>
                          </m:sub>
                        </m:sSub>
                      </m:e>
                    </m:d>
                    <m:r>
                      <m:rPr>
                        <m:sty m:val="p"/>
                      </m:rPr>
                      <w:rPr>
                        <w:rFonts w:ascii="Cambria Math" w:eastAsia="Aptos" w:hAnsi="Cambria Math" w:cstheme="minorHAnsi"/>
                      </w:rPr>
                      <m:t>RT</m:t>
                    </m:r>
                  </m:den>
                </m:f>
                <m:r>
                  <w:rPr>
                    <w:rFonts w:ascii="Cambria Math" w:eastAsia="Aptos" w:hAnsi="Cambria Math" w:cstheme="minorHAnsi"/>
                  </w:rPr>
                  <m:t>+</m:t>
                </m:r>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3</m:t>
                            </m:r>
                          </m:sub>
                        </m:sSub>
                      </m:e>
                    </m:d>
                    <m:r>
                      <m:rPr>
                        <m:sty m:val="p"/>
                      </m:rPr>
                      <w:rPr>
                        <w:rFonts w:ascii="Cambria Math" w:eastAsia="Aptos" w:hAnsi="Cambria Math" w:cstheme="minorHAnsi"/>
                      </w:rPr>
                      <m:t>RT</m:t>
                    </m:r>
                  </m:den>
                </m:f>
                <m:r>
                  <m:rPr>
                    <m:sty m:val="p"/>
                  </m:rPr>
                  <w:rPr>
                    <w:rFonts w:ascii="Cambria Math" w:eastAsia="Aptos" w:hAnsi="Cambria Math" w:cstheme="minorHAnsi"/>
                  </w:rPr>
                  <m:t>=-</m:t>
                </m:r>
                <m:f>
                  <m:fPr>
                    <m:ctrlPr>
                      <w:rPr>
                        <w:rFonts w:ascii="Cambria Math" w:eastAsia="Aptos" w:hAnsi="Cambria Math" w:cstheme="minorHAnsi"/>
                        <w:i/>
                      </w:rPr>
                    </m:ctrlPr>
                  </m:fPr>
                  <m:num>
                    <m:r>
                      <w:rPr>
                        <w:rFonts w:ascii="Cambria Math" w:eastAsia="Aptos" w:hAnsi="Cambria Math" w:cstheme="minorHAnsi"/>
                      </w:rPr>
                      <m:t>1</m:t>
                    </m:r>
                  </m:num>
                  <m:den>
                    <m:d>
                      <m:dPr>
                        <m:begChr m:val="|"/>
                        <m:endChr m:val="|"/>
                        <m:ctrlPr>
                          <w:rPr>
                            <w:rFonts w:ascii="Cambria Math" w:eastAsia="Aptos" w:hAnsi="Cambria Math" w:cstheme="minorHAnsi"/>
                            <w:i/>
                          </w:rPr>
                        </m:ctrlPr>
                      </m:dPr>
                      <m:e>
                        <m:sSub>
                          <m:sSubPr>
                            <m:ctrlPr>
                              <w:rPr>
                                <w:rFonts w:ascii="Cambria Math" w:eastAsia="Aptos" w:hAnsi="Cambria Math" w:cstheme="minorHAnsi"/>
                                <w:i/>
                              </w:rPr>
                            </m:ctrlPr>
                          </m:sSubPr>
                          <m:e>
                            <m:r>
                              <w:rPr>
                                <w:rFonts w:ascii="Cambria Math" w:eastAsia="Aptos" w:hAnsi="Cambria Math" w:cstheme="minorHAnsi"/>
                              </w:rPr>
                              <m:t>z</m:t>
                            </m:r>
                          </m:e>
                          <m:sub>
                            <m:r>
                              <w:rPr>
                                <w:rFonts w:ascii="Cambria Math" w:eastAsia="Aptos" w:hAnsi="Cambria Math" w:cstheme="minorHAnsi"/>
                              </w:rPr>
                              <m:t>1</m:t>
                            </m:r>
                          </m:sub>
                        </m:sSub>
                      </m:e>
                    </m:d>
                  </m:den>
                </m:f>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den>
                    </m:f>
                  </m:e>
                </m:d>
                <m:r>
                  <w:rPr>
                    <w:rFonts w:ascii="Cambria Math" w:eastAsia="Aptos" w:hAnsi="Cambria Math" w:cstheme="minorHAnsi"/>
                  </w:rPr>
                  <m:t>-</m:t>
                </m:r>
                <m:f>
                  <m:fPr>
                    <m:ctrlPr>
                      <w:rPr>
                        <w:rFonts w:ascii="Cambria Math" w:eastAsia="Aptos" w:hAnsi="Cambria Math" w:cstheme="minorHAnsi"/>
                        <w:i/>
                      </w:rPr>
                    </m:ctrlPr>
                  </m:fPr>
                  <m:num>
                    <m:r>
                      <w:rPr>
                        <w:rFonts w:ascii="Cambria Math" w:eastAsia="Aptos" w:hAnsi="Cambria Math" w:cstheme="minorHAnsi"/>
                      </w:rPr>
                      <m:t>1</m:t>
                    </m:r>
                  </m:num>
                  <m:den>
                    <m:d>
                      <m:dPr>
                        <m:begChr m:val="|"/>
                        <m:endChr m:val="|"/>
                        <m:ctrlPr>
                          <w:rPr>
                            <w:rFonts w:ascii="Cambria Math" w:eastAsia="Aptos" w:hAnsi="Cambria Math" w:cstheme="minorHAnsi"/>
                            <w:i/>
                          </w:rPr>
                        </m:ctrlPr>
                      </m:dPr>
                      <m:e>
                        <m:sSub>
                          <m:sSubPr>
                            <m:ctrlPr>
                              <w:rPr>
                                <w:rFonts w:ascii="Cambria Math" w:eastAsia="Aptos" w:hAnsi="Cambria Math" w:cstheme="minorHAnsi"/>
                                <w:i/>
                              </w:rPr>
                            </m:ctrlPr>
                          </m:sSubPr>
                          <m:e>
                            <m:r>
                              <w:rPr>
                                <w:rFonts w:ascii="Cambria Math" w:eastAsia="Aptos" w:hAnsi="Cambria Math" w:cstheme="minorHAnsi"/>
                              </w:rPr>
                              <m:t>z</m:t>
                            </m:r>
                          </m:e>
                          <m:sub>
                            <m:r>
                              <w:rPr>
                                <w:rFonts w:ascii="Cambria Math" w:eastAsia="Aptos" w:hAnsi="Cambria Math" w:cstheme="minorHAnsi"/>
                              </w:rPr>
                              <m:t>3</m:t>
                            </m:r>
                          </m:sub>
                        </m:sSub>
                      </m:e>
                    </m:d>
                  </m:den>
                </m:f>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m</m:t>
                            </m:r>
                          </m:sup>
                        </m:sSubSup>
                      </m:den>
                    </m:f>
                  </m:e>
                </m:d>
              </m:oMath>
            </m:oMathPara>
          </w:p>
        </w:tc>
        <w:tc>
          <w:tcPr>
            <w:tcW w:w="1255" w:type="dxa"/>
          </w:tcPr>
          <w:p w14:paraId="3CFBC85C" w14:textId="1B47E1DB" w:rsidR="00045415" w:rsidRDefault="00045415" w:rsidP="008664C4">
            <w:pPr>
              <w:jc w:val="center"/>
              <w:rPr>
                <w:rFonts w:cstheme="minorHAnsi"/>
              </w:rPr>
            </w:pPr>
            <w:r>
              <w:rPr>
                <w:rFonts w:cstheme="minorHAnsi"/>
              </w:rPr>
              <w:t xml:space="preserve">Eq </w:t>
            </w:r>
            <w:r w:rsidR="00F57F69">
              <w:rPr>
                <w:rFonts w:cstheme="minorHAnsi"/>
              </w:rPr>
              <w:t>56</w:t>
            </w:r>
          </w:p>
        </w:tc>
      </w:tr>
      <w:tr w:rsidR="00485B63" w14:paraId="1770F41D" w14:textId="77777777" w:rsidTr="008664C4">
        <w:trPr>
          <w:jc w:val="center"/>
        </w:trPr>
        <w:tc>
          <w:tcPr>
            <w:tcW w:w="8095" w:type="dxa"/>
          </w:tcPr>
          <w:p w14:paraId="0FE8B52A" w14:textId="07B242D6" w:rsidR="00485B63" w:rsidRDefault="00000000" w:rsidP="008664C4">
            <w:pPr>
              <w:jc w:val="center"/>
              <w:rPr>
                <w:rFonts w:ascii="Calibri" w:eastAsia="Calibri" w:hAnsi="Calibri" w:cs="Calibri"/>
                <w:iCs/>
              </w:rPr>
            </w:pPr>
            <m:oMathPara>
              <m:oMath>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1</m:t>
                            </m:r>
                          </m:sub>
                        </m:sSub>
                      </m:e>
                    </m:d>
                    <m:r>
                      <m:rPr>
                        <m:sty m:val="p"/>
                      </m:rPr>
                      <w:rPr>
                        <w:rFonts w:ascii="Cambria Math" w:eastAsia="Aptos" w:hAnsi="Cambria Math" w:cstheme="minorHAnsi"/>
                      </w:rPr>
                      <m:t>RT</m:t>
                    </m:r>
                  </m:den>
                </m:f>
                <m:r>
                  <w:rPr>
                    <w:rFonts w:ascii="Cambria Math" w:eastAsia="Aptos" w:hAnsi="Cambria Math" w:cstheme="minorHAnsi"/>
                  </w:rPr>
                  <m:t>+</m:t>
                </m:r>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3</m:t>
                            </m:r>
                          </m:sub>
                        </m:sSub>
                      </m:e>
                    </m:d>
                    <m:r>
                      <m:rPr>
                        <m:sty m:val="p"/>
                      </m:rPr>
                      <w:rPr>
                        <w:rFonts w:ascii="Cambria Math" w:eastAsia="Aptos" w:hAnsi="Cambria Math" w:cstheme="minorHAnsi"/>
                      </w:rPr>
                      <m:t>RT</m:t>
                    </m:r>
                  </m:den>
                </m:f>
                <m:r>
                  <m:rPr>
                    <m:sty m:val="p"/>
                  </m:rPr>
                  <w:rPr>
                    <w:rFonts w:ascii="Cambria Math" w:eastAsia="Aptos" w:hAnsi="Cambria Math" w:cstheme="minorHAnsi"/>
                  </w:rPr>
                  <m:t>=ln</m:t>
                </m:r>
                <m:sSup>
                  <m:sSupPr>
                    <m:ctrlPr>
                      <w:rPr>
                        <w:rFonts w:ascii="Cambria Math" w:eastAsia="Aptos" w:hAnsi="Cambria Math" w:cstheme="minorHAnsi"/>
                        <w: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m</m:t>
                                </m:r>
                              </m:sup>
                            </m:sSubSup>
                          </m:den>
                        </m:f>
                      </m:e>
                    </m:d>
                    <m:ctrlPr>
                      <w:rPr>
                        <w:rFonts w:ascii="Cambria Math" w:eastAsia="Calibri" w:hAnsi="Cambria Math" w:cs="Calibri"/>
                        <w:i/>
                        <w:iCs/>
                      </w:rPr>
                    </m:ctrlPr>
                  </m:e>
                  <m:sup>
                    <m:r>
                      <w:rPr>
                        <w:rFonts w:ascii="Cambria Math" w:eastAsia="Aptos" w:hAnsi="Cambria Math" w:cstheme="minorHAnsi"/>
                      </w:rPr>
                      <m:t>-</m:t>
                    </m:r>
                    <m:f>
                      <m:fPr>
                        <m:ctrlPr>
                          <w:rPr>
                            <w:rFonts w:ascii="Cambria Math" w:eastAsia="Aptos" w:hAnsi="Cambria Math" w:cstheme="minorHAnsi"/>
                            <w:i/>
                          </w:rPr>
                        </m:ctrlPr>
                      </m:fPr>
                      <m:num>
                        <m:r>
                          <w:rPr>
                            <w:rFonts w:ascii="Cambria Math" w:eastAsia="Aptos" w:hAnsi="Cambria Math" w:cstheme="minorHAnsi"/>
                          </w:rPr>
                          <m:t>1</m:t>
                        </m:r>
                      </m:num>
                      <m:den>
                        <m:d>
                          <m:dPr>
                            <m:begChr m:val="|"/>
                            <m:endChr m:val="|"/>
                            <m:ctrlPr>
                              <w:rPr>
                                <w:rFonts w:ascii="Cambria Math" w:eastAsia="Aptos" w:hAnsi="Cambria Math" w:cstheme="minorHAnsi"/>
                                <w:i/>
                              </w:rPr>
                            </m:ctrlPr>
                          </m:dPr>
                          <m:e>
                            <m:sSub>
                              <m:sSubPr>
                                <m:ctrlPr>
                                  <w:rPr>
                                    <w:rFonts w:ascii="Cambria Math" w:eastAsia="Aptos" w:hAnsi="Cambria Math" w:cstheme="minorHAnsi"/>
                                    <w:i/>
                                  </w:rPr>
                                </m:ctrlPr>
                              </m:sSubPr>
                              <m:e>
                                <m:r>
                                  <w:rPr>
                                    <w:rFonts w:ascii="Cambria Math" w:eastAsia="Aptos" w:hAnsi="Cambria Math" w:cstheme="minorHAnsi"/>
                                  </w:rPr>
                                  <m:t>z</m:t>
                                </m:r>
                              </m:e>
                              <m:sub>
                                <m:r>
                                  <w:rPr>
                                    <w:rFonts w:ascii="Cambria Math" w:eastAsia="Aptos" w:hAnsi="Cambria Math" w:cstheme="minorHAnsi"/>
                                  </w:rPr>
                                  <m:t>3</m:t>
                                </m:r>
                              </m:sub>
                            </m:sSub>
                          </m:e>
                        </m:d>
                      </m:den>
                    </m:f>
                  </m:sup>
                </m:sSup>
                <m:r>
                  <m:rPr>
                    <m:sty m:val="p"/>
                  </m:rPr>
                  <w:rPr>
                    <w:rFonts w:ascii="Cambria Math" w:eastAsia="Aptos" w:hAnsi="Cambria Math" w:cstheme="minorHAnsi"/>
                  </w:rPr>
                  <m:t>+ln</m:t>
                </m:r>
                <m:sSup>
                  <m:sSupPr>
                    <m:ctrlPr>
                      <w:rPr>
                        <w:rFonts w:ascii="Cambria Math" w:eastAsia="Aptos" w:hAnsi="Cambria Math" w:cstheme="minorHAnsi"/>
                        <w: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den>
                        </m:f>
                      </m:e>
                    </m:d>
                  </m:e>
                  <m:sup>
                    <m:r>
                      <w:rPr>
                        <w:rFonts w:ascii="Cambria Math" w:eastAsia="Aptos" w:hAnsi="Cambria Math" w:cstheme="minorHAnsi"/>
                      </w:rPr>
                      <m:t>-</m:t>
                    </m:r>
                    <m:f>
                      <m:fPr>
                        <m:ctrlPr>
                          <w:rPr>
                            <w:rFonts w:ascii="Cambria Math" w:eastAsia="Aptos" w:hAnsi="Cambria Math" w:cstheme="minorHAnsi"/>
                            <w:i/>
                          </w:rPr>
                        </m:ctrlPr>
                      </m:fPr>
                      <m:num>
                        <m:r>
                          <w:rPr>
                            <w:rFonts w:ascii="Cambria Math" w:eastAsia="Aptos" w:hAnsi="Cambria Math" w:cstheme="minorHAnsi"/>
                          </w:rPr>
                          <m:t>1</m:t>
                        </m:r>
                      </m:num>
                      <m:den>
                        <m:d>
                          <m:dPr>
                            <m:begChr m:val="|"/>
                            <m:endChr m:val="|"/>
                            <m:ctrlPr>
                              <w:rPr>
                                <w:rFonts w:ascii="Cambria Math" w:eastAsia="Aptos" w:hAnsi="Cambria Math" w:cstheme="minorHAnsi"/>
                                <w:i/>
                              </w:rPr>
                            </m:ctrlPr>
                          </m:dPr>
                          <m:e>
                            <m:sSub>
                              <m:sSubPr>
                                <m:ctrlPr>
                                  <w:rPr>
                                    <w:rFonts w:ascii="Cambria Math" w:eastAsia="Aptos" w:hAnsi="Cambria Math" w:cstheme="minorHAnsi"/>
                                    <w:i/>
                                  </w:rPr>
                                </m:ctrlPr>
                              </m:sSubPr>
                              <m:e>
                                <m:r>
                                  <w:rPr>
                                    <w:rFonts w:ascii="Cambria Math" w:eastAsia="Aptos" w:hAnsi="Cambria Math" w:cstheme="minorHAnsi"/>
                                  </w:rPr>
                                  <m:t>z</m:t>
                                </m:r>
                              </m:e>
                              <m:sub>
                                <m:r>
                                  <w:rPr>
                                    <w:rFonts w:ascii="Cambria Math" w:eastAsia="Aptos" w:hAnsi="Cambria Math" w:cstheme="minorHAnsi"/>
                                  </w:rPr>
                                  <m:t>1</m:t>
                                </m:r>
                              </m:sub>
                            </m:sSub>
                          </m:e>
                        </m:d>
                      </m:den>
                    </m:f>
                  </m:sup>
                </m:sSup>
              </m:oMath>
            </m:oMathPara>
          </w:p>
        </w:tc>
        <w:tc>
          <w:tcPr>
            <w:tcW w:w="1255" w:type="dxa"/>
          </w:tcPr>
          <w:p w14:paraId="6D7AB4A4" w14:textId="77777777" w:rsidR="00485B63" w:rsidRDefault="00485B63" w:rsidP="008664C4">
            <w:pPr>
              <w:jc w:val="center"/>
              <w:rPr>
                <w:rFonts w:cstheme="minorHAnsi"/>
              </w:rPr>
            </w:pPr>
          </w:p>
        </w:tc>
      </w:tr>
    </w:tbl>
    <w:p w14:paraId="374E6C43" w14:textId="77777777" w:rsidR="00045415" w:rsidRDefault="00045415" w:rsidP="00491B2C">
      <w:pPr>
        <w:rPr>
          <w:rFonts w:cstheme="minorHAnsi"/>
        </w:rPr>
      </w:pPr>
    </w:p>
    <w:p w14:paraId="1728A9FB" w14:textId="6ABE0C17" w:rsidR="00F57F69" w:rsidRPr="00F57F69" w:rsidRDefault="008809BF" w:rsidP="00491B2C">
      <w:pPr>
        <w:rPr>
          <w:rFonts w:cstheme="minorHAnsi"/>
        </w:rPr>
      </w:pPr>
      <w:r>
        <w:rPr>
          <w:rFonts w:cstheme="minorHAnsi"/>
        </w:rPr>
        <w:t>Using log rules,</w:t>
      </w:r>
      <w:r w:rsidR="00F57F69" w:rsidRPr="00F57F69">
        <w:rPr>
          <w:rFonts w:cstheme="minorHAnsi"/>
        </w:rPr>
        <w:t xml:space="preserve"> </w:t>
      </w:r>
      <m:oMath>
        <m:r>
          <m:rPr>
            <m:sty m:val="p"/>
          </m:rPr>
          <w:rPr>
            <w:rFonts w:ascii="Cambria Math" w:hAnsi="Cambria Math" w:cstheme="minorHAnsi"/>
          </w:rPr>
          <m:t>ln</m:t>
        </m:r>
        <m:d>
          <m:dPr>
            <m:ctrlPr>
              <w:rPr>
                <w:rFonts w:ascii="Cambria Math" w:hAnsi="Cambria Math" w:cstheme="minorHAnsi"/>
              </w:rPr>
            </m:ctrlPr>
          </m:dPr>
          <m:e>
            <m:r>
              <m:rPr>
                <m:sty m:val="p"/>
              </m:rPr>
              <w:rPr>
                <w:rFonts w:ascii="Cambria Math" w:hAnsi="Cambria Math" w:cstheme="minorHAnsi"/>
              </w:rPr>
              <m:t>a</m:t>
            </m:r>
          </m:e>
        </m:d>
        <m:r>
          <m:rPr>
            <m:sty m:val="p"/>
          </m:rPr>
          <w:rPr>
            <w:rFonts w:ascii="Cambria Math" w:hAnsi="Cambria Math" w:cstheme="minorHAnsi"/>
          </w:rPr>
          <m:t>-ln</m:t>
        </m:r>
        <m:d>
          <m:dPr>
            <m:ctrlPr>
              <w:rPr>
                <w:rFonts w:ascii="Cambria Math" w:hAnsi="Cambria Math" w:cstheme="minorHAnsi"/>
              </w:rPr>
            </m:ctrlPr>
          </m:dPr>
          <m:e>
            <m:r>
              <m:rPr>
                <m:sty m:val="p"/>
              </m:rPr>
              <w:rPr>
                <w:rFonts w:ascii="Cambria Math" w:hAnsi="Cambria Math" w:cstheme="minorHAnsi"/>
              </w:rPr>
              <m:t>b</m:t>
            </m:r>
          </m:e>
        </m:d>
        <m:r>
          <m:rPr>
            <m:sty m:val="p"/>
          </m:rPr>
          <w:rPr>
            <w:rFonts w:ascii="Cambria Math" w:hAnsi="Cambria Math" w:cstheme="minorHAnsi"/>
          </w:rPr>
          <m:t>=ln</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a</m:t>
                </m:r>
              </m:num>
              <m:den>
                <m:r>
                  <m:rPr>
                    <m:sty m:val="p"/>
                  </m:rPr>
                  <w:rPr>
                    <w:rFonts w:ascii="Cambria Math" w:hAnsi="Cambria Math" w:cstheme="minorHAnsi"/>
                  </w:rPr>
                  <m:t>b</m:t>
                </m:r>
              </m:den>
            </m:f>
          </m:e>
        </m:d>
      </m:oMath>
    </w:p>
    <w:tbl>
      <w:tblPr>
        <w:tblStyle w:val="TableGrid"/>
        <w:tblW w:w="0" w:type="auto"/>
        <w:jc w:val="center"/>
        <w:tblLook w:val="04A0" w:firstRow="1" w:lastRow="0" w:firstColumn="1" w:lastColumn="0" w:noHBand="0" w:noVBand="1"/>
      </w:tblPr>
      <w:tblGrid>
        <w:gridCol w:w="8095"/>
        <w:gridCol w:w="1255"/>
      </w:tblGrid>
      <w:tr w:rsidR="00045415" w14:paraId="562CFED0" w14:textId="77777777" w:rsidTr="008664C4">
        <w:trPr>
          <w:jc w:val="center"/>
        </w:trPr>
        <w:tc>
          <w:tcPr>
            <w:tcW w:w="8095" w:type="dxa"/>
          </w:tcPr>
          <w:p w14:paraId="71453398" w14:textId="5CBAB134" w:rsidR="00045415" w:rsidRPr="00446193" w:rsidRDefault="00000000" w:rsidP="008664C4">
            <w:pPr>
              <w:jc w:val="center"/>
              <w:rPr>
                <w:rFonts w:cstheme="minorHAnsi"/>
              </w:rPr>
            </w:pPr>
            <m:oMathPara>
              <m:oMath>
                <m:f>
                  <m:fPr>
                    <m:ctrlPr>
                      <w:rPr>
                        <w:rFonts w:ascii="Cambria Math" w:eastAsia="Aptos" w:hAnsi="Cambria Math" w:cstheme="minorHAnsi"/>
                      </w:rPr>
                    </m:ctrlPr>
                  </m:fPr>
                  <m:num>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r>
                      <m:rPr>
                        <m:sty m:val="p"/>
                      </m:rPr>
                      <w:rPr>
                        <w:rFonts w:ascii="Cambria Math" w:eastAsia="Aptos" w:hAnsi="Cambria Math" w:cstheme="minorHAnsi"/>
                      </w:rPr>
                      <m:t>RT</m:t>
                    </m:r>
                  </m:den>
                </m:f>
                <m:r>
                  <m:rPr>
                    <m:sty m:val="p"/>
                  </m:rPr>
                  <w:rPr>
                    <w:rFonts w:ascii="Cambria Math" w:eastAsia="Aptos" w:hAnsi="Cambria Math" w:cstheme="minorHAnsi"/>
                  </w:rPr>
                  <m:t>+</m:t>
                </m:r>
                <m:f>
                  <m:fPr>
                    <m:ctrlPr>
                      <w:rPr>
                        <w:rFonts w:ascii="Cambria Math" w:eastAsia="Aptos" w:hAnsi="Cambria Math" w:cstheme="minorHAnsi"/>
                      </w:rPr>
                    </m:ctrlPr>
                  </m:fPr>
                  <m:num>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r>
                      <m:rPr>
                        <m:sty m:val="p"/>
                      </m:rPr>
                      <w:rPr>
                        <w:rFonts w:ascii="Cambria Math" w:eastAsia="Aptos" w:hAnsi="Cambria Math" w:cstheme="minorHAnsi"/>
                      </w:rPr>
                      <m:t>RT</m:t>
                    </m:r>
                  </m:den>
                </m:f>
                <m:r>
                  <m:rPr>
                    <m:sty m:val="p"/>
                  </m:rPr>
                  <w:rPr>
                    <w:rFonts w:ascii="Cambria Math" w:eastAsia="Aptos" w:hAnsi="Cambria Math" w:cstheme="minorHAnsi"/>
                  </w:rPr>
                  <m:t>=ln</m:t>
                </m:r>
                <m:d>
                  <m:dPr>
                    <m:begChr m:val="["/>
                    <m:endChr m:val="]"/>
                    <m:ctrlPr>
                      <w:rPr>
                        <w:rFonts w:ascii="Cambria Math" w:eastAsia="Aptos" w:hAnsi="Cambria Math" w:cstheme="minorHAnsi"/>
                      </w:rPr>
                    </m:ctrlPr>
                  </m:dPr>
                  <m:e>
                    <m:sSup>
                      <m:sSupPr>
                        <m:ctrlPr>
                          <w:rPr>
                            <w:rFonts w:ascii="Cambria Math" w:eastAsia="Aptos" w:hAnsi="Cambria Math" w:cstheme="minorHAnsi"/>
                          </w:rPr>
                        </m:ctrlPr>
                      </m:sSupPr>
                      <m:e>
                        <m:d>
                          <m:dPr>
                            <m:ctrlPr>
                              <w:rPr>
                                <w:rFonts w:ascii="Cambria Math" w:eastAsia="Aptos" w:hAnsi="Cambria Math" w:cstheme="minorHAnsi"/>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m</m:t>
                                    </m:r>
                                  </m:sup>
                                </m:sSubSup>
                              </m:den>
                            </m:f>
                          </m:e>
                        </m:d>
                      </m:e>
                      <m:sup>
                        <m:r>
                          <w:rPr>
                            <w:rFonts w:ascii="Cambria Math" w:eastAsia="Aptos" w:hAnsi="Cambria Math" w:cstheme="minorHAnsi"/>
                          </w:rPr>
                          <m:t>-</m:t>
                        </m:r>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sSup>
                      <m:sSupPr>
                        <m:ctrlPr>
                          <w:rPr>
                            <w:rFonts w:ascii="Cambria Math" w:eastAsia="Aptos" w:hAnsi="Cambria Math" w:cstheme="minorHAnsi"/>
                          </w:rPr>
                        </m:ctrlPr>
                      </m:sSupPr>
                      <m:e>
                        <m:d>
                          <m:dPr>
                            <m:ctrlPr>
                              <w:rPr>
                                <w:rFonts w:ascii="Cambria Math" w:eastAsia="Aptos" w:hAnsi="Cambria Math" w:cstheme="minorHAnsi"/>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den>
                            </m:f>
                          </m:e>
                        </m:d>
                      </m:e>
                      <m:sup>
                        <m:r>
                          <w:rPr>
                            <w:rFonts w:ascii="Cambria Math" w:eastAsia="Aptos" w:hAnsi="Cambria Math" w:cstheme="minorHAnsi"/>
                          </w:rPr>
                          <m:t>-</m:t>
                        </m:r>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e>
                </m:d>
              </m:oMath>
            </m:oMathPara>
          </w:p>
        </w:tc>
        <w:tc>
          <w:tcPr>
            <w:tcW w:w="1255" w:type="dxa"/>
          </w:tcPr>
          <w:p w14:paraId="06D93759" w14:textId="215CF28E" w:rsidR="00045415" w:rsidRDefault="00045415" w:rsidP="008664C4">
            <w:pPr>
              <w:jc w:val="center"/>
              <w:rPr>
                <w:rFonts w:cstheme="minorHAnsi"/>
              </w:rPr>
            </w:pPr>
            <w:r>
              <w:rPr>
                <w:rFonts w:cstheme="minorHAnsi"/>
              </w:rPr>
              <w:t xml:space="preserve">Eq </w:t>
            </w:r>
            <w:r w:rsidR="00B16D28">
              <w:rPr>
                <w:rFonts w:cstheme="minorHAnsi"/>
              </w:rPr>
              <w:t>57</w:t>
            </w:r>
          </w:p>
        </w:tc>
      </w:tr>
    </w:tbl>
    <w:p w14:paraId="0FBAED79" w14:textId="4A9AF370" w:rsidR="00011AE1" w:rsidRPr="003D55B2" w:rsidRDefault="00011AE1" w:rsidP="00491B2C">
      <w:pPr>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3D55B2" w14:paraId="18B8CEF5" w14:textId="77777777" w:rsidTr="008664C4">
        <w:trPr>
          <w:jc w:val="center"/>
        </w:trPr>
        <w:tc>
          <w:tcPr>
            <w:tcW w:w="8095" w:type="dxa"/>
          </w:tcPr>
          <w:p w14:paraId="1A296F51" w14:textId="2FF234BC" w:rsidR="003D55B2" w:rsidRPr="00F57F69" w:rsidRDefault="00F57F69" w:rsidP="008664C4">
            <w:pPr>
              <w:jc w:val="center"/>
              <w:rPr>
                <w:rFonts w:cstheme="minorHAnsi"/>
                <w:iCs/>
              </w:rPr>
            </w:pPr>
            <m:oMathPara>
              <m:oMath>
                <m:r>
                  <m:rPr>
                    <m:sty m:val="p"/>
                  </m:rPr>
                  <w:rPr>
                    <w:rFonts w:ascii="Cambria Math" w:hAnsi="Cambria Math" w:cstheme="minorHAnsi"/>
                  </w:rPr>
                  <m:t>exp</m:t>
                </m:r>
                <m:d>
                  <m:dPr>
                    <m:begChr m:val="["/>
                    <m:endChr m:val="]"/>
                    <m:ctrlPr>
                      <w:rPr>
                        <w:rFonts w:ascii="Cambria Math"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r>
                          <m:rPr>
                            <m:sty m:val="p"/>
                          </m:rPr>
                          <w:rPr>
                            <w:rFonts w:ascii="Cambria Math" w:eastAsia="Aptos" w:hAnsi="Cambria Math" w:cstheme="minorHAnsi"/>
                          </w:rPr>
                          <m:t>RT</m:t>
                        </m:r>
                      </m:den>
                    </m:f>
                    <m:r>
                      <m:rPr>
                        <m:sty m:val="p"/>
                      </m:rPr>
                      <w:rPr>
                        <w:rFonts w:ascii="Cambria Math" w:eastAsia="Aptos" w:hAnsi="Cambria Math" w:cstheme="minorHAnsi"/>
                      </w:rPr>
                      <m:t>+</m:t>
                    </m:r>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r>
                          <m:rPr>
                            <m:sty m:val="p"/>
                          </m:rPr>
                          <w:rPr>
                            <w:rFonts w:ascii="Cambria Math" w:eastAsia="Aptos" w:hAnsi="Cambria Math" w:cstheme="minorHAnsi"/>
                          </w:rPr>
                          <m:t>RT</m:t>
                        </m:r>
                      </m:den>
                    </m:f>
                  </m:e>
                </m:d>
                <m:r>
                  <m:rPr>
                    <m:sty m:val="p"/>
                  </m:rPr>
                  <w:rPr>
                    <w:rFonts w:ascii="Cambria Math" w:hAnsi="Cambria Math" w:cstheme="minorHAnsi"/>
                  </w:rPr>
                  <m:t>=</m:t>
                </m:r>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s</m:t>
                                </m:r>
                              </m:sup>
                            </m:sSubSup>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oMath>
            </m:oMathPara>
          </w:p>
        </w:tc>
        <w:tc>
          <w:tcPr>
            <w:tcW w:w="1255" w:type="dxa"/>
          </w:tcPr>
          <w:p w14:paraId="42A03FB5" w14:textId="606D070F" w:rsidR="003D55B2" w:rsidRDefault="003D55B2" w:rsidP="008664C4">
            <w:pPr>
              <w:jc w:val="center"/>
              <w:rPr>
                <w:rFonts w:cstheme="minorHAnsi"/>
              </w:rPr>
            </w:pPr>
            <w:r>
              <w:rPr>
                <w:rFonts w:cstheme="minorHAnsi"/>
              </w:rPr>
              <w:t xml:space="preserve">Eq </w:t>
            </w:r>
            <w:r w:rsidR="00B16D28">
              <w:rPr>
                <w:rFonts w:cstheme="minorHAnsi"/>
              </w:rPr>
              <w:t>58</w:t>
            </w:r>
          </w:p>
        </w:tc>
      </w:tr>
    </w:tbl>
    <w:p w14:paraId="4567F4B2" w14:textId="379AEF33" w:rsidR="00011AE1" w:rsidRPr="00F57F69" w:rsidRDefault="00011AE1" w:rsidP="00491B2C">
      <w:pPr>
        <w:rPr>
          <w:rFonts w:eastAsiaTheme="minorEastAsia" w:cstheme="minorHAnsi"/>
        </w:rPr>
      </w:pPr>
    </w:p>
    <w:p w14:paraId="312D0AA4" w14:textId="0929BCE2" w:rsidR="00F57F69" w:rsidRPr="00F57F69" w:rsidRDefault="009F08F9" w:rsidP="00491B2C">
      <w:pPr>
        <w:rPr>
          <w:rFonts w:eastAsiaTheme="minorEastAsia" w:cstheme="minorHAnsi"/>
        </w:rPr>
      </w:pPr>
      <w:r>
        <w:rPr>
          <w:rFonts w:eastAsiaTheme="minorEastAsia" w:cstheme="minorHAnsi"/>
        </w:rPr>
        <w:t>Using exponent rules</w:t>
      </w:r>
      <w:r w:rsidR="00F57F69" w:rsidRPr="00F57F69">
        <w:rPr>
          <w:rFonts w:eastAsiaTheme="minorEastAsia" w:cstheme="minorHAnsi"/>
        </w:rPr>
        <w:t xml:space="preserve"> </w:t>
      </w:r>
      <m:oMath>
        <m:sSup>
          <m:sSupPr>
            <m:ctrlPr>
              <w:rPr>
                <w:rFonts w:ascii="Cambria Math" w:eastAsiaTheme="minorEastAsia" w:hAnsi="Cambria Math" w:cstheme="minorHAnsi"/>
              </w:rPr>
            </m:ctrlPr>
          </m:sSupPr>
          <m:e>
            <m:r>
              <m:rPr>
                <m:sty m:val="p"/>
              </m:rPr>
              <w:rPr>
                <w:rFonts w:ascii="Cambria Math" w:eastAsiaTheme="minorEastAsia" w:hAnsi="Cambria Math" w:cstheme="minorHAnsi"/>
              </w:rPr>
              <m:t>e</m:t>
            </m:r>
          </m:e>
          <m:sup>
            <m:r>
              <m:rPr>
                <m:sty m:val="p"/>
              </m:rPr>
              <w:rPr>
                <w:rFonts w:ascii="Cambria Math" w:eastAsiaTheme="minorEastAsia" w:hAnsi="Cambria Math" w:cstheme="minorHAnsi"/>
              </w:rPr>
              <m:t>m+n</m:t>
            </m:r>
          </m:sup>
        </m:sSup>
        <m:r>
          <m:rPr>
            <m:sty m:val="p"/>
          </m:rPr>
          <w:rPr>
            <w:rFonts w:ascii="Cambria Math" w:eastAsiaTheme="minorEastAsia" w:hAnsi="Cambria Math" w:cstheme="minorHAnsi"/>
          </w:rPr>
          <m:t>=</m:t>
        </m:r>
        <m:sSup>
          <m:sSupPr>
            <m:ctrlPr>
              <w:rPr>
                <w:rFonts w:ascii="Cambria Math" w:eastAsiaTheme="minorEastAsia" w:hAnsi="Cambria Math" w:cstheme="minorHAnsi"/>
              </w:rPr>
            </m:ctrlPr>
          </m:sSupPr>
          <m:e>
            <m:r>
              <m:rPr>
                <m:sty m:val="p"/>
              </m:rPr>
              <w:rPr>
                <w:rFonts w:ascii="Cambria Math" w:eastAsiaTheme="minorEastAsia" w:hAnsi="Cambria Math" w:cstheme="minorHAnsi"/>
              </w:rPr>
              <m:t>e</m:t>
            </m:r>
          </m:e>
          <m:sup>
            <m:r>
              <m:rPr>
                <m:sty m:val="p"/>
              </m:rPr>
              <w:rPr>
                <w:rFonts w:ascii="Cambria Math" w:eastAsiaTheme="minorEastAsia" w:hAnsi="Cambria Math" w:cstheme="minorHAnsi"/>
              </w:rPr>
              <m:t>m</m:t>
            </m:r>
          </m:sup>
        </m:sSup>
        <m:sSup>
          <m:sSupPr>
            <m:ctrlPr>
              <w:rPr>
                <w:rFonts w:ascii="Cambria Math" w:eastAsiaTheme="minorEastAsia" w:hAnsi="Cambria Math" w:cstheme="minorHAnsi"/>
              </w:rPr>
            </m:ctrlPr>
          </m:sSupPr>
          <m:e>
            <m:r>
              <m:rPr>
                <m:sty m:val="p"/>
              </m:rPr>
              <w:rPr>
                <w:rFonts w:ascii="Cambria Math" w:eastAsiaTheme="minorEastAsia" w:hAnsi="Cambria Math" w:cstheme="minorHAnsi"/>
              </w:rPr>
              <m:t>e</m:t>
            </m:r>
          </m:e>
          <m:sup>
            <m:r>
              <m:rPr>
                <m:sty m:val="p"/>
              </m:rPr>
              <w:rPr>
                <w:rFonts w:ascii="Cambria Math" w:eastAsiaTheme="minorEastAsia" w:hAnsi="Cambria Math" w:cstheme="minorHAnsi"/>
              </w:rPr>
              <m:t>n</m:t>
            </m:r>
          </m:sup>
        </m:sSup>
        <m:r>
          <m:rPr>
            <m:sty m:val="p"/>
          </m:rPr>
          <w:rPr>
            <w:rFonts w:ascii="Cambria Math" w:eastAsiaTheme="minorEastAsia" w:hAnsi="Cambria Math" w:cstheme="minorHAnsi"/>
          </w:rPr>
          <m:t xml:space="preserve"> </m:t>
        </m:r>
      </m:oMath>
    </w:p>
    <w:tbl>
      <w:tblPr>
        <w:tblStyle w:val="TableGrid"/>
        <w:tblW w:w="0" w:type="auto"/>
        <w:jc w:val="center"/>
        <w:tblLook w:val="04A0" w:firstRow="1" w:lastRow="0" w:firstColumn="1" w:lastColumn="0" w:noHBand="0" w:noVBand="1"/>
      </w:tblPr>
      <w:tblGrid>
        <w:gridCol w:w="8095"/>
        <w:gridCol w:w="1255"/>
      </w:tblGrid>
      <w:tr w:rsidR="003D55B2" w:rsidRPr="00F57F69" w14:paraId="111C3CC1" w14:textId="77777777" w:rsidTr="008664C4">
        <w:trPr>
          <w:jc w:val="center"/>
        </w:trPr>
        <w:tc>
          <w:tcPr>
            <w:tcW w:w="8095" w:type="dxa"/>
          </w:tcPr>
          <w:p w14:paraId="572745AA" w14:textId="441F625F" w:rsidR="003D55B2" w:rsidRPr="00F57F69" w:rsidRDefault="009F08F9" w:rsidP="008664C4">
            <w:pPr>
              <w:jc w:val="center"/>
              <w:rPr>
                <w:rFonts w:cstheme="minorHAnsi"/>
              </w:rPr>
            </w:pPr>
            <m:oMathPara>
              <m:oMath>
                <m:r>
                  <m:rPr>
                    <m:sty m:val="p"/>
                  </m:rPr>
                  <w:rPr>
                    <w:rFonts w:ascii="Cambria Math" w:hAnsi="Cambria Math" w:cstheme="minorHAnsi"/>
                  </w:rPr>
                  <m:t>exp</m:t>
                </m:r>
                <m:d>
                  <m:dPr>
                    <m:begChr m:val="["/>
                    <m:endChr m:val="]"/>
                    <m:ctrlPr>
                      <w:rPr>
                        <w:rFonts w:ascii="Cambria Math"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d>
                          <m:dPr>
                            <m:begChr m:val="|"/>
                            <m:endChr m:val="|"/>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z</m:t>
                                </m:r>
                              </m:e>
                              <m:sub>
                                <m:r>
                                  <w:rPr>
                                    <w:rFonts w:ascii="Cambria Math" w:eastAsia="Aptos" w:hAnsi="Cambria Math" w:cstheme="minorHAnsi"/>
                                  </w:rPr>
                                  <m:t>1</m:t>
                                </m:r>
                              </m:sub>
                            </m:sSub>
                          </m:e>
                        </m:d>
                        <m:r>
                          <m:rPr>
                            <m:sty m:val="p"/>
                          </m:rPr>
                          <w:rPr>
                            <w:rFonts w:ascii="Cambria Math" w:eastAsia="Aptos" w:hAnsi="Cambria Math" w:cstheme="minorHAnsi"/>
                          </w:rPr>
                          <m:t>RT</m:t>
                        </m:r>
                      </m:den>
                    </m:f>
                  </m:e>
                </m:d>
                <m:r>
                  <m:rPr>
                    <m:sty m:val="p"/>
                  </m:rPr>
                  <w:rPr>
                    <w:rFonts w:ascii="Cambria Math" w:hAnsi="Cambria Math" w:cstheme="minorHAnsi"/>
                  </w:rPr>
                  <m:t>exp</m:t>
                </m:r>
                <m:d>
                  <m:dPr>
                    <m:begChr m:val="["/>
                    <m:endChr m:val="]"/>
                    <m:ctrlPr>
                      <w:rPr>
                        <w:rFonts w:ascii="Cambria Math"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d>
                          <m:dPr>
                            <m:begChr m:val="|"/>
                            <m:endChr m:val="|"/>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z</m:t>
                                </m:r>
                              </m:e>
                              <m:sub>
                                <m:r>
                                  <w:rPr>
                                    <w:rFonts w:ascii="Cambria Math" w:eastAsia="Aptos" w:hAnsi="Cambria Math" w:cstheme="minorHAnsi"/>
                                  </w:rPr>
                                  <m:t>3</m:t>
                                </m:r>
                              </m:sub>
                            </m:sSub>
                          </m:e>
                        </m:d>
                        <m:r>
                          <m:rPr>
                            <m:sty m:val="p"/>
                          </m:rPr>
                          <w:rPr>
                            <w:rFonts w:ascii="Cambria Math" w:eastAsia="Aptos" w:hAnsi="Cambria Math" w:cstheme="minorHAnsi"/>
                          </w:rPr>
                          <m:t>RT</m:t>
                        </m:r>
                      </m:den>
                    </m:f>
                  </m:e>
                </m:d>
                <m:r>
                  <w:rPr>
                    <w:rFonts w:ascii="Cambria Math" w:hAnsi="Cambria Math" w:cstheme="minorHAnsi"/>
                  </w:rPr>
                  <m:t>=</m:t>
                </m:r>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s</m:t>
                                </m:r>
                              </m:sup>
                            </m:sSubSup>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oMath>
            </m:oMathPara>
          </w:p>
        </w:tc>
        <w:tc>
          <w:tcPr>
            <w:tcW w:w="1255" w:type="dxa"/>
          </w:tcPr>
          <w:p w14:paraId="18A871A3" w14:textId="1EB2A725" w:rsidR="003D55B2" w:rsidRPr="00F57F69" w:rsidRDefault="003D55B2" w:rsidP="008664C4">
            <w:pPr>
              <w:jc w:val="center"/>
              <w:rPr>
                <w:rFonts w:cstheme="minorHAnsi"/>
              </w:rPr>
            </w:pPr>
            <w:r w:rsidRPr="00F57F69">
              <w:rPr>
                <w:rFonts w:cstheme="minorHAnsi"/>
              </w:rPr>
              <w:t xml:space="preserve">Eq </w:t>
            </w:r>
            <w:r w:rsidR="00B16D28">
              <w:rPr>
                <w:rFonts w:cstheme="minorHAnsi"/>
              </w:rPr>
              <w:t>59</w:t>
            </w:r>
          </w:p>
        </w:tc>
      </w:tr>
    </w:tbl>
    <w:p w14:paraId="612EB01D" w14:textId="4C0D6D18" w:rsidR="003D55B2" w:rsidRDefault="009F08F9" w:rsidP="00491B2C">
      <w:pPr>
        <w:rPr>
          <w:rFonts w:eastAsiaTheme="minorEastAsia" w:cstheme="minorHAnsi"/>
        </w:rPr>
      </w:pPr>
      <w:r>
        <w:rPr>
          <w:rFonts w:eastAsiaTheme="minorEastAsia" w:cstheme="minorHAnsi"/>
        </w:rPr>
        <w:t xml:space="preserve">And </w:t>
      </w:r>
      <m:oMath>
        <m:sSup>
          <m:sSupPr>
            <m:ctrlPr>
              <w:rPr>
                <w:rFonts w:ascii="Cambria Math" w:eastAsiaTheme="minorEastAsia" w:hAnsi="Cambria Math" w:cstheme="minorHAnsi"/>
              </w:rPr>
            </m:ctrlPr>
          </m:sSupPr>
          <m:e>
            <m:r>
              <m:rPr>
                <m:sty m:val="p"/>
              </m:rPr>
              <w:rPr>
                <w:rFonts w:ascii="Cambria Math" w:eastAsiaTheme="minorEastAsia" w:hAnsi="Cambria Math" w:cstheme="minorHAnsi"/>
              </w:rPr>
              <m:t>e</m:t>
            </m:r>
          </m:e>
          <m:sup>
            <m:r>
              <m:rPr>
                <m:sty m:val="p"/>
              </m:rPr>
              <w:rPr>
                <w:rFonts w:ascii="Cambria Math" w:eastAsiaTheme="minorEastAsia" w:hAnsi="Cambria Math" w:cstheme="minorHAnsi"/>
              </w:rPr>
              <m:t>mn</m:t>
            </m:r>
          </m:sup>
        </m:sSup>
        <m:r>
          <m:rPr>
            <m:sty m:val="p"/>
          </m:rPr>
          <w:rPr>
            <w:rFonts w:ascii="Cambria Math" w:eastAsiaTheme="minorEastAsia" w:hAnsi="Cambria Math" w:cstheme="minorHAnsi"/>
          </w:rPr>
          <m:t xml:space="preserve">= </m:t>
        </m:r>
        <m:sSup>
          <m:sSupPr>
            <m:ctrlPr>
              <w:rPr>
                <w:rFonts w:ascii="Cambria Math" w:eastAsiaTheme="minorEastAsia" w:hAnsi="Cambria Math" w:cstheme="minorHAnsi"/>
              </w:rPr>
            </m:ctrlPr>
          </m:sSupPr>
          <m:e>
            <m:d>
              <m:dPr>
                <m:ctrlPr>
                  <w:rPr>
                    <w:rFonts w:ascii="Cambria Math" w:eastAsiaTheme="minorEastAsia" w:hAnsi="Cambria Math" w:cstheme="minorHAnsi"/>
                  </w:rPr>
                </m:ctrlPr>
              </m:dPr>
              <m:e>
                <m:sSup>
                  <m:sSupPr>
                    <m:ctrlPr>
                      <w:rPr>
                        <w:rFonts w:ascii="Cambria Math" w:eastAsiaTheme="minorEastAsia" w:hAnsi="Cambria Math" w:cstheme="minorHAnsi"/>
                      </w:rPr>
                    </m:ctrlPr>
                  </m:sSupPr>
                  <m:e>
                    <m:r>
                      <m:rPr>
                        <m:sty m:val="p"/>
                      </m:rPr>
                      <w:rPr>
                        <w:rFonts w:ascii="Cambria Math" w:eastAsiaTheme="minorEastAsia" w:hAnsi="Cambria Math" w:cstheme="minorHAnsi"/>
                      </w:rPr>
                      <m:t>e</m:t>
                    </m:r>
                  </m:e>
                  <m:sup>
                    <m:r>
                      <m:rPr>
                        <m:sty m:val="p"/>
                      </m:rPr>
                      <w:rPr>
                        <w:rFonts w:ascii="Cambria Math" w:eastAsiaTheme="minorEastAsia" w:hAnsi="Cambria Math" w:cstheme="minorHAnsi"/>
                      </w:rPr>
                      <m:t>m</m:t>
                    </m:r>
                  </m:sup>
                </m:sSup>
              </m:e>
            </m:d>
          </m:e>
          <m:sup>
            <m:r>
              <m:rPr>
                <m:sty m:val="p"/>
              </m:rPr>
              <w:rPr>
                <w:rFonts w:ascii="Cambria Math" w:eastAsiaTheme="minorEastAsia" w:hAnsi="Cambria Math" w:cstheme="minorHAnsi"/>
              </w:rPr>
              <m:t>n</m:t>
            </m:r>
          </m:sup>
        </m:sSup>
      </m:oMath>
    </w:p>
    <w:p w14:paraId="5F6E7B5F" w14:textId="77777777" w:rsidR="009F08F9" w:rsidRDefault="009F08F9" w:rsidP="00491B2C">
      <w:pPr>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9F08F9" w:rsidRPr="00F57F69" w14:paraId="52A70E97" w14:textId="77777777" w:rsidTr="00864A65">
        <w:trPr>
          <w:jc w:val="center"/>
        </w:trPr>
        <w:tc>
          <w:tcPr>
            <w:tcW w:w="8095" w:type="dxa"/>
          </w:tcPr>
          <w:p w14:paraId="610C7F3A" w14:textId="3FCB9783" w:rsidR="009F08F9" w:rsidRPr="00F57F69" w:rsidRDefault="00000000" w:rsidP="00864A65">
            <w:pPr>
              <w:jc w:val="center"/>
              <w:rPr>
                <w:rFonts w:cstheme="minorHAnsi"/>
              </w:rPr>
            </w:pPr>
            <m:oMathPara>
              <m:oMath>
                <m:sSup>
                  <m:sSupPr>
                    <m:ctrlPr>
                      <w:rPr>
                        <w:rFonts w:ascii="Cambria Math" w:hAnsi="Cambria Math" w:cstheme="minorHAnsi"/>
                        <w:i/>
                        <w:iCs/>
                      </w:rPr>
                    </m:ctrlPr>
                  </m:sSupPr>
                  <m:e>
                    <m:d>
                      <m:dPr>
                        <m:ctrlPr>
                          <w:rPr>
                            <w:rFonts w:ascii="Cambria Math" w:hAnsi="Cambria Math" w:cstheme="minorHAnsi"/>
                            <w:i/>
                            <w:iCs/>
                          </w:rPr>
                        </m:ctrlPr>
                      </m:dPr>
                      <m:e>
                        <m:r>
                          <m:rPr>
                            <m:sty m:val="p"/>
                          </m:rPr>
                          <w:rPr>
                            <w:rFonts w:ascii="Cambria Math" w:hAnsi="Cambria Math" w:cstheme="minorHAnsi"/>
                          </w:rPr>
                          <m:t>exp</m:t>
                        </m:r>
                        <m:d>
                          <m:dPr>
                            <m:begChr m:val="["/>
                            <m:endChr m:val="]"/>
                            <m:ctrlPr>
                              <w:rPr>
                                <w:rFonts w:ascii="Cambria Math"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e>
                        </m:d>
                      </m:e>
                    </m:d>
                  </m:e>
                  <m:sup>
                    <m:f>
                      <m:fPr>
                        <m:ctrlPr>
                          <w:rPr>
                            <w:rFonts w:ascii="Cambria Math" w:hAnsi="Cambria Math" w:cstheme="minorHAnsi"/>
                            <w:i/>
                            <w:iCs/>
                          </w:rPr>
                        </m:ctrlPr>
                      </m:fPr>
                      <m:num>
                        <m:r>
                          <w:rPr>
                            <w:rFonts w:ascii="Cambria Math"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sSup>
                  <m:sSupPr>
                    <m:ctrlPr>
                      <w:rPr>
                        <w:rFonts w:ascii="Cambria Math" w:hAnsi="Cambria Math" w:cstheme="minorHAnsi"/>
                        <w:i/>
                        <w:iCs/>
                      </w:rPr>
                    </m:ctrlPr>
                  </m:sSupPr>
                  <m:e>
                    <m:d>
                      <m:dPr>
                        <m:ctrlPr>
                          <w:rPr>
                            <w:rFonts w:ascii="Cambria Math" w:hAnsi="Cambria Math" w:cstheme="minorHAnsi"/>
                            <w:i/>
                            <w:iCs/>
                          </w:rPr>
                        </m:ctrlPr>
                      </m:dPr>
                      <m:e>
                        <m:r>
                          <m:rPr>
                            <m:sty m:val="p"/>
                          </m:rPr>
                          <w:rPr>
                            <w:rFonts w:ascii="Cambria Math" w:hAnsi="Cambria Math" w:cstheme="minorHAnsi"/>
                          </w:rPr>
                          <m:t>exp</m:t>
                        </m:r>
                        <m:d>
                          <m:dPr>
                            <m:begChr m:val="["/>
                            <m:endChr m:val="]"/>
                            <m:ctrlPr>
                              <w:rPr>
                                <w:rFonts w:ascii="Cambria Math"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e>
                        </m:d>
                      </m:e>
                    </m:d>
                  </m:e>
                  <m:sup>
                    <m:f>
                      <m:fPr>
                        <m:ctrlPr>
                          <w:rPr>
                            <w:rFonts w:ascii="Cambria Math" w:hAnsi="Cambria Math" w:cstheme="minorHAnsi"/>
                            <w:i/>
                            <w:iCs/>
                          </w:rPr>
                        </m:ctrlPr>
                      </m:fPr>
                      <m:num>
                        <m:r>
                          <w:rPr>
                            <w:rFonts w:ascii="Cambria Math"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r>
                  <w:rPr>
                    <w:rFonts w:ascii="Cambria Math" w:hAnsi="Cambria Math" w:cstheme="minorHAnsi"/>
                  </w:rPr>
                  <m:t>=</m:t>
                </m:r>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s</m:t>
                                </m:r>
                              </m:sup>
                            </m:sSubSup>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oMath>
            </m:oMathPara>
          </w:p>
        </w:tc>
        <w:tc>
          <w:tcPr>
            <w:tcW w:w="1255" w:type="dxa"/>
          </w:tcPr>
          <w:p w14:paraId="3779B1CE" w14:textId="77777777" w:rsidR="009F08F9" w:rsidRPr="00F57F69" w:rsidRDefault="009F08F9" w:rsidP="00864A65">
            <w:pPr>
              <w:jc w:val="center"/>
              <w:rPr>
                <w:rFonts w:cstheme="minorHAnsi"/>
              </w:rPr>
            </w:pPr>
            <w:r w:rsidRPr="00F57F69">
              <w:rPr>
                <w:rFonts w:cstheme="minorHAnsi"/>
              </w:rPr>
              <w:t xml:space="preserve">Eq </w:t>
            </w:r>
            <w:r>
              <w:rPr>
                <w:rFonts w:cstheme="minorHAnsi"/>
              </w:rPr>
              <w:t>59</w:t>
            </w:r>
          </w:p>
        </w:tc>
      </w:tr>
    </w:tbl>
    <w:p w14:paraId="41D3450B" w14:textId="77777777" w:rsidR="009F08F9" w:rsidRPr="00F57F69" w:rsidRDefault="009F08F9" w:rsidP="00491B2C">
      <w:pPr>
        <w:rPr>
          <w:rFonts w:eastAsiaTheme="minorEastAsia" w:cstheme="minorHAnsi"/>
        </w:rPr>
      </w:pPr>
    </w:p>
    <w:p w14:paraId="602CA9E1" w14:textId="59041262" w:rsidR="00011AE1" w:rsidRDefault="009F08F9" w:rsidP="00491B2C">
      <w:pPr>
        <w:rPr>
          <w:rFonts w:eastAsiaTheme="minorEastAsia" w:cstheme="minorHAnsi"/>
        </w:rPr>
      </w:pPr>
      <w:r>
        <w:rPr>
          <w:rFonts w:eastAsiaTheme="minorEastAsia" w:cstheme="minorHAnsi"/>
        </w:rPr>
        <w:t xml:space="preserve">Defining the change in the chemical potential </w:t>
      </w:r>
    </w:p>
    <w:tbl>
      <w:tblPr>
        <w:tblStyle w:val="TableGrid"/>
        <w:tblW w:w="0" w:type="auto"/>
        <w:tblLook w:val="04A0" w:firstRow="1" w:lastRow="0" w:firstColumn="1" w:lastColumn="0" w:noHBand="0" w:noVBand="1"/>
      </w:tblPr>
      <w:tblGrid>
        <w:gridCol w:w="8095"/>
        <w:gridCol w:w="1255"/>
      </w:tblGrid>
      <w:tr w:rsidR="009F08F9" w14:paraId="57579DB6" w14:textId="77777777" w:rsidTr="009F08F9">
        <w:tc>
          <w:tcPr>
            <w:tcW w:w="8095" w:type="dxa"/>
          </w:tcPr>
          <w:p w14:paraId="3CCF22C7" w14:textId="4E2BCE8F" w:rsidR="009F08F9" w:rsidRPr="00E45239" w:rsidRDefault="00000000" w:rsidP="00864A65">
            <w:pPr>
              <w:rPr>
                <w:rFonts w:cstheme="minorHAnsi"/>
                <w:iCs/>
              </w:rPr>
            </w:pPr>
            <m:oMathPara>
              <m:oMath>
                <m:sSub>
                  <m:sSubPr>
                    <m:ctrlPr>
                      <w:rPr>
                        <w:rFonts w:ascii="Cambria Math" w:hAnsi="Cambria Math" w:cstheme="minorHAnsi"/>
                        <w:iCs/>
                        <w:color w:val="70AD47" w:themeColor="accent6"/>
                      </w:rPr>
                    </m:ctrlPr>
                  </m:sSubPr>
                  <m:e>
                    <m:r>
                      <m:rPr>
                        <m:sty m:val="p"/>
                      </m:rPr>
                      <w:rPr>
                        <w:rFonts w:ascii="Cambria Math" w:hAnsi="Cambria Math" w:cstheme="minorHAnsi"/>
                        <w:color w:val="70AD47" w:themeColor="accent6"/>
                      </w:rPr>
                      <m:t>δ</m:t>
                    </m:r>
                  </m:e>
                  <m:sub>
                    <m:r>
                      <m:rPr>
                        <m:sty m:val="p"/>
                      </m:rPr>
                      <w:rPr>
                        <w:rFonts w:ascii="Cambria Math" w:hAnsi="Cambria Math" w:cstheme="minorHAnsi"/>
                        <w:color w:val="70AD47" w:themeColor="accent6"/>
                      </w:rPr>
                      <m:t>i</m:t>
                    </m:r>
                  </m:sub>
                </m:sSub>
                <m:r>
                  <m:rPr>
                    <m:sty m:val="p"/>
                  </m:rPr>
                  <w:rPr>
                    <w:rFonts w:ascii="Cambria Math" w:hAnsi="Cambria Math" w:cstheme="minorHAnsi"/>
                    <w:color w:val="70AD47" w:themeColor="accent6"/>
                  </w:rPr>
                  <m:t>=exp⁡</m:t>
                </m:r>
                <m:d>
                  <m:dPr>
                    <m:ctrlPr>
                      <w:rPr>
                        <w:rFonts w:ascii="Cambria Math" w:hAnsi="Cambria Math" w:cstheme="minorHAnsi"/>
                        <w:iCs/>
                        <w:color w:val="70AD47" w:themeColor="accent6"/>
                        <w:kern w:val="0"/>
                        <w14:ligatures w14:val="none"/>
                      </w:rPr>
                    </m:ctrlPr>
                  </m:dPr>
                  <m:e>
                    <m:f>
                      <m:fPr>
                        <m:ctrlPr>
                          <w:rPr>
                            <w:rFonts w:ascii="Cambria Math" w:hAnsi="Cambria Math" w:cstheme="minorHAnsi"/>
                            <w:iCs/>
                            <w:color w:val="70AD47" w:themeColor="accent6"/>
                            <w:kern w:val="0"/>
                            <w14:ligatures w14:val="none"/>
                          </w:rPr>
                        </m:ctrlPr>
                      </m:fPr>
                      <m:num>
                        <m:sSubSup>
                          <m:sSubSupPr>
                            <m:ctrlPr>
                              <w:rPr>
                                <w:rFonts w:ascii="Cambria Math" w:hAnsi="Cambria Math" w:cstheme="minorHAnsi"/>
                                <w:iCs/>
                                <w:color w:val="70AD47" w:themeColor="accent6"/>
                                <w:kern w:val="0"/>
                                <w14:ligatures w14:val="none"/>
                              </w:rPr>
                            </m:ctrlPr>
                          </m:sSubSupPr>
                          <m:e>
                            <m:r>
                              <m:rPr>
                                <m:sty m:val="p"/>
                              </m:rPr>
                              <w:rPr>
                                <w:rFonts w:ascii="Cambria Math" w:hAnsi="Cambria Math" w:cstheme="minorHAnsi"/>
                                <w:color w:val="70AD47" w:themeColor="accent6"/>
                              </w:rPr>
                              <m:t>μ</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0,s</m:t>
                            </m:r>
                          </m:sup>
                        </m:sSubSup>
                        <m:r>
                          <m:rPr>
                            <m:sty m:val="p"/>
                          </m:rPr>
                          <w:rPr>
                            <w:rFonts w:ascii="Cambria Math" w:hAnsi="Cambria Math" w:cstheme="minorHAnsi"/>
                            <w:color w:val="70AD47" w:themeColor="accent6"/>
                          </w:rPr>
                          <m:t>-</m:t>
                        </m:r>
                        <m:sSubSup>
                          <m:sSubSupPr>
                            <m:ctrlPr>
                              <w:rPr>
                                <w:rFonts w:ascii="Cambria Math" w:hAnsi="Cambria Math" w:cstheme="minorHAnsi"/>
                                <w:iCs/>
                                <w:color w:val="70AD47" w:themeColor="accent6"/>
                                <w:kern w:val="0"/>
                                <w14:ligatures w14:val="none"/>
                              </w:rPr>
                            </m:ctrlPr>
                          </m:sSubSupPr>
                          <m:e>
                            <m:r>
                              <m:rPr>
                                <m:sty m:val="p"/>
                              </m:rPr>
                              <w:rPr>
                                <w:rFonts w:ascii="Cambria Math" w:hAnsi="Cambria Math" w:cstheme="minorHAnsi"/>
                                <w:color w:val="70AD47" w:themeColor="accent6"/>
                              </w:rPr>
                              <m:t>μ</m:t>
                            </m:r>
                          </m:e>
                          <m:sub>
                            <m:r>
                              <m:rPr>
                                <m:sty m:val="p"/>
                              </m:rPr>
                              <w:rPr>
                                <w:rFonts w:ascii="Cambria Math" w:hAnsi="Cambria Math" w:cstheme="minorHAnsi"/>
                                <w:color w:val="70AD47" w:themeColor="accent6"/>
                              </w:rPr>
                              <m:t>i</m:t>
                            </m:r>
                          </m:sub>
                          <m:sup>
                            <m:r>
                              <m:rPr>
                                <m:sty m:val="p"/>
                              </m:rPr>
                              <w:rPr>
                                <w:rFonts w:ascii="Cambria Math" w:hAnsi="Cambria Math" w:cstheme="minorHAnsi"/>
                                <w:color w:val="70AD47" w:themeColor="accent6"/>
                              </w:rPr>
                              <m:t>0,m</m:t>
                            </m:r>
                          </m:sup>
                        </m:sSubSup>
                      </m:num>
                      <m:den>
                        <m:r>
                          <m:rPr>
                            <m:sty m:val="p"/>
                          </m:rPr>
                          <w:rPr>
                            <w:rFonts w:ascii="Cambria Math" w:hAnsi="Cambria Math" w:cstheme="minorHAnsi"/>
                            <w:color w:val="70AD47" w:themeColor="accent6"/>
                          </w:rPr>
                          <m:t>RT</m:t>
                        </m:r>
                      </m:den>
                    </m:f>
                  </m:e>
                </m:d>
              </m:oMath>
            </m:oMathPara>
          </w:p>
        </w:tc>
        <w:tc>
          <w:tcPr>
            <w:tcW w:w="1255" w:type="dxa"/>
          </w:tcPr>
          <w:p w14:paraId="717602D5" w14:textId="77777777" w:rsidR="009F08F9" w:rsidRDefault="009F08F9" w:rsidP="00864A65">
            <w:pPr>
              <w:jc w:val="center"/>
              <w:rPr>
                <w:rFonts w:cstheme="minorHAnsi"/>
              </w:rPr>
            </w:pPr>
            <w:r>
              <w:rPr>
                <w:rFonts w:cstheme="minorHAnsi"/>
              </w:rPr>
              <w:t>Eq 51</w:t>
            </w:r>
          </w:p>
        </w:tc>
      </w:tr>
      <w:tr w:rsidR="003D55B2" w:rsidRPr="00F57F69" w14:paraId="410B3E5C" w14:textId="77777777" w:rsidTr="008664C4">
        <w:tblPrEx>
          <w:jc w:val="center"/>
        </w:tblPrEx>
        <w:trPr>
          <w:jc w:val="center"/>
        </w:trPr>
        <w:tc>
          <w:tcPr>
            <w:tcW w:w="8095" w:type="dxa"/>
          </w:tcPr>
          <w:p w14:paraId="3B3A60D1" w14:textId="0D75113E" w:rsidR="003D55B2" w:rsidRPr="00B85B9F" w:rsidRDefault="00000000" w:rsidP="008664C4">
            <w:pPr>
              <w:jc w:val="center"/>
              <w:rPr>
                <w:rFonts w:cstheme="minorHAnsi"/>
              </w:rPr>
            </w:pPr>
            <m:oMathPara>
              <m:oMath>
                <m:sSup>
                  <m:sSupPr>
                    <m:ctrlPr>
                      <w:rPr>
                        <w:rFonts w:ascii="Cambria Math" w:hAnsi="Cambria Math" w:cstheme="minorHAnsi"/>
                        <w:i/>
                        <w:iCs/>
                      </w:rPr>
                    </m:ctrlPr>
                  </m:sSupPr>
                  <m:e>
                    <m:d>
                      <m:dPr>
                        <m:ctrlPr>
                          <w:rPr>
                            <w:rFonts w:ascii="Cambria Math" w:hAnsi="Cambria Math" w:cstheme="minorHAnsi"/>
                            <w:i/>
                            <w:iCs/>
                          </w:rPr>
                        </m:ctrlPr>
                      </m:dPr>
                      <m:e>
                        <m:sSub>
                          <m:sSubPr>
                            <m:ctrlPr>
                              <w:rPr>
                                <w:rFonts w:ascii="Cambria Math" w:hAnsi="Cambria Math" w:cstheme="minorHAnsi"/>
                              </w:rPr>
                            </m:ctrlPr>
                          </m:sSubPr>
                          <m:e>
                            <m:r>
                              <m:rPr>
                                <m:sty m:val="p"/>
                              </m:rPr>
                              <w:rPr>
                                <w:rFonts w:ascii="Cambria Math" w:hAnsi="Cambria Math" w:cstheme="minorHAnsi"/>
                              </w:rPr>
                              <m:t>δ</m:t>
                            </m:r>
                          </m:e>
                          <m:sub>
                            <m:r>
                              <m:rPr>
                                <m:sty m:val="p"/>
                              </m:rPr>
                              <w:rPr>
                                <w:rFonts w:ascii="Cambria Math" w:hAnsi="Cambria Math" w:cstheme="minorHAnsi"/>
                              </w:rPr>
                              <m:t>1</m:t>
                            </m:r>
                          </m:sub>
                        </m:sSub>
                      </m:e>
                    </m:d>
                  </m:e>
                  <m:sup>
                    <m:f>
                      <m:fPr>
                        <m:ctrlPr>
                          <w:rPr>
                            <w:rFonts w:ascii="Cambria Math" w:hAnsi="Cambria Math" w:cstheme="minorHAnsi"/>
                            <w:i/>
                            <w:iCs/>
                          </w:rPr>
                        </m:ctrlPr>
                      </m:fPr>
                      <m:num>
                        <m:r>
                          <w:rPr>
                            <w:rFonts w:ascii="Cambria Math"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sSup>
                  <m:sSupPr>
                    <m:ctrlPr>
                      <w:rPr>
                        <w:rFonts w:ascii="Cambria Math" w:hAnsi="Cambria Math" w:cstheme="minorHAnsi"/>
                        <w:i/>
                        <w:iCs/>
                      </w:rPr>
                    </m:ctrlPr>
                  </m:sSupPr>
                  <m:e>
                    <m:d>
                      <m:dPr>
                        <m:ctrlPr>
                          <w:rPr>
                            <w:rFonts w:ascii="Cambria Math" w:hAnsi="Cambria Math" w:cstheme="minorHAnsi"/>
                            <w:i/>
                            <w:iCs/>
                          </w:rPr>
                        </m:ctrlPr>
                      </m:dPr>
                      <m:e>
                        <m:sSub>
                          <m:sSubPr>
                            <m:ctrlPr>
                              <w:rPr>
                                <w:rFonts w:ascii="Cambria Math" w:hAnsi="Cambria Math" w:cstheme="minorHAnsi"/>
                                <w:i/>
                                <w:iCs/>
                              </w:rPr>
                            </m:ctrlPr>
                          </m:sSubPr>
                          <m:e>
                            <m:r>
                              <w:rPr>
                                <w:rFonts w:ascii="Cambria Math" w:hAnsi="Cambria Math" w:cstheme="minorHAnsi"/>
                              </w:rPr>
                              <m:t>δ</m:t>
                            </m:r>
                          </m:e>
                          <m:sub>
                            <m:r>
                              <w:rPr>
                                <w:rFonts w:ascii="Cambria Math" w:hAnsi="Cambria Math" w:cstheme="minorHAnsi"/>
                              </w:rPr>
                              <m:t>3</m:t>
                            </m:r>
                          </m:sub>
                        </m:sSub>
                      </m:e>
                    </m:d>
                  </m:e>
                  <m:sup>
                    <m:f>
                      <m:fPr>
                        <m:ctrlPr>
                          <w:rPr>
                            <w:rFonts w:ascii="Cambria Math" w:hAnsi="Cambria Math" w:cstheme="minorHAnsi"/>
                            <w:i/>
                            <w:iCs/>
                          </w:rPr>
                        </m:ctrlPr>
                      </m:fPr>
                      <m:num>
                        <m:r>
                          <w:rPr>
                            <w:rFonts w:ascii="Cambria Math"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r>
                  <m:rPr>
                    <m:sty m:val="p"/>
                  </m:rPr>
                  <w:rPr>
                    <w:rFonts w:ascii="Cambria Math" w:hAnsi="Cambria Math" w:cstheme="minorHAnsi"/>
                  </w:rPr>
                  <m:t>=</m:t>
                </m:r>
                <m:sSup>
                  <m:sSupPr>
                    <m:ctrlPr>
                      <w:rPr>
                        <w:rFonts w:ascii="Cambria Math" w:eastAsia="Aptos" w:hAnsi="Cambria Math" w:cstheme="minorHAnsi"/>
                      </w:rPr>
                    </m:ctrlPr>
                  </m:sSupPr>
                  <m:e>
                    <m:d>
                      <m:dPr>
                        <m:ctrlPr>
                          <w:rPr>
                            <w:rFonts w:ascii="Cambria Math" w:eastAsia="Aptos" w:hAnsi="Cambria Math" w:cstheme="minorHAnsi"/>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s</m:t>
                                </m:r>
                              </m:sup>
                            </m:sSubSup>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oMath>
            </m:oMathPara>
          </w:p>
        </w:tc>
        <w:tc>
          <w:tcPr>
            <w:tcW w:w="1255" w:type="dxa"/>
          </w:tcPr>
          <w:p w14:paraId="49A1035F" w14:textId="4229A4CA" w:rsidR="003D55B2" w:rsidRPr="00F57F69" w:rsidRDefault="003D55B2" w:rsidP="008664C4">
            <w:pPr>
              <w:jc w:val="center"/>
              <w:rPr>
                <w:rFonts w:cstheme="minorHAnsi"/>
              </w:rPr>
            </w:pPr>
            <w:r w:rsidRPr="00F57F69">
              <w:rPr>
                <w:rFonts w:cstheme="minorHAnsi"/>
              </w:rPr>
              <w:t xml:space="preserve">Eq </w:t>
            </w:r>
            <w:r w:rsidR="00B16D28">
              <w:rPr>
                <w:rFonts w:cstheme="minorHAnsi"/>
              </w:rPr>
              <w:t>60</w:t>
            </w:r>
          </w:p>
        </w:tc>
      </w:tr>
      <w:tr w:rsidR="00264E6B" w:rsidRPr="00F57F69" w14:paraId="2F45E133" w14:textId="77777777" w:rsidTr="008664C4">
        <w:tblPrEx>
          <w:jc w:val="center"/>
        </w:tblPrEx>
        <w:trPr>
          <w:jc w:val="center"/>
        </w:trPr>
        <w:tc>
          <w:tcPr>
            <w:tcW w:w="8095" w:type="dxa"/>
          </w:tcPr>
          <w:p w14:paraId="673BAA81" w14:textId="17808430" w:rsidR="00264E6B" w:rsidRDefault="00000000" w:rsidP="00264E6B">
            <w:pPr>
              <w:jc w:val="center"/>
              <w:rPr>
                <w:rFonts w:ascii="Calibri" w:eastAsia="Calibri" w:hAnsi="Calibri" w:cs="Times New Roman"/>
              </w:rPr>
            </w:pPr>
            <m:oMathPara>
              <m:oMath>
                <m:sSup>
                  <m:sSupPr>
                    <m:ctrlPr>
                      <w:rPr>
                        <w:rFonts w:ascii="Cambria Math" w:eastAsia="Aptos" w:hAnsi="Cambria Math" w:cstheme="minorHAnsi"/>
                      </w:rPr>
                    </m:ctrlPr>
                  </m:sSupPr>
                  <m:e>
                    <m:d>
                      <m:dPr>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3</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m</m:t>
                                </m:r>
                              </m:sup>
                            </m:sSubSup>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r>
                  <w:rPr>
                    <w:rFonts w:ascii="Cambria Math" w:eastAsia="Aptos" w:hAnsi="Cambria Math" w:cstheme="minorHAnsi"/>
                  </w:rPr>
                  <m:t>=</m:t>
                </m:r>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1</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oMath>
            </m:oMathPara>
          </w:p>
        </w:tc>
        <w:tc>
          <w:tcPr>
            <w:tcW w:w="1255" w:type="dxa"/>
          </w:tcPr>
          <w:p w14:paraId="7708FFAF" w14:textId="6B1945D9" w:rsidR="00264E6B" w:rsidRPr="00F57F69" w:rsidRDefault="00264E6B" w:rsidP="00264E6B">
            <w:pPr>
              <w:jc w:val="center"/>
              <w:rPr>
                <w:rFonts w:cstheme="minorHAnsi"/>
              </w:rPr>
            </w:pPr>
            <w:r w:rsidRPr="00F57F69">
              <w:rPr>
                <w:rFonts w:cstheme="minorHAnsi"/>
              </w:rPr>
              <w:t xml:space="preserve">Eq </w:t>
            </w:r>
            <w:r>
              <w:rPr>
                <w:rFonts w:cstheme="minorHAnsi"/>
              </w:rPr>
              <w:t>60</w:t>
            </w:r>
          </w:p>
        </w:tc>
      </w:tr>
      <w:tr w:rsidR="00D65C25" w:rsidRPr="00F57F69" w14:paraId="5B6153A4" w14:textId="77777777" w:rsidTr="008664C4">
        <w:tblPrEx>
          <w:jc w:val="center"/>
        </w:tblPrEx>
        <w:trPr>
          <w:jc w:val="center"/>
        </w:trPr>
        <w:tc>
          <w:tcPr>
            <w:tcW w:w="8095" w:type="dxa"/>
          </w:tcPr>
          <w:p w14:paraId="3F829668" w14:textId="418893F6" w:rsidR="00D65C25" w:rsidRDefault="00D65C25" w:rsidP="00264E6B">
            <w:pPr>
              <w:jc w:val="center"/>
              <w:rPr>
                <w:rFonts w:ascii="Calibri" w:eastAsia="Calibri" w:hAnsi="Calibri" w:cs="Times New Roman"/>
              </w:rPr>
            </w:pPr>
          </w:p>
        </w:tc>
        <w:tc>
          <w:tcPr>
            <w:tcW w:w="1255" w:type="dxa"/>
          </w:tcPr>
          <w:p w14:paraId="0FD0E156" w14:textId="77777777" w:rsidR="00D65C25" w:rsidRPr="00F57F69" w:rsidRDefault="00D65C25" w:rsidP="00264E6B">
            <w:pPr>
              <w:jc w:val="center"/>
              <w:rPr>
                <w:rFonts w:cstheme="minorHAnsi"/>
              </w:rPr>
            </w:pPr>
          </w:p>
        </w:tc>
      </w:tr>
      <w:tr w:rsidR="00D65C25" w:rsidRPr="00F57F69" w14:paraId="7EEC0F57" w14:textId="77777777" w:rsidTr="008664C4">
        <w:tblPrEx>
          <w:jc w:val="center"/>
        </w:tblPrEx>
        <w:trPr>
          <w:jc w:val="center"/>
        </w:trPr>
        <w:tc>
          <w:tcPr>
            <w:tcW w:w="8095" w:type="dxa"/>
          </w:tcPr>
          <w:p w14:paraId="65AEF6CD" w14:textId="2FA108EE" w:rsidR="00D65C25" w:rsidRDefault="00D65C25" w:rsidP="00264E6B">
            <w:pPr>
              <w:jc w:val="center"/>
              <w:rPr>
                <w:rFonts w:ascii="Calibri" w:eastAsia="Calibri" w:hAnsi="Calibri" w:cs="Times New Roman"/>
              </w:rPr>
            </w:pPr>
          </w:p>
        </w:tc>
        <w:tc>
          <w:tcPr>
            <w:tcW w:w="1255" w:type="dxa"/>
          </w:tcPr>
          <w:p w14:paraId="043EF93B" w14:textId="77777777" w:rsidR="00D65C25" w:rsidRPr="00F57F69" w:rsidRDefault="00D65C25" w:rsidP="00264E6B">
            <w:pPr>
              <w:jc w:val="center"/>
              <w:rPr>
                <w:rFonts w:cstheme="minorHAnsi"/>
              </w:rPr>
            </w:pPr>
          </w:p>
        </w:tc>
      </w:tr>
    </w:tbl>
    <w:p w14:paraId="34083DDF" w14:textId="77777777" w:rsidR="003D55B2" w:rsidRDefault="003D55B2" w:rsidP="00491B2C">
      <w:pPr>
        <w:rPr>
          <w:rFonts w:eastAsiaTheme="minorEastAsia" w:cstheme="minorHAnsi"/>
        </w:rPr>
      </w:pPr>
    </w:p>
    <w:p w14:paraId="5515E662" w14:textId="7D0334CD" w:rsidR="003D4728" w:rsidRDefault="003D4728" w:rsidP="00491B2C">
      <w:pPr>
        <w:rPr>
          <w:rFonts w:eastAsiaTheme="minorEastAsia" w:cstheme="minorHAnsi"/>
        </w:rPr>
      </w:pPr>
      <w:r>
        <w:rPr>
          <w:rFonts w:eastAsiaTheme="minorEastAsia" w:cstheme="minorHAnsi"/>
        </w:rPr>
        <w:t xml:space="preserve">These general relationships hold up for all three ions. </w:t>
      </w:r>
    </w:p>
    <w:tbl>
      <w:tblPr>
        <w:tblStyle w:val="TableGrid"/>
        <w:tblW w:w="0" w:type="auto"/>
        <w:jc w:val="center"/>
        <w:tblLook w:val="04A0" w:firstRow="1" w:lastRow="0" w:firstColumn="1" w:lastColumn="0" w:noHBand="0" w:noVBand="1"/>
      </w:tblPr>
      <w:tblGrid>
        <w:gridCol w:w="8095"/>
        <w:gridCol w:w="1255"/>
      </w:tblGrid>
      <w:tr w:rsidR="003D4728" w:rsidRPr="00F57F69" w14:paraId="5E3EBA12" w14:textId="77777777" w:rsidTr="007D1F42">
        <w:trPr>
          <w:jc w:val="center"/>
        </w:trPr>
        <w:tc>
          <w:tcPr>
            <w:tcW w:w="8095" w:type="dxa"/>
          </w:tcPr>
          <w:p w14:paraId="2F96E913" w14:textId="0F9260F0" w:rsidR="003D4728" w:rsidRDefault="00000000" w:rsidP="007D1F42">
            <w:pPr>
              <w:jc w:val="center"/>
              <w:rPr>
                <w:rFonts w:ascii="Calibri" w:eastAsia="Calibri" w:hAnsi="Calibri" w:cs="Times New Roman"/>
              </w:rPr>
            </w:pPr>
            <m:oMathPara>
              <m:oMath>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1</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r>
                  <w:rPr>
                    <w:rFonts w:ascii="Cambria Math" w:eastAsia="Calibri" w:hAnsi="Cambria Math" w:cs="Times New Roman"/>
                  </w:rPr>
                  <m:t>=</m:t>
                </m:r>
                <m:sSup>
                  <m:sSupPr>
                    <m:ctrlPr>
                      <w:rPr>
                        <w:rFonts w:ascii="Cambria Math" w:eastAsia="Aptos" w:hAnsi="Cambria Math" w:cstheme="minorHAnsi"/>
                      </w:rPr>
                    </m:ctrlPr>
                  </m:sSupPr>
                  <m:e>
                    <m:d>
                      <m:dPr>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3</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m</m:t>
                                </m:r>
                              </m:sup>
                            </m:sSubSup>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r>
                  <w:rPr>
                    <w:rFonts w:ascii="Cambria Math" w:eastAsia="Calibri" w:hAnsi="Cambria Math" w:cs="Times New Roman"/>
                  </w:rPr>
                  <m:t xml:space="preserve"> </m:t>
                </m:r>
              </m:oMath>
            </m:oMathPara>
          </w:p>
        </w:tc>
        <w:tc>
          <w:tcPr>
            <w:tcW w:w="1255" w:type="dxa"/>
          </w:tcPr>
          <w:p w14:paraId="4B783965" w14:textId="72DCD247" w:rsidR="003D4728" w:rsidRPr="00F57F69" w:rsidRDefault="003D4728" w:rsidP="007D1F42">
            <w:pPr>
              <w:jc w:val="center"/>
              <w:rPr>
                <w:rFonts w:cstheme="minorHAnsi"/>
              </w:rPr>
            </w:pPr>
          </w:p>
        </w:tc>
      </w:tr>
      <w:tr w:rsidR="003D4728" w:rsidRPr="00F57F69" w14:paraId="532CAA5F" w14:textId="77777777" w:rsidTr="007D1F42">
        <w:trPr>
          <w:jc w:val="center"/>
        </w:trPr>
        <w:tc>
          <w:tcPr>
            <w:tcW w:w="8095" w:type="dxa"/>
          </w:tcPr>
          <w:p w14:paraId="27753156" w14:textId="14B34605" w:rsidR="003D4728" w:rsidRDefault="00000000" w:rsidP="007D1F42">
            <w:pPr>
              <w:jc w:val="center"/>
              <w:rPr>
                <w:rFonts w:ascii="Calibri" w:eastAsia="Calibri" w:hAnsi="Calibri" w:cs="Times New Roman"/>
              </w:rPr>
            </w:pPr>
            <m:oMathPara>
              <m:oMath>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2</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2</m:t>
                                </m:r>
                              </m:sub>
                            </m:sSub>
                          </m:e>
                        </m:d>
                      </m:den>
                    </m:f>
                  </m:sup>
                </m:sSup>
                <m:r>
                  <w:rPr>
                    <w:rFonts w:ascii="Cambria Math" w:eastAsia="Aptos" w:hAnsi="Cambria Math" w:cstheme="minorHAnsi"/>
                  </w:rPr>
                  <m:t>=</m:t>
                </m:r>
                <m:sSup>
                  <m:sSupPr>
                    <m:ctrlPr>
                      <w:rPr>
                        <w:rFonts w:ascii="Cambria Math" w:eastAsia="Aptos" w:hAnsi="Cambria Math" w:cstheme="minorHAnsi"/>
                      </w:rPr>
                    </m:ctrlPr>
                  </m:sSupPr>
                  <m:e>
                    <m:d>
                      <m:dPr>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3</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m</m:t>
                                </m:r>
                              </m:sup>
                            </m:sSubSup>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oMath>
            </m:oMathPara>
          </w:p>
        </w:tc>
        <w:tc>
          <w:tcPr>
            <w:tcW w:w="1255" w:type="dxa"/>
          </w:tcPr>
          <w:p w14:paraId="55F28031" w14:textId="77777777" w:rsidR="003D4728" w:rsidRPr="00F57F69" w:rsidRDefault="003D4728" w:rsidP="007D1F42">
            <w:pPr>
              <w:jc w:val="center"/>
              <w:rPr>
                <w:rFonts w:cstheme="minorHAnsi"/>
              </w:rPr>
            </w:pPr>
          </w:p>
        </w:tc>
      </w:tr>
      <w:tr w:rsidR="003D4728" w:rsidRPr="00F57F69" w14:paraId="6E58B64B" w14:textId="77777777" w:rsidTr="007D1F42">
        <w:trPr>
          <w:jc w:val="center"/>
        </w:trPr>
        <w:tc>
          <w:tcPr>
            <w:tcW w:w="8095" w:type="dxa"/>
          </w:tcPr>
          <w:p w14:paraId="34BB58FF" w14:textId="4A31F06F" w:rsidR="003D4728" w:rsidRDefault="00000000" w:rsidP="007D1F42">
            <w:pPr>
              <w:jc w:val="center"/>
              <w:rPr>
                <w:rFonts w:ascii="Calibri" w:eastAsia="Calibri" w:hAnsi="Calibri" w:cs="Times New Roman"/>
                <w:iCs/>
              </w:rPr>
            </w:pPr>
            <m:oMathPara>
              <m:oMath>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1</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r>
                  <w:rPr>
                    <w:rFonts w:ascii="Cambria Math" w:eastAsia="Calibri" w:hAnsi="Cambria Math" w:cs="Times New Roman"/>
                  </w:rPr>
                  <m:t>=</m:t>
                </m:r>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2</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2</m:t>
                                </m:r>
                              </m:sub>
                            </m:sSub>
                          </m:e>
                        </m:d>
                      </m:den>
                    </m:f>
                  </m:sup>
                </m:sSup>
              </m:oMath>
            </m:oMathPara>
          </w:p>
        </w:tc>
        <w:tc>
          <w:tcPr>
            <w:tcW w:w="1255" w:type="dxa"/>
          </w:tcPr>
          <w:p w14:paraId="1251FCB7" w14:textId="77777777" w:rsidR="003D4728" w:rsidRPr="00F57F69" w:rsidRDefault="003D4728" w:rsidP="007D1F42">
            <w:pPr>
              <w:jc w:val="center"/>
              <w:rPr>
                <w:rFonts w:cstheme="minorHAnsi"/>
              </w:rPr>
            </w:pPr>
          </w:p>
        </w:tc>
      </w:tr>
    </w:tbl>
    <w:p w14:paraId="46719F7E" w14:textId="77777777" w:rsidR="003D4728" w:rsidRDefault="003D4728" w:rsidP="00491B2C">
      <w:pPr>
        <w:rPr>
          <w:rFonts w:eastAsiaTheme="minorEastAsia" w:cstheme="minorHAnsi"/>
        </w:rPr>
      </w:pPr>
    </w:p>
    <w:p w14:paraId="1C9105F1" w14:textId="16BB90A3" w:rsidR="003D4728" w:rsidRDefault="00FB2369" w:rsidP="00491B2C">
      <w:pPr>
        <w:rPr>
          <w:rFonts w:eastAsiaTheme="minorEastAsia" w:cstheme="minorHAnsi"/>
        </w:rPr>
      </w:pPr>
      <w:r>
        <w:rPr>
          <w:rFonts w:eastAsiaTheme="minorEastAsia" w:cstheme="minorHAnsi"/>
        </w:rPr>
        <w:t xml:space="preserve">First, isolating </w:t>
      </w:r>
      <m:oMath>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1</m:t>
            </m:r>
          </m:sub>
          <m:sup>
            <m:r>
              <w:rPr>
                <w:rFonts w:ascii="Cambria Math" w:eastAsiaTheme="minorEastAsia" w:hAnsi="Cambria Math" w:cstheme="minorHAnsi"/>
              </w:rPr>
              <m:t>m</m:t>
            </m:r>
          </m:sup>
        </m:sSubSup>
      </m:oMath>
      <w:r>
        <w:rPr>
          <w:rFonts w:eastAsiaTheme="minorEastAsia" w:cstheme="minorHAnsi"/>
        </w:rPr>
        <w:t xml:space="preserve"> and </w:t>
      </w:r>
      <m:oMath>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2</m:t>
            </m:r>
          </m:sub>
          <m:sup>
            <m:r>
              <w:rPr>
                <w:rFonts w:ascii="Cambria Math" w:eastAsiaTheme="minorEastAsia" w:hAnsi="Cambria Math" w:cstheme="minorHAnsi"/>
              </w:rPr>
              <m:t>m</m:t>
            </m:r>
          </m:sup>
        </m:sSubSup>
      </m:oMath>
      <w:r>
        <w:rPr>
          <w:rFonts w:eastAsiaTheme="minorEastAsia" w:cstheme="minorHAnsi"/>
        </w:rPr>
        <w:t xml:space="preserve">. </w:t>
      </w:r>
    </w:p>
    <w:tbl>
      <w:tblPr>
        <w:tblStyle w:val="TableGrid"/>
        <w:tblW w:w="0" w:type="auto"/>
        <w:jc w:val="center"/>
        <w:tblLook w:val="04A0" w:firstRow="1" w:lastRow="0" w:firstColumn="1" w:lastColumn="0" w:noHBand="0" w:noVBand="1"/>
      </w:tblPr>
      <w:tblGrid>
        <w:gridCol w:w="8095"/>
        <w:gridCol w:w="1255"/>
      </w:tblGrid>
      <w:tr w:rsidR="00FB2369" w:rsidRPr="00F57F69" w14:paraId="46628BFA" w14:textId="77777777" w:rsidTr="007D1F42">
        <w:trPr>
          <w:jc w:val="center"/>
        </w:trPr>
        <w:tc>
          <w:tcPr>
            <w:tcW w:w="8095" w:type="dxa"/>
          </w:tcPr>
          <w:p w14:paraId="26C2D538" w14:textId="552609D3" w:rsidR="00FB2369" w:rsidRDefault="00000000" w:rsidP="007D1F42">
            <w:pPr>
              <w:jc w:val="center"/>
              <w:rPr>
                <w:rFonts w:ascii="Calibri" w:eastAsia="Calibri" w:hAnsi="Calibri" w:cs="Times New Roman"/>
              </w:rPr>
            </w:pPr>
            <m:oMathPara>
              <m:oMath>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r>
                  <w:rPr>
                    <w:rFonts w:ascii="Cambria Math" w:eastAsia="Calibri" w:hAnsi="Cambria Math" w:cs="Times New Roman"/>
                  </w:rPr>
                  <m:t>=</m:t>
                </m:r>
                <m:d>
                  <m:dPr>
                    <m:ctrlPr>
                      <w:rPr>
                        <w:rFonts w:ascii="Cambria Math" w:eastAsia="Calibri" w:hAnsi="Cambria Math" w:cs="Times New Roman"/>
                        <w:i/>
                        <w:iCs/>
                      </w:rPr>
                    </m:ctrlPr>
                  </m:dPr>
                  <m:e>
                    <m:f>
                      <m:fPr>
                        <m:ctrlPr>
                          <w:rPr>
                            <w:rFonts w:ascii="Cambria Math" w:eastAsia="Calibri" w:hAnsi="Cambria Math" w:cs="Times New Roman"/>
                            <w:i/>
                            <w:iCs/>
                          </w:rPr>
                        </m:ctrlPr>
                      </m:fPr>
                      <m:num>
                        <m:sSub>
                          <m:sSubPr>
                            <m:ctrlPr>
                              <w:rPr>
                                <w:rFonts w:ascii="Cambria Math" w:eastAsia="Calibri" w:hAnsi="Cambria Math" w:cs="Times New Roman"/>
                                <w:i/>
                                <w:iCs/>
                              </w:rPr>
                            </m:ctrlPr>
                          </m:sSubPr>
                          <m:e>
                            <m:r>
                              <w:rPr>
                                <w:rFonts w:ascii="Cambria Math" w:eastAsia="Calibri" w:hAnsi="Cambria Math" w:cs="Times New Roman"/>
                              </w:rPr>
                              <m:t>δ</m:t>
                            </m:r>
                          </m:e>
                          <m:sub>
                            <m:r>
                              <w:rPr>
                                <w:rFonts w:ascii="Cambria Math" w:eastAsia="Calibri" w:hAnsi="Cambria Math" w:cs="Times New Roman"/>
                              </w:rPr>
                              <m:t>1</m:t>
                            </m:r>
                          </m:sub>
                        </m:sSub>
                        <m:sSubSup>
                          <m:sSubSupPr>
                            <m:ctrlPr>
                              <w:rPr>
                                <w:rFonts w:ascii="Cambria Math" w:eastAsia="Calibri" w:hAnsi="Cambria Math" w:cs="Times New Roman"/>
                                <w:i/>
                                <w:iCs/>
                              </w:rPr>
                            </m:ctrlPr>
                          </m:sSubSupPr>
                          <m:e>
                            <m:r>
                              <w:rPr>
                                <w:rFonts w:ascii="Cambria Math" w:eastAsia="Calibri" w:hAnsi="Cambria Math" w:cs="Times New Roman"/>
                              </w:rPr>
                              <m:t>γ</m:t>
                            </m:r>
                          </m:e>
                          <m:sub>
                            <m:r>
                              <w:rPr>
                                <w:rFonts w:ascii="Cambria Math" w:eastAsia="Calibri" w:hAnsi="Cambria Math" w:cs="Times New Roman"/>
                              </w:rPr>
                              <m:t>1</m:t>
                            </m:r>
                          </m:sub>
                          <m:sup>
                            <m:r>
                              <w:rPr>
                                <w:rFonts w:ascii="Cambria Math" w:eastAsia="Calibri" w:hAnsi="Cambria Math" w:cs="Times New Roman"/>
                              </w:rPr>
                              <m:t>s</m:t>
                            </m:r>
                          </m:sup>
                        </m:sSubSup>
                        <m:sSubSup>
                          <m:sSubSupPr>
                            <m:ctrlPr>
                              <w:rPr>
                                <w:rFonts w:ascii="Cambria Math" w:eastAsia="Calibri" w:hAnsi="Cambria Math" w:cs="Times New Roman"/>
                                <w:i/>
                                <w:iCs/>
                              </w:rPr>
                            </m:ctrlPr>
                          </m:sSubSupPr>
                          <m:e>
                            <m:r>
                              <w:rPr>
                                <w:rFonts w:ascii="Cambria Math" w:eastAsia="Calibri" w:hAnsi="Cambria Math" w:cs="Times New Roman"/>
                              </w:rPr>
                              <m:t>c</m:t>
                            </m:r>
                          </m:e>
                          <m:sub>
                            <m:r>
                              <w:rPr>
                                <w:rFonts w:ascii="Cambria Math" w:eastAsia="Calibri" w:hAnsi="Cambria Math" w:cs="Times New Roman"/>
                              </w:rPr>
                              <m:t>1</m:t>
                            </m:r>
                          </m:sub>
                          <m:sup>
                            <m:r>
                              <w:rPr>
                                <w:rFonts w:ascii="Cambria Math" w:eastAsia="Calibri" w:hAnsi="Cambria Math" w:cs="Times New Roman"/>
                              </w:rPr>
                              <m:t>s</m:t>
                            </m:r>
                          </m:sup>
                        </m:sSubSup>
                      </m:num>
                      <m:den>
                        <m:sSubSup>
                          <m:sSubSupPr>
                            <m:ctrlPr>
                              <w:rPr>
                                <w:rFonts w:ascii="Cambria Math" w:eastAsia="Calibri" w:hAnsi="Cambria Math" w:cs="Times New Roman"/>
                                <w:i/>
                                <w:iCs/>
                              </w:rPr>
                            </m:ctrlPr>
                          </m:sSubSupPr>
                          <m:e>
                            <m:r>
                              <w:rPr>
                                <w:rFonts w:ascii="Cambria Math" w:eastAsia="Calibri" w:hAnsi="Cambria Math" w:cs="Times New Roman"/>
                              </w:rPr>
                              <m:t>γ</m:t>
                            </m:r>
                          </m:e>
                          <m:sub>
                            <m:r>
                              <w:rPr>
                                <w:rFonts w:ascii="Cambria Math" w:eastAsia="Calibri" w:hAnsi="Cambria Math" w:cs="Times New Roman"/>
                              </w:rPr>
                              <m:t>1</m:t>
                            </m:r>
                          </m:sub>
                          <m:sup>
                            <m:r>
                              <w:rPr>
                                <w:rFonts w:ascii="Cambria Math" w:eastAsia="Calibri" w:hAnsi="Cambria Math" w:cs="Times New Roman"/>
                              </w:rPr>
                              <m:t>m</m:t>
                            </m:r>
                          </m:sup>
                        </m:sSubSup>
                      </m:den>
                    </m:f>
                  </m:e>
                </m:d>
                <m:sSup>
                  <m:sSupPr>
                    <m:ctrlPr>
                      <w:rPr>
                        <w:rFonts w:ascii="Cambria Math" w:eastAsia="Aptos" w:hAnsi="Cambria Math" w:cstheme="minorHAnsi"/>
                      </w:rPr>
                    </m:ctrlPr>
                  </m:sSupPr>
                  <m:e>
                    <m:d>
                      <m:dPr>
                        <m:ctrlPr>
                          <w:rPr>
                            <w:rFonts w:ascii="Cambria Math" w:eastAsia="Aptos" w:hAnsi="Cambria Math" w:cstheme="minorHAnsi"/>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2</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m:rPr>
                                    <m:sty m:val="p"/>
                                  </m:rPr>
                                  <w:rPr>
                                    <w:rFonts w:ascii="Cambria Math" w:eastAsia="Aptos" w:hAnsi="Cambria Math" w:cstheme="minorHAnsi"/>
                                  </w:rPr>
                                  <m:t>s</m:t>
                                </m:r>
                              </m:sup>
                            </m:sSubSup>
                          </m:den>
                        </m:f>
                      </m:e>
                    </m:d>
                  </m:e>
                  <m:sup>
                    <m:f>
                      <m:fPr>
                        <m:ctrlPr>
                          <w:rPr>
                            <w:rFonts w:ascii="Cambria Math" w:eastAsia="Aptos" w:hAnsi="Cambria Math" w:cstheme="minorHAnsi"/>
                          </w:rPr>
                        </m:ctrlPr>
                      </m:fPr>
                      <m:num>
                        <m:d>
                          <m:dPr>
                            <m:begChr m:val="|"/>
                            <m:endChr m:val="|"/>
                            <m:ctrlPr>
                              <w:rPr>
                                <w:rFonts w:ascii="Cambria Math" w:eastAsia="Aptos" w:hAnsi="Cambria Math" w:cstheme="minorHAnsi"/>
                                <w:i/>
                              </w:rPr>
                            </m:ctrlPr>
                          </m:dPr>
                          <m:e>
                            <m:sSup>
                              <m:sSupPr>
                                <m:ctrlPr>
                                  <w:rPr>
                                    <w:rFonts w:ascii="Cambria Math" w:eastAsia="Aptos" w:hAnsi="Cambria Math" w:cstheme="minorHAnsi"/>
                                    <w:i/>
                                  </w:rPr>
                                </m:ctrlPr>
                              </m:sSupPr>
                              <m:e>
                                <m:r>
                                  <w:rPr>
                                    <w:rFonts w:ascii="Cambria Math" w:eastAsia="Aptos" w:hAnsi="Cambria Math" w:cstheme="minorHAnsi"/>
                                  </w:rPr>
                                  <m:t>z</m:t>
                                </m:r>
                              </m:e>
                              <m:sup>
                                <m:r>
                                  <w:rPr>
                                    <w:rFonts w:ascii="Cambria Math" w:eastAsia="Aptos" w:hAnsi="Cambria Math" w:cstheme="minorHAnsi"/>
                                  </w:rPr>
                                  <m:t>1</m:t>
                                </m:r>
                              </m:sup>
                            </m:sSup>
                          </m:e>
                        </m:d>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w:rPr>
                                    <w:rFonts w:ascii="Cambria Math" w:eastAsia="Aptos" w:hAnsi="Cambria Math" w:cstheme="minorHAnsi"/>
                                  </w:rPr>
                                  <m:t>2</m:t>
                                </m:r>
                              </m:sub>
                            </m:sSub>
                          </m:e>
                        </m:d>
                      </m:den>
                    </m:f>
                  </m:sup>
                </m:sSup>
              </m:oMath>
            </m:oMathPara>
          </w:p>
        </w:tc>
        <w:tc>
          <w:tcPr>
            <w:tcW w:w="1255" w:type="dxa"/>
          </w:tcPr>
          <w:p w14:paraId="1B7A858F" w14:textId="77777777" w:rsidR="00FB2369" w:rsidRPr="00F57F69" w:rsidRDefault="00FB2369" w:rsidP="007D1F42">
            <w:pPr>
              <w:jc w:val="center"/>
              <w:rPr>
                <w:rFonts w:cstheme="minorHAnsi"/>
              </w:rPr>
            </w:pPr>
          </w:p>
        </w:tc>
      </w:tr>
      <w:tr w:rsidR="00FB2369" w:rsidRPr="00F57F69" w14:paraId="6FFC74DF" w14:textId="77777777" w:rsidTr="007D1F42">
        <w:trPr>
          <w:jc w:val="center"/>
        </w:trPr>
        <w:tc>
          <w:tcPr>
            <w:tcW w:w="8095" w:type="dxa"/>
          </w:tcPr>
          <w:p w14:paraId="4DA0C52B" w14:textId="6138AB0B" w:rsidR="00FB2369" w:rsidRDefault="00000000" w:rsidP="007D1F42">
            <w:pPr>
              <w:jc w:val="center"/>
              <w:rPr>
                <w:rFonts w:ascii="Calibri" w:eastAsia="Calibri" w:hAnsi="Calibri" w:cs="Times New Roman"/>
                <w:iCs/>
              </w:rPr>
            </w:pPr>
            <m:oMathPara>
              <m:oMath>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m</m:t>
                    </m:r>
                  </m:sup>
                </m:sSubSup>
                <m:r>
                  <w:rPr>
                    <w:rFonts w:ascii="Cambria Math" w:eastAsia="Calibri" w:hAnsi="Cambria Math" w:cs="Times New Roman"/>
                  </w:rPr>
                  <m:t>=</m:t>
                </m:r>
                <m:d>
                  <m:dPr>
                    <m:ctrlPr>
                      <w:rPr>
                        <w:rFonts w:ascii="Cambria Math" w:eastAsia="Aptos" w:hAnsi="Cambria Math" w:cstheme="minorHAnsi"/>
                      </w:rPr>
                    </m:ctrlPr>
                  </m:dPr>
                  <m:e>
                    <m:f>
                      <m:fPr>
                        <m:ctrlPr>
                          <w:rPr>
                            <w:rFonts w:ascii="Cambria Math" w:eastAsia="Aptos" w:hAnsi="Cambria Math" w:cstheme="minorHAnsi"/>
                            <w:iCs/>
                          </w:rPr>
                        </m:ctrlPr>
                      </m:fPr>
                      <m:num>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2</m:t>
                            </m:r>
                          </m:sub>
                        </m:sSub>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m</m:t>
                            </m:r>
                          </m:sup>
                        </m:sSubSup>
                      </m:den>
                    </m:f>
                  </m:e>
                </m:d>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1</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d>
                          <m:dPr>
                            <m:begChr m:val="|"/>
                            <m:endChr m:val="|"/>
                            <m:ctrlPr>
                              <w:rPr>
                                <w:rFonts w:ascii="Cambria Math" w:eastAsia="Aptos" w:hAnsi="Cambria Math" w:cstheme="minorHAnsi"/>
                                <w:i/>
                                <w:iCs/>
                              </w:rPr>
                            </m:ctrlPr>
                          </m:dPr>
                          <m:e>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2</m:t>
                                </m:r>
                              </m:sub>
                            </m:sSub>
                          </m:e>
                        </m:d>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oMath>
            </m:oMathPara>
          </w:p>
        </w:tc>
        <w:tc>
          <w:tcPr>
            <w:tcW w:w="1255" w:type="dxa"/>
          </w:tcPr>
          <w:p w14:paraId="2BB8EA2C" w14:textId="77777777" w:rsidR="00FB2369" w:rsidRPr="00F57F69" w:rsidRDefault="00FB2369" w:rsidP="007D1F42">
            <w:pPr>
              <w:jc w:val="center"/>
              <w:rPr>
                <w:rFonts w:cstheme="minorHAnsi"/>
              </w:rPr>
            </w:pPr>
          </w:p>
        </w:tc>
      </w:tr>
    </w:tbl>
    <w:p w14:paraId="3CB30B14" w14:textId="77777777" w:rsidR="00FB2369" w:rsidRDefault="00FB2369" w:rsidP="00491B2C">
      <w:pPr>
        <w:rPr>
          <w:rFonts w:eastAsiaTheme="minorEastAsia" w:cstheme="minorHAnsi"/>
        </w:rPr>
      </w:pPr>
    </w:p>
    <w:p w14:paraId="465F8AAE" w14:textId="77777777" w:rsidR="002713D2" w:rsidRDefault="002713D2" w:rsidP="00491B2C">
      <w:pPr>
        <w:rPr>
          <w:rFonts w:eastAsiaTheme="minorEastAsia" w:cstheme="minorHAnsi"/>
        </w:rPr>
      </w:pPr>
    </w:p>
    <w:p w14:paraId="4FB75086" w14:textId="6C93953C" w:rsidR="009F08F9" w:rsidRDefault="009F08F9" w:rsidP="009F08F9">
      <w:pPr>
        <w:rPr>
          <w:rFonts w:eastAsiaTheme="minorEastAsia" w:cstheme="minorHAnsi"/>
        </w:rPr>
      </w:pPr>
      <w:r>
        <w:rPr>
          <w:rFonts w:eastAsiaTheme="minorEastAsia" w:cstheme="minorHAnsi"/>
        </w:rPr>
        <w:t xml:space="preserve">Instead of relating the partition of one species to the shared anion, it may be helpful to relate it to the second cation. Using electroneutrality where χ is the fixed membrane charge and we select the negatively charged NF270 membrane. </w:t>
      </w:r>
    </w:p>
    <w:p w14:paraId="30D11DB2" w14:textId="711177C3" w:rsidR="009F08F9" w:rsidRPr="00CF1D7C" w:rsidRDefault="009F08F9" w:rsidP="009F08F9">
      <w:pPr>
        <w:rPr>
          <w:rFonts w:eastAsiaTheme="minorEastAsia" w:cstheme="minorHAnsi"/>
        </w:rPr>
      </w:pPr>
      <w:r w:rsidRPr="00CF1D7C">
        <w:rPr>
          <w:rFonts w:eastAsiaTheme="minorEastAsia" w:cstheme="minorHAnsi"/>
        </w:rPr>
        <w:t>For the membrane.</w:t>
      </w:r>
    </w:p>
    <w:tbl>
      <w:tblPr>
        <w:tblStyle w:val="TableGrid"/>
        <w:tblW w:w="0" w:type="auto"/>
        <w:jc w:val="center"/>
        <w:tblLook w:val="04A0" w:firstRow="1" w:lastRow="0" w:firstColumn="1" w:lastColumn="0" w:noHBand="0" w:noVBand="1"/>
      </w:tblPr>
      <w:tblGrid>
        <w:gridCol w:w="8095"/>
        <w:gridCol w:w="1255"/>
      </w:tblGrid>
      <w:tr w:rsidR="00CF1D7C" w:rsidRPr="00CF1D7C" w14:paraId="594C864E" w14:textId="77777777" w:rsidTr="00864A65">
        <w:trPr>
          <w:jc w:val="center"/>
        </w:trPr>
        <w:tc>
          <w:tcPr>
            <w:tcW w:w="8095" w:type="dxa"/>
          </w:tcPr>
          <w:p w14:paraId="4699081C" w14:textId="0097621D" w:rsidR="009F08F9" w:rsidRPr="00CF1D7C" w:rsidRDefault="00000000" w:rsidP="00864A65">
            <w:pPr>
              <w:jc w:val="center"/>
              <w:rPr>
                <w:rFonts w:cstheme="minorHAnsi"/>
              </w:rPr>
            </w:pPr>
            <m:oMathPara>
              <m:oMath>
                <m:d>
                  <m:dPr>
                    <m:begChr m:val="|"/>
                    <m:endChr m:val="|"/>
                    <m:ctrlPr>
                      <w:rPr>
                        <w:rFonts w:ascii="Cambria Math" w:eastAsia="Aptos" w:hAnsi="Cambria Math" w:cs="Times New Roman"/>
                        <w:iCs/>
                      </w:rPr>
                    </m:ctrlPr>
                  </m:dPr>
                  <m:e>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m</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3</m:t>
                        </m:r>
                      </m:sub>
                    </m:sSub>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3</m:t>
                    </m:r>
                  </m:sub>
                  <m:sup>
                    <m:r>
                      <m:rPr>
                        <m:sty m:val="p"/>
                      </m:rPr>
                      <w:rPr>
                        <w:rFonts w:ascii="Cambria Math" w:eastAsia="Aptos" w:hAnsi="Cambria Math" w:cs="Times New Roman"/>
                      </w:rPr>
                      <m:t>m</m:t>
                    </m:r>
                  </m:sup>
                </m:sSubSup>
                <m:r>
                  <w:rPr>
                    <w:rFonts w:ascii="Cambria Math" w:eastAsia="Aptos" w:hAnsi="Cambria Math" w:cs="Times New Roman"/>
                  </w:rPr>
                  <m:t>-</m:t>
                </m:r>
                <m:d>
                  <m:dPr>
                    <m:begChr m:val="|"/>
                    <m:endChr m:val="|"/>
                    <m:ctrlPr>
                      <w:rPr>
                        <w:rFonts w:ascii="Cambria Math" w:eastAsia="Aptos" w:hAnsi="Cambria Math" w:cs="Times New Roman"/>
                        <w:i/>
                      </w:rPr>
                    </m:ctrlPr>
                  </m:dPr>
                  <m:e>
                    <m:r>
                      <w:rPr>
                        <w:rFonts w:ascii="Cambria Math" w:eastAsia="Aptos" w:hAnsi="Cambria Math" w:cs="Times New Roman"/>
                      </w:rPr>
                      <m:t>χ</m:t>
                    </m:r>
                  </m:e>
                </m:d>
                <m:r>
                  <w:rPr>
                    <w:rFonts w:ascii="Cambria Math" w:eastAsia="Aptos" w:hAnsi="Cambria Math" w:cs="Times New Roman"/>
                  </w:rPr>
                  <m:t>=0</m:t>
                </m:r>
              </m:oMath>
            </m:oMathPara>
          </w:p>
        </w:tc>
        <w:tc>
          <w:tcPr>
            <w:tcW w:w="1255" w:type="dxa"/>
          </w:tcPr>
          <w:p w14:paraId="77D8F56E" w14:textId="77777777" w:rsidR="009F08F9" w:rsidRPr="00CF1D7C" w:rsidRDefault="009F08F9" w:rsidP="00864A65">
            <w:pPr>
              <w:jc w:val="center"/>
              <w:rPr>
                <w:rFonts w:cstheme="minorHAnsi"/>
              </w:rPr>
            </w:pPr>
            <w:r w:rsidRPr="00CF1D7C">
              <w:rPr>
                <w:rFonts w:cstheme="minorHAnsi"/>
              </w:rPr>
              <w:t>Eq 66</w:t>
            </w:r>
          </w:p>
        </w:tc>
      </w:tr>
      <w:tr w:rsidR="009F08F9" w:rsidRPr="00CF1D7C" w14:paraId="5C9B1DDD" w14:textId="77777777" w:rsidTr="00864A65">
        <w:trPr>
          <w:jc w:val="center"/>
        </w:trPr>
        <w:tc>
          <w:tcPr>
            <w:tcW w:w="8095" w:type="dxa"/>
          </w:tcPr>
          <w:p w14:paraId="1CC2F563" w14:textId="3BC35152" w:rsidR="009F08F9" w:rsidRPr="00CF1D7C" w:rsidRDefault="00000000" w:rsidP="00864A65">
            <w:pPr>
              <w:jc w:val="center"/>
              <w:rPr>
                <w:rFonts w:ascii="Calibri" w:eastAsia="Times New Roman" w:hAnsi="Calibri" w:cs="Calibri"/>
                <w:iCs/>
              </w:rPr>
            </w:pPr>
            <m:oMathPara>
              <m:oMath>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3</m:t>
                    </m:r>
                  </m:sub>
                  <m:sup>
                    <m:r>
                      <m:rPr>
                        <m:sty m:val="p"/>
                      </m:rPr>
                      <w:rPr>
                        <w:rFonts w:ascii="Cambria Math" w:eastAsia="Aptos" w:hAnsi="Cambria Math" w:cs="Times New Roman"/>
                      </w:rPr>
                      <m:t>m</m:t>
                    </m:r>
                  </m:sup>
                </m:sSubSup>
                <m:r>
                  <w:rPr>
                    <w:rFonts w:ascii="Cambria Math" w:eastAsia="Aptos" w:hAnsi="Cambria Math" w:cs="Times New Roman"/>
                  </w:rPr>
                  <m:t xml:space="preserve">= </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m</m:t>
                    </m:r>
                  </m:sup>
                </m:sSubSup>
                <m:r>
                  <w:rPr>
                    <w:rFonts w:ascii="Cambria Math" w:eastAsia="Aptos" w:hAnsi="Cambria Math" w:cs="Times New Roman"/>
                  </w:rPr>
                  <m:t>-</m:t>
                </m:r>
                <m:d>
                  <m:dPr>
                    <m:begChr m:val="|"/>
                    <m:endChr m:val="|"/>
                    <m:ctrlPr>
                      <w:rPr>
                        <w:rFonts w:ascii="Cambria Math" w:eastAsia="Aptos" w:hAnsi="Cambria Math" w:cs="Times New Roman"/>
                        <w:i/>
                      </w:rPr>
                    </m:ctrlPr>
                  </m:dPr>
                  <m:e>
                    <m:f>
                      <m:fPr>
                        <m:ctrlPr>
                          <w:rPr>
                            <w:rFonts w:ascii="Cambria Math" w:eastAsia="Aptos" w:hAnsi="Cambria Math" w:cs="Times New Roman"/>
                            <w:i/>
                          </w:rPr>
                        </m:ctrlPr>
                      </m:fPr>
                      <m:num>
                        <m:r>
                          <w:rPr>
                            <w:rFonts w:ascii="Cambria Math" w:eastAsia="Aptos" w:hAnsi="Cambria Math" w:cs="Times New Roman"/>
                          </w:rPr>
                          <m:t>χ</m:t>
                        </m:r>
                      </m:num>
                      <m:den>
                        <m:sSub>
                          <m:sSubPr>
                            <m:ctrlPr>
                              <w:rPr>
                                <w:rFonts w:ascii="Cambria Math" w:eastAsia="Aptos" w:hAnsi="Cambria Math" w:cs="Times New Roman"/>
                                <w:i/>
                              </w:rPr>
                            </m:ctrlPr>
                          </m:sSubPr>
                          <m:e>
                            <m:r>
                              <w:rPr>
                                <w:rFonts w:ascii="Cambria Math" w:eastAsia="Aptos" w:hAnsi="Cambria Math" w:cs="Times New Roman"/>
                              </w:rPr>
                              <m:t>z</m:t>
                            </m:r>
                          </m:e>
                          <m:sub>
                            <m:r>
                              <w:rPr>
                                <w:rFonts w:ascii="Cambria Math" w:eastAsia="Aptos" w:hAnsi="Cambria Math" w:cs="Times New Roman"/>
                              </w:rPr>
                              <m:t>3</m:t>
                            </m:r>
                          </m:sub>
                        </m:sSub>
                      </m:den>
                    </m:f>
                  </m:e>
                </m:d>
              </m:oMath>
            </m:oMathPara>
          </w:p>
        </w:tc>
        <w:tc>
          <w:tcPr>
            <w:tcW w:w="1255" w:type="dxa"/>
          </w:tcPr>
          <w:p w14:paraId="7E4C9FCB" w14:textId="77777777" w:rsidR="009F08F9" w:rsidRPr="00CF1D7C" w:rsidRDefault="009F08F9" w:rsidP="00864A65">
            <w:pPr>
              <w:jc w:val="center"/>
              <w:rPr>
                <w:rFonts w:cstheme="minorHAnsi"/>
              </w:rPr>
            </w:pPr>
          </w:p>
        </w:tc>
      </w:tr>
    </w:tbl>
    <w:p w14:paraId="67C9363A" w14:textId="66F61B1A" w:rsidR="009F08F9" w:rsidRPr="00CF1D7C" w:rsidRDefault="009F08F9" w:rsidP="009F08F9">
      <w:pPr>
        <w:rPr>
          <w:rFonts w:eastAsiaTheme="minorEastAsia" w:cstheme="minorHAnsi"/>
        </w:rPr>
      </w:pPr>
      <w:r w:rsidRPr="00CF1D7C">
        <w:rPr>
          <w:rFonts w:eastAsiaTheme="minorEastAsia" w:cstheme="minorHAnsi"/>
        </w:rPr>
        <w:t>For the solution</w:t>
      </w:r>
      <w:r w:rsidR="00B00DCB">
        <w:rPr>
          <w:rFonts w:eastAsiaTheme="minorEastAsia" w:cstheme="minorHAnsi"/>
        </w:rPr>
        <w:t xml:space="preserve"> phase. </w:t>
      </w:r>
    </w:p>
    <w:tbl>
      <w:tblPr>
        <w:tblStyle w:val="TableGrid"/>
        <w:tblW w:w="0" w:type="auto"/>
        <w:jc w:val="center"/>
        <w:tblLook w:val="04A0" w:firstRow="1" w:lastRow="0" w:firstColumn="1" w:lastColumn="0" w:noHBand="0" w:noVBand="1"/>
      </w:tblPr>
      <w:tblGrid>
        <w:gridCol w:w="8095"/>
        <w:gridCol w:w="1255"/>
      </w:tblGrid>
      <w:tr w:rsidR="00CF1D7C" w:rsidRPr="00CF1D7C" w14:paraId="4CA83996" w14:textId="77777777" w:rsidTr="00864A65">
        <w:trPr>
          <w:jc w:val="center"/>
        </w:trPr>
        <w:tc>
          <w:tcPr>
            <w:tcW w:w="8095" w:type="dxa"/>
          </w:tcPr>
          <w:p w14:paraId="66BF65FA" w14:textId="374A6041" w:rsidR="009F08F9" w:rsidRPr="00CF1D7C" w:rsidRDefault="00000000" w:rsidP="00864A65">
            <w:pPr>
              <w:jc w:val="center"/>
              <w:rPr>
                <w:rFonts w:cstheme="minorHAnsi"/>
              </w:rPr>
            </w:pPr>
            <m:oMathPara>
              <m:oMath>
                <m:d>
                  <m:dPr>
                    <m:begChr m:val="|"/>
                    <m:endChr m:val="|"/>
                    <m:ctrlPr>
                      <w:rPr>
                        <w:rFonts w:ascii="Cambria Math" w:eastAsia="Aptos" w:hAnsi="Cambria Math" w:cs="Times New Roman"/>
                        <w:iCs/>
                      </w:rPr>
                    </m:ctrlPr>
                  </m:dPr>
                  <m:e>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3</m:t>
                        </m:r>
                      </m:sub>
                    </m:sSub>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3</m:t>
                    </m:r>
                  </m:sub>
                  <m:sup>
                    <m:r>
                      <w:rPr>
                        <w:rFonts w:ascii="Cambria Math" w:eastAsia="Aptos" w:hAnsi="Cambria Math" w:cs="Times New Roman"/>
                      </w:rPr>
                      <m:t>s</m:t>
                    </m:r>
                  </m:sup>
                </m:sSubSup>
                <m:r>
                  <w:rPr>
                    <w:rFonts w:ascii="Cambria Math" w:eastAsia="Aptos" w:hAnsi="Cambria Math" w:cs="Times New Roman"/>
                  </w:rPr>
                  <m:t>=0</m:t>
                </m:r>
              </m:oMath>
            </m:oMathPara>
          </w:p>
        </w:tc>
        <w:tc>
          <w:tcPr>
            <w:tcW w:w="1255" w:type="dxa"/>
          </w:tcPr>
          <w:p w14:paraId="57B8191C" w14:textId="77777777" w:rsidR="009F08F9" w:rsidRPr="00CF1D7C" w:rsidRDefault="009F08F9" w:rsidP="00864A65">
            <w:pPr>
              <w:jc w:val="center"/>
              <w:rPr>
                <w:rFonts w:cstheme="minorHAnsi"/>
              </w:rPr>
            </w:pPr>
            <w:r w:rsidRPr="00CF1D7C">
              <w:rPr>
                <w:rFonts w:cstheme="minorHAnsi"/>
              </w:rPr>
              <w:t>Eq 66</w:t>
            </w:r>
          </w:p>
        </w:tc>
      </w:tr>
      <w:tr w:rsidR="009F08F9" w:rsidRPr="00CF1D7C" w14:paraId="427FFB3E" w14:textId="77777777" w:rsidTr="00864A65">
        <w:trPr>
          <w:jc w:val="center"/>
        </w:trPr>
        <w:tc>
          <w:tcPr>
            <w:tcW w:w="8095" w:type="dxa"/>
          </w:tcPr>
          <w:p w14:paraId="6CB61757" w14:textId="038900CA" w:rsidR="009F08F9" w:rsidRPr="00CF1D7C" w:rsidRDefault="00000000" w:rsidP="00864A65">
            <w:pPr>
              <w:jc w:val="center"/>
              <w:rPr>
                <w:rFonts w:ascii="Calibri" w:eastAsia="Times New Roman" w:hAnsi="Calibri" w:cs="Calibri"/>
                <w:iCs/>
              </w:rPr>
            </w:pPr>
            <m:oMathPara>
              <m:oMath>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3</m:t>
                    </m:r>
                  </m:sub>
                  <m:sup>
                    <m:r>
                      <w:rPr>
                        <w:rFonts w:ascii="Cambria Math" w:eastAsia="Aptos" w:hAnsi="Cambria Math" w:cs="Times New Roman"/>
                      </w:rPr>
                      <m:t>s</m:t>
                    </m:r>
                  </m:sup>
                </m:sSubSup>
                <m:r>
                  <w:rPr>
                    <w:rFonts w:ascii="Cambria Math" w:eastAsia="Aptos" w:hAnsi="Cambria Math" w:cs="Times New Roman"/>
                  </w:rPr>
                  <m:t xml:space="preserve">= </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oMath>
            </m:oMathPara>
          </w:p>
        </w:tc>
        <w:tc>
          <w:tcPr>
            <w:tcW w:w="1255" w:type="dxa"/>
          </w:tcPr>
          <w:p w14:paraId="20AA5B5E" w14:textId="77777777" w:rsidR="009F08F9" w:rsidRPr="00CF1D7C" w:rsidRDefault="009F08F9" w:rsidP="00864A65">
            <w:pPr>
              <w:jc w:val="center"/>
              <w:rPr>
                <w:rFonts w:cstheme="minorHAnsi"/>
              </w:rPr>
            </w:pPr>
          </w:p>
        </w:tc>
      </w:tr>
    </w:tbl>
    <w:p w14:paraId="77793985" w14:textId="77777777" w:rsidR="009F08F9" w:rsidRDefault="009F08F9" w:rsidP="00491B2C">
      <w:pPr>
        <w:rPr>
          <w:rFonts w:cstheme="minorHAnsi"/>
          <w:iCs/>
        </w:rPr>
      </w:pPr>
    </w:p>
    <w:p w14:paraId="1E0A000A" w14:textId="77777777" w:rsidR="00B00DCB" w:rsidRDefault="00B00DCB" w:rsidP="00491B2C">
      <w:pPr>
        <w:rPr>
          <w:rFonts w:cstheme="minorHAnsi"/>
          <w:iCs/>
        </w:rPr>
      </w:pPr>
    </w:p>
    <w:p w14:paraId="078AD276" w14:textId="77777777" w:rsidR="00B00DCB" w:rsidRDefault="00B00DCB" w:rsidP="00491B2C">
      <w:pPr>
        <w:rPr>
          <w:rFonts w:cstheme="minorHAnsi"/>
          <w:iCs/>
        </w:rPr>
      </w:pPr>
    </w:p>
    <w:p w14:paraId="0F98BF0F" w14:textId="73C4DEF6" w:rsidR="00B00DCB" w:rsidRDefault="00B00DCB" w:rsidP="00491B2C">
      <w:pPr>
        <w:rPr>
          <w:rFonts w:cstheme="minorHAnsi"/>
          <w:iCs/>
        </w:rPr>
      </w:pPr>
      <w:r>
        <w:rPr>
          <w:rFonts w:cstheme="minorHAnsi"/>
          <w:iCs/>
        </w:rPr>
        <w:t xml:space="preserve">Now we have all the pieces to relate the membrane phase concentration of one species to the other cation. </w:t>
      </w:r>
    </w:p>
    <w:tbl>
      <w:tblPr>
        <w:tblStyle w:val="TableGrid"/>
        <w:tblW w:w="0" w:type="auto"/>
        <w:jc w:val="center"/>
        <w:tblLook w:val="04A0" w:firstRow="1" w:lastRow="0" w:firstColumn="1" w:lastColumn="0" w:noHBand="0" w:noVBand="1"/>
      </w:tblPr>
      <w:tblGrid>
        <w:gridCol w:w="8095"/>
        <w:gridCol w:w="1255"/>
      </w:tblGrid>
      <w:tr w:rsidR="00B00DCB" w:rsidRPr="00F57F69" w14:paraId="73479EA4" w14:textId="77777777" w:rsidTr="007D1F42">
        <w:trPr>
          <w:jc w:val="center"/>
        </w:trPr>
        <w:tc>
          <w:tcPr>
            <w:tcW w:w="8095" w:type="dxa"/>
          </w:tcPr>
          <w:p w14:paraId="5CF2410C" w14:textId="4E384F7C" w:rsidR="00B00DCB" w:rsidRDefault="00000000" w:rsidP="00B00DCB">
            <w:pPr>
              <w:jc w:val="center"/>
              <w:rPr>
                <w:rFonts w:ascii="Calibri" w:eastAsia="Calibri" w:hAnsi="Calibri" w:cs="Times New Roman"/>
              </w:rPr>
            </w:pPr>
            <m:oMathPara>
              <m:oMath>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1</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r>
                  <w:rPr>
                    <w:rFonts w:ascii="Cambria Math" w:eastAsia="Calibri" w:hAnsi="Cambria Math" w:cs="Times New Roman"/>
                  </w:rPr>
                  <m:t>=</m:t>
                </m:r>
                <m:sSup>
                  <m:sSupPr>
                    <m:ctrlPr>
                      <w:rPr>
                        <w:rFonts w:ascii="Cambria Math" w:eastAsia="Aptos" w:hAnsi="Cambria Math" w:cstheme="minorHAnsi"/>
                      </w:rPr>
                    </m:ctrlPr>
                  </m:sSupPr>
                  <m:e>
                    <m:d>
                      <m:dPr>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3</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m</m:t>
                                </m:r>
                              </m:sup>
                            </m:sSubSup>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oMath>
            </m:oMathPara>
          </w:p>
        </w:tc>
        <w:tc>
          <w:tcPr>
            <w:tcW w:w="1255" w:type="dxa"/>
          </w:tcPr>
          <w:p w14:paraId="54B65E2C" w14:textId="77777777" w:rsidR="00B00DCB" w:rsidRPr="00F57F69" w:rsidRDefault="00B00DCB" w:rsidP="00B00DCB">
            <w:pPr>
              <w:jc w:val="center"/>
              <w:rPr>
                <w:rFonts w:cstheme="minorHAnsi"/>
              </w:rPr>
            </w:pPr>
          </w:p>
        </w:tc>
      </w:tr>
      <w:tr w:rsidR="00B00DCB" w:rsidRPr="00F57F69" w14:paraId="383C6D0B" w14:textId="77777777" w:rsidTr="007D1F42">
        <w:trPr>
          <w:jc w:val="center"/>
        </w:trPr>
        <w:tc>
          <w:tcPr>
            <w:tcW w:w="8095" w:type="dxa"/>
          </w:tcPr>
          <w:p w14:paraId="1D9DDF8F" w14:textId="4972C77C" w:rsidR="00B00DCB" w:rsidRDefault="00000000" w:rsidP="00B00DCB">
            <w:pPr>
              <w:jc w:val="center"/>
              <w:rPr>
                <w:rFonts w:ascii="Calibri" w:eastAsia="Calibri" w:hAnsi="Calibri" w:cs="Times New Roman"/>
              </w:rPr>
            </w:pPr>
            <m:oMathPara>
              <m:oMath>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1</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r>
                  <w:rPr>
                    <w:rFonts w:ascii="Cambria Math" w:eastAsia="Calibri" w:hAnsi="Cambria Math" w:cs="Times New Roman"/>
                  </w:rPr>
                  <m:t>=</m:t>
                </m:r>
                <m:sSup>
                  <m:sSupPr>
                    <m:ctrlPr>
                      <w:rPr>
                        <w:rFonts w:ascii="Cambria Math" w:eastAsia="Aptos" w:hAnsi="Cambria Math" w:cstheme="minorHAnsi"/>
                      </w:rPr>
                    </m:ctrlPr>
                  </m:sSupPr>
                  <m:e>
                    <m:d>
                      <m:dPr>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3</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den>
                        </m:f>
                        <m:f>
                          <m:fPr>
                            <m:ctrlPr>
                              <w:rPr>
                                <w:rFonts w:ascii="Cambria Math" w:eastAsia="Aptos" w:hAnsi="Cambria Math" w:cstheme="minorHAnsi"/>
                                <w:iCs/>
                              </w:rPr>
                            </m:ctrlPr>
                          </m:fPr>
                          <m:num>
                            <m:d>
                              <m:dPr>
                                <m:ctrlPr>
                                  <w:rPr>
                                    <w:rFonts w:ascii="Cambria Math" w:eastAsia="Aptos" w:hAnsi="Cambria Math" w:cstheme="minorHAnsi"/>
                                    <w:i/>
                                    <w:iCs/>
                                  </w:rPr>
                                </m:ctrlPr>
                              </m:dPr>
                              <m:e>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e>
                            </m:d>
                          </m:num>
                          <m:den>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m</m:t>
                                </m:r>
                              </m:sup>
                            </m:sSubSup>
                            <m:r>
                              <w:rPr>
                                <w:rFonts w:ascii="Cambria Math" w:eastAsia="Aptos" w:hAnsi="Cambria Math" w:cs="Times New Roman"/>
                              </w:rPr>
                              <m:t>-</m:t>
                            </m:r>
                            <m:d>
                              <m:dPr>
                                <m:begChr m:val="|"/>
                                <m:endChr m:val="|"/>
                                <m:ctrlPr>
                                  <w:rPr>
                                    <w:rFonts w:ascii="Cambria Math" w:eastAsia="Aptos" w:hAnsi="Cambria Math" w:cs="Times New Roman"/>
                                    <w:i/>
                                  </w:rPr>
                                </m:ctrlPr>
                              </m:dPr>
                              <m:e>
                                <m:f>
                                  <m:fPr>
                                    <m:ctrlPr>
                                      <w:rPr>
                                        <w:rFonts w:ascii="Cambria Math" w:eastAsia="Aptos" w:hAnsi="Cambria Math" w:cs="Times New Roman"/>
                                        <w:i/>
                                      </w:rPr>
                                    </m:ctrlPr>
                                  </m:fPr>
                                  <m:num>
                                    <m:r>
                                      <w:rPr>
                                        <w:rFonts w:ascii="Cambria Math" w:eastAsia="Aptos" w:hAnsi="Cambria Math" w:cs="Times New Roman"/>
                                      </w:rPr>
                                      <m:t>χ</m:t>
                                    </m:r>
                                  </m:num>
                                  <m:den>
                                    <m:sSub>
                                      <m:sSubPr>
                                        <m:ctrlPr>
                                          <w:rPr>
                                            <w:rFonts w:ascii="Cambria Math" w:eastAsia="Aptos" w:hAnsi="Cambria Math" w:cs="Times New Roman"/>
                                            <w:i/>
                                          </w:rPr>
                                        </m:ctrlPr>
                                      </m:sSubPr>
                                      <m:e>
                                        <m:r>
                                          <w:rPr>
                                            <w:rFonts w:ascii="Cambria Math" w:eastAsia="Aptos" w:hAnsi="Cambria Math" w:cs="Times New Roman"/>
                                          </w:rPr>
                                          <m:t>z</m:t>
                                        </m:r>
                                      </m:e>
                                      <m:sub>
                                        <m:r>
                                          <w:rPr>
                                            <w:rFonts w:ascii="Cambria Math" w:eastAsia="Aptos" w:hAnsi="Cambria Math" w:cs="Times New Roman"/>
                                          </w:rPr>
                                          <m:t>3</m:t>
                                        </m:r>
                                      </m:sub>
                                    </m:sSub>
                                  </m:den>
                                </m:f>
                              </m:e>
                            </m:d>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oMath>
            </m:oMathPara>
          </w:p>
        </w:tc>
        <w:tc>
          <w:tcPr>
            <w:tcW w:w="1255" w:type="dxa"/>
          </w:tcPr>
          <w:p w14:paraId="4C962CAB" w14:textId="77777777" w:rsidR="00B00DCB" w:rsidRPr="00F57F69" w:rsidRDefault="00B00DCB" w:rsidP="00B00DCB">
            <w:pPr>
              <w:jc w:val="center"/>
              <w:rPr>
                <w:rFonts w:cstheme="minorHAnsi"/>
              </w:rPr>
            </w:pPr>
          </w:p>
        </w:tc>
      </w:tr>
    </w:tbl>
    <w:p w14:paraId="6B0FEC89" w14:textId="0D911E79" w:rsidR="00B00DCB" w:rsidRDefault="00B00DCB" w:rsidP="00491B2C">
      <w:pPr>
        <w:rPr>
          <w:rFonts w:eastAsiaTheme="minorEastAsia" w:cstheme="minorHAnsi"/>
          <w:iCs/>
        </w:rPr>
      </w:pPr>
      <w:r>
        <w:rPr>
          <w:rFonts w:cstheme="minorHAnsi"/>
          <w:iCs/>
        </w:rPr>
        <w:t xml:space="preserve">And now substituting for the membrane phase </w:t>
      </w:r>
      <m:oMath>
        <m:sSubSup>
          <m:sSubSupPr>
            <m:ctrlPr>
              <w:rPr>
                <w:rFonts w:ascii="Cambria Math" w:hAnsi="Cambria Math" w:cstheme="minorHAnsi"/>
                <w:i/>
                <w:iCs/>
              </w:rPr>
            </m:ctrlPr>
          </m:sSubSupPr>
          <m:e>
            <m:r>
              <w:rPr>
                <w:rFonts w:ascii="Cambria Math" w:hAnsi="Cambria Math" w:cstheme="minorHAnsi"/>
              </w:rPr>
              <m:t>c</m:t>
            </m:r>
          </m:e>
          <m:sub>
            <m:r>
              <w:rPr>
                <w:rFonts w:ascii="Cambria Math" w:hAnsi="Cambria Math" w:cstheme="minorHAnsi"/>
              </w:rPr>
              <m:t>2</m:t>
            </m:r>
          </m:sub>
          <m:sup>
            <m:r>
              <w:rPr>
                <w:rFonts w:ascii="Cambria Math" w:hAnsi="Cambria Math" w:cstheme="minorHAnsi"/>
              </w:rPr>
              <m:t>m</m:t>
            </m:r>
          </m:sup>
        </m:sSubSup>
      </m:oMath>
      <w:r>
        <w:rPr>
          <w:rFonts w:eastAsiaTheme="minorEastAsia" w:cstheme="minorHAnsi"/>
          <w:iCs/>
        </w:rPr>
        <w:t>.</w:t>
      </w:r>
    </w:p>
    <w:tbl>
      <w:tblPr>
        <w:tblStyle w:val="TableGrid"/>
        <w:tblW w:w="0" w:type="auto"/>
        <w:jc w:val="center"/>
        <w:tblLook w:val="04A0" w:firstRow="1" w:lastRow="0" w:firstColumn="1" w:lastColumn="0" w:noHBand="0" w:noVBand="1"/>
      </w:tblPr>
      <w:tblGrid>
        <w:gridCol w:w="8095"/>
        <w:gridCol w:w="1255"/>
      </w:tblGrid>
      <w:tr w:rsidR="00B00DCB" w:rsidRPr="00F57F69" w14:paraId="3CF9EDB5" w14:textId="77777777" w:rsidTr="007D1F42">
        <w:trPr>
          <w:jc w:val="center"/>
        </w:trPr>
        <w:tc>
          <w:tcPr>
            <w:tcW w:w="8095" w:type="dxa"/>
          </w:tcPr>
          <w:p w14:paraId="0E9045B2" w14:textId="5AB71EFE" w:rsidR="00B00DCB" w:rsidRDefault="00000000" w:rsidP="007D1F42">
            <w:pPr>
              <w:jc w:val="center"/>
              <w:rPr>
                <w:rFonts w:ascii="Calibri" w:eastAsia="Calibri" w:hAnsi="Calibri" w:cs="Times New Roman"/>
              </w:rPr>
            </w:pPr>
            <m:oMathPara>
              <m:oMath>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1</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r>
                  <w:rPr>
                    <w:rFonts w:ascii="Cambria Math" w:eastAsia="Calibri" w:hAnsi="Cambria Math" w:cs="Times New Roman"/>
                  </w:rPr>
                  <m:t>=</m:t>
                </m:r>
                <m:sSup>
                  <m:sSupPr>
                    <m:ctrlPr>
                      <w:rPr>
                        <w:rFonts w:ascii="Cambria Math" w:eastAsia="Aptos" w:hAnsi="Cambria Math" w:cstheme="minorHAnsi"/>
                      </w:rPr>
                    </m:ctrlPr>
                  </m:sSupPr>
                  <m:e>
                    <m:d>
                      <m:dPr>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3</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den>
                        </m:f>
                        <m:f>
                          <m:fPr>
                            <m:ctrlPr>
                              <w:rPr>
                                <w:rFonts w:ascii="Cambria Math" w:eastAsia="Aptos" w:hAnsi="Cambria Math" w:cstheme="minorHAnsi"/>
                                <w:iCs/>
                              </w:rPr>
                            </m:ctrlPr>
                          </m:fPr>
                          <m:num>
                            <m:d>
                              <m:dPr>
                                <m:ctrlPr>
                                  <w:rPr>
                                    <w:rFonts w:ascii="Cambria Math" w:eastAsia="Aptos" w:hAnsi="Cambria Math" w:cstheme="minorHAnsi"/>
                                    <w:i/>
                                    <w:iCs/>
                                  </w:rPr>
                                </m:ctrlPr>
                              </m:dPr>
                              <m:e>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e>
                            </m:d>
                          </m:num>
                          <m:den>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d>
                              <m:dPr>
                                <m:ctrlPr>
                                  <w:rPr>
                                    <w:rFonts w:ascii="Cambria Math" w:eastAsia="Aptos" w:hAnsi="Cambria Math" w:cs="Times New Roman"/>
                                    <w:i/>
                                    <w:iCs/>
                                  </w:rPr>
                                </m:ctrlPr>
                              </m:dPr>
                              <m:e>
                                <m:d>
                                  <m:dPr>
                                    <m:ctrlPr>
                                      <w:rPr>
                                        <w:rFonts w:ascii="Cambria Math" w:eastAsia="Aptos" w:hAnsi="Cambria Math" w:cstheme="minorHAnsi"/>
                                      </w:rPr>
                                    </m:ctrlPr>
                                  </m:dPr>
                                  <m:e>
                                    <m:f>
                                      <m:fPr>
                                        <m:ctrlPr>
                                          <w:rPr>
                                            <w:rFonts w:ascii="Cambria Math" w:eastAsia="Aptos" w:hAnsi="Cambria Math" w:cstheme="minorHAnsi"/>
                                            <w:iCs/>
                                          </w:rPr>
                                        </m:ctrlPr>
                                      </m:fPr>
                                      <m:num>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2</m:t>
                                            </m:r>
                                          </m:sub>
                                        </m:sSub>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m</m:t>
                                            </m:r>
                                          </m:sup>
                                        </m:sSubSup>
                                      </m:den>
                                    </m:f>
                                  </m:e>
                                </m:d>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1</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d>
                                          <m:dPr>
                                            <m:begChr m:val="|"/>
                                            <m:endChr m:val="|"/>
                                            <m:ctrlPr>
                                              <w:rPr>
                                                <w:rFonts w:ascii="Cambria Math" w:eastAsia="Aptos" w:hAnsi="Cambria Math" w:cstheme="minorHAnsi"/>
                                                <w:i/>
                                                <w:iCs/>
                                              </w:rPr>
                                            </m:ctrlPr>
                                          </m:dPr>
                                          <m:e>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2</m:t>
                                                </m:r>
                                              </m:sub>
                                            </m:sSub>
                                          </m:e>
                                        </m:d>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e>
                            </m:d>
                            <m:r>
                              <w:rPr>
                                <w:rFonts w:ascii="Cambria Math" w:eastAsia="Aptos" w:hAnsi="Cambria Math" w:cs="Times New Roman"/>
                              </w:rPr>
                              <m:t>-</m:t>
                            </m:r>
                            <m:d>
                              <m:dPr>
                                <m:begChr m:val="|"/>
                                <m:endChr m:val="|"/>
                                <m:ctrlPr>
                                  <w:rPr>
                                    <w:rFonts w:ascii="Cambria Math" w:eastAsia="Aptos" w:hAnsi="Cambria Math" w:cs="Times New Roman"/>
                                    <w:i/>
                                  </w:rPr>
                                </m:ctrlPr>
                              </m:dPr>
                              <m:e>
                                <m:f>
                                  <m:fPr>
                                    <m:ctrlPr>
                                      <w:rPr>
                                        <w:rFonts w:ascii="Cambria Math" w:eastAsia="Aptos" w:hAnsi="Cambria Math" w:cs="Times New Roman"/>
                                        <w:i/>
                                      </w:rPr>
                                    </m:ctrlPr>
                                  </m:fPr>
                                  <m:num>
                                    <m:r>
                                      <w:rPr>
                                        <w:rFonts w:ascii="Cambria Math" w:eastAsia="Aptos" w:hAnsi="Cambria Math" w:cs="Times New Roman"/>
                                      </w:rPr>
                                      <m:t>χ</m:t>
                                    </m:r>
                                  </m:num>
                                  <m:den>
                                    <m:sSub>
                                      <m:sSubPr>
                                        <m:ctrlPr>
                                          <w:rPr>
                                            <w:rFonts w:ascii="Cambria Math" w:eastAsia="Aptos" w:hAnsi="Cambria Math" w:cs="Times New Roman"/>
                                            <w:i/>
                                          </w:rPr>
                                        </m:ctrlPr>
                                      </m:sSubPr>
                                      <m:e>
                                        <m:r>
                                          <w:rPr>
                                            <w:rFonts w:ascii="Cambria Math" w:eastAsia="Aptos" w:hAnsi="Cambria Math" w:cs="Times New Roman"/>
                                          </w:rPr>
                                          <m:t>z</m:t>
                                        </m:r>
                                      </m:e>
                                      <m:sub>
                                        <m:r>
                                          <w:rPr>
                                            <w:rFonts w:ascii="Cambria Math" w:eastAsia="Aptos" w:hAnsi="Cambria Math" w:cs="Times New Roman"/>
                                          </w:rPr>
                                          <m:t>3</m:t>
                                        </m:r>
                                      </m:sub>
                                    </m:sSub>
                                  </m:den>
                                </m:f>
                              </m:e>
                            </m:d>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oMath>
            </m:oMathPara>
          </w:p>
        </w:tc>
        <w:tc>
          <w:tcPr>
            <w:tcW w:w="1255" w:type="dxa"/>
          </w:tcPr>
          <w:p w14:paraId="4FCE6B5F" w14:textId="77777777" w:rsidR="00B00DCB" w:rsidRPr="00F57F69" w:rsidRDefault="00B00DCB" w:rsidP="007D1F42">
            <w:pPr>
              <w:jc w:val="center"/>
              <w:rPr>
                <w:rFonts w:cstheme="minorHAnsi"/>
              </w:rPr>
            </w:pPr>
          </w:p>
        </w:tc>
      </w:tr>
    </w:tbl>
    <w:p w14:paraId="35478006" w14:textId="2D3DDF03" w:rsidR="00B00DCB" w:rsidRDefault="00B00DCB" w:rsidP="00491B2C">
      <w:pPr>
        <w:rPr>
          <w:rFonts w:eastAsiaTheme="minorEastAsia" w:cstheme="minorHAnsi"/>
          <w:iCs/>
        </w:rPr>
      </w:pPr>
      <w:r>
        <w:rPr>
          <w:rFonts w:eastAsiaTheme="minorEastAsia" w:cstheme="minorHAnsi"/>
          <w:iCs/>
        </w:rPr>
        <w:t xml:space="preserve">Now, </w:t>
      </w:r>
      <m:oMath>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1</m:t>
            </m:r>
          </m:sub>
          <m:sup>
            <m:r>
              <w:rPr>
                <w:rFonts w:ascii="Cambria Math" w:eastAsiaTheme="minorEastAsia" w:hAnsi="Cambria Math" w:cstheme="minorHAnsi"/>
              </w:rPr>
              <m:t>m</m:t>
            </m:r>
          </m:sup>
        </m:sSubSup>
      </m:oMath>
      <w:r>
        <w:rPr>
          <w:rFonts w:eastAsiaTheme="minorEastAsia" w:cstheme="minorHAnsi"/>
          <w:iCs/>
        </w:rPr>
        <w:t xml:space="preserve"> is only a function of the solution phase concentrations and the charge density of the membrane. </w:t>
      </w:r>
    </w:p>
    <w:p w14:paraId="1569D16F" w14:textId="77777777" w:rsidR="00B00DCB" w:rsidRDefault="00B00DCB" w:rsidP="00491B2C">
      <w:pPr>
        <w:rPr>
          <w:rFonts w:cstheme="minorHAnsi"/>
          <w:iCs/>
        </w:rPr>
      </w:pPr>
    </w:p>
    <w:p w14:paraId="24024E70" w14:textId="77777777" w:rsidR="008F51AD" w:rsidRDefault="008F51AD" w:rsidP="00491B2C">
      <w:pPr>
        <w:rPr>
          <w:rFonts w:cstheme="minorHAnsi"/>
          <w:iCs/>
        </w:rPr>
      </w:pPr>
    </w:p>
    <w:p w14:paraId="00D5A417" w14:textId="299038F7" w:rsidR="008F51AD" w:rsidRDefault="008F51AD" w:rsidP="00491B2C">
      <w:pPr>
        <w:rPr>
          <w:rFonts w:cstheme="minorHAnsi"/>
          <w:iCs/>
        </w:rPr>
      </w:pPr>
      <w:r>
        <w:rPr>
          <w:rFonts w:cstheme="minorHAnsi"/>
          <w:iCs/>
        </w:rPr>
        <w:t xml:space="preserve">Repeating the same idea to get </w:t>
      </w:r>
      <m:oMath>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2</m:t>
            </m:r>
          </m:sub>
          <m:sup>
            <m:r>
              <w:rPr>
                <w:rFonts w:ascii="Cambria Math" w:eastAsiaTheme="minorEastAsia" w:hAnsi="Cambria Math" w:cstheme="minorHAnsi"/>
              </w:rPr>
              <m:t>m</m:t>
            </m:r>
          </m:sup>
        </m:sSubSup>
      </m:oMath>
    </w:p>
    <w:tbl>
      <w:tblPr>
        <w:tblStyle w:val="TableGrid"/>
        <w:tblW w:w="0" w:type="auto"/>
        <w:jc w:val="center"/>
        <w:tblLook w:val="04A0" w:firstRow="1" w:lastRow="0" w:firstColumn="1" w:lastColumn="0" w:noHBand="0" w:noVBand="1"/>
      </w:tblPr>
      <w:tblGrid>
        <w:gridCol w:w="8095"/>
        <w:gridCol w:w="1255"/>
      </w:tblGrid>
      <w:tr w:rsidR="008F51AD" w:rsidRPr="00F57F69" w14:paraId="6D32F681" w14:textId="77777777" w:rsidTr="00A20DE2">
        <w:trPr>
          <w:jc w:val="center"/>
        </w:trPr>
        <w:tc>
          <w:tcPr>
            <w:tcW w:w="8095" w:type="dxa"/>
          </w:tcPr>
          <w:p w14:paraId="744BDD80" w14:textId="7DF79FF3" w:rsidR="008F51AD" w:rsidRDefault="00000000" w:rsidP="00A20DE2">
            <w:pPr>
              <w:jc w:val="center"/>
              <w:rPr>
                <w:rFonts w:ascii="Calibri" w:eastAsia="Calibri" w:hAnsi="Calibri" w:cs="Times New Roman"/>
              </w:rPr>
            </w:pPr>
            <m:oMathPara>
              <m:oMath>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2</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2</m:t>
                                </m:r>
                              </m:sub>
                            </m:sSub>
                          </m:e>
                        </m:d>
                      </m:den>
                    </m:f>
                  </m:sup>
                </m:sSup>
                <m:r>
                  <w:rPr>
                    <w:rFonts w:ascii="Cambria Math" w:eastAsia="Aptos" w:hAnsi="Cambria Math" w:cstheme="minorHAnsi"/>
                  </w:rPr>
                  <m:t>=</m:t>
                </m:r>
                <m:sSup>
                  <m:sSupPr>
                    <m:ctrlPr>
                      <w:rPr>
                        <w:rFonts w:ascii="Cambria Math" w:eastAsia="Aptos" w:hAnsi="Cambria Math" w:cstheme="minorHAnsi"/>
                      </w:rPr>
                    </m:ctrlPr>
                  </m:sSupPr>
                  <m:e>
                    <m:d>
                      <m:dPr>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3</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w:rPr>
                                    <w:rFonts w:ascii="Cambria Math" w:eastAsia="Aptos" w:hAnsi="Cambria Math" w:cstheme="minorHAnsi"/>
                                  </w:rPr>
                                  <m:t>m</m:t>
                                </m:r>
                              </m:sup>
                            </m:sSubSup>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oMath>
            </m:oMathPara>
          </w:p>
        </w:tc>
        <w:tc>
          <w:tcPr>
            <w:tcW w:w="1255" w:type="dxa"/>
          </w:tcPr>
          <w:p w14:paraId="1D7D5BAE" w14:textId="77777777" w:rsidR="008F51AD" w:rsidRPr="00F57F69" w:rsidRDefault="008F51AD" w:rsidP="00A20DE2">
            <w:pPr>
              <w:jc w:val="center"/>
              <w:rPr>
                <w:rFonts w:cstheme="minorHAnsi"/>
              </w:rPr>
            </w:pPr>
          </w:p>
        </w:tc>
      </w:tr>
      <w:tr w:rsidR="008F51AD" w:rsidRPr="00F57F69" w14:paraId="33BE20DA" w14:textId="77777777" w:rsidTr="00A20DE2">
        <w:trPr>
          <w:jc w:val="center"/>
        </w:trPr>
        <w:tc>
          <w:tcPr>
            <w:tcW w:w="8095" w:type="dxa"/>
          </w:tcPr>
          <w:p w14:paraId="572799F7" w14:textId="5F2EEFB0" w:rsidR="008F51AD" w:rsidRDefault="00000000" w:rsidP="00A20DE2">
            <w:pPr>
              <w:jc w:val="center"/>
              <w:rPr>
                <w:rFonts w:ascii="Calibri" w:eastAsia="Calibri" w:hAnsi="Calibri" w:cs="Times New Roman"/>
              </w:rPr>
            </w:pPr>
            <m:oMathPara>
              <m:oMath>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2</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2</m:t>
                                </m:r>
                              </m:sub>
                            </m:sSub>
                          </m:e>
                        </m:d>
                      </m:den>
                    </m:f>
                  </m:sup>
                </m:sSup>
                <m:r>
                  <w:rPr>
                    <w:rFonts w:ascii="Cambria Math" w:eastAsia="Calibri" w:hAnsi="Cambria Math" w:cs="Times New Roman"/>
                  </w:rPr>
                  <m:t>=</m:t>
                </m:r>
                <m:sSup>
                  <m:sSupPr>
                    <m:ctrlPr>
                      <w:rPr>
                        <w:rFonts w:ascii="Cambria Math" w:eastAsia="Aptos" w:hAnsi="Cambria Math" w:cstheme="minorHAnsi"/>
                      </w:rPr>
                    </m:ctrlPr>
                  </m:sSupPr>
                  <m:e>
                    <m:d>
                      <m:dPr>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3</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den>
                        </m:f>
                        <m:f>
                          <m:fPr>
                            <m:ctrlPr>
                              <w:rPr>
                                <w:rFonts w:ascii="Cambria Math" w:eastAsia="Aptos" w:hAnsi="Cambria Math" w:cstheme="minorHAnsi"/>
                                <w:iCs/>
                              </w:rPr>
                            </m:ctrlPr>
                          </m:fPr>
                          <m:num>
                            <m:d>
                              <m:dPr>
                                <m:ctrlPr>
                                  <w:rPr>
                                    <w:rFonts w:ascii="Cambria Math" w:eastAsia="Aptos" w:hAnsi="Cambria Math" w:cstheme="minorHAnsi"/>
                                    <w:i/>
                                    <w:iCs/>
                                  </w:rPr>
                                </m:ctrlPr>
                              </m:dPr>
                              <m:e>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e>
                            </m:d>
                          </m:num>
                          <m:den>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m</m:t>
                                </m:r>
                              </m:sup>
                            </m:sSubSup>
                            <m:r>
                              <w:rPr>
                                <w:rFonts w:ascii="Cambria Math" w:eastAsia="Aptos" w:hAnsi="Cambria Math" w:cs="Times New Roman"/>
                              </w:rPr>
                              <m:t>-</m:t>
                            </m:r>
                            <m:d>
                              <m:dPr>
                                <m:begChr m:val="|"/>
                                <m:endChr m:val="|"/>
                                <m:ctrlPr>
                                  <w:rPr>
                                    <w:rFonts w:ascii="Cambria Math" w:eastAsia="Aptos" w:hAnsi="Cambria Math" w:cs="Times New Roman"/>
                                    <w:i/>
                                  </w:rPr>
                                </m:ctrlPr>
                              </m:dPr>
                              <m:e>
                                <m:f>
                                  <m:fPr>
                                    <m:ctrlPr>
                                      <w:rPr>
                                        <w:rFonts w:ascii="Cambria Math" w:eastAsia="Aptos" w:hAnsi="Cambria Math" w:cs="Times New Roman"/>
                                        <w:i/>
                                      </w:rPr>
                                    </m:ctrlPr>
                                  </m:fPr>
                                  <m:num>
                                    <m:r>
                                      <w:rPr>
                                        <w:rFonts w:ascii="Cambria Math" w:eastAsia="Aptos" w:hAnsi="Cambria Math" w:cs="Times New Roman"/>
                                      </w:rPr>
                                      <m:t>χ</m:t>
                                    </m:r>
                                  </m:num>
                                  <m:den>
                                    <m:sSub>
                                      <m:sSubPr>
                                        <m:ctrlPr>
                                          <w:rPr>
                                            <w:rFonts w:ascii="Cambria Math" w:eastAsia="Aptos" w:hAnsi="Cambria Math" w:cs="Times New Roman"/>
                                            <w:i/>
                                          </w:rPr>
                                        </m:ctrlPr>
                                      </m:sSubPr>
                                      <m:e>
                                        <m:r>
                                          <w:rPr>
                                            <w:rFonts w:ascii="Cambria Math" w:eastAsia="Aptos" w:hAnsi="Cambria Math" w:cs="Times New Roman"/>
                                          </w:rPr>
                                          <m:t>z</m:t>
                                        </m:r>
                                      </m:e>
                                      <m:sub>
                                        <m:r>
                                          <w:rPr>
                                            <w:rFonts w:ascii="Cambria Math" w:eastAsia="Aptos" w:hAnsi="Cambria Math" w:cs="Times New Roman"/>
                                          </w:rPr>
                                          <m:t>3</m:t>
                                        </m:r>
                                      </m:sub>
                                    </m:sSub>
                                  </m:den>
                                </m:f>
                              </m:e>
                            </m:d>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oMath>
            </m:oMathPara>
          </w:p>
        </w:tc>
        <w:tc>
          <w:tcPr>
            <w:tcW w:w="1255" w:type="dxa"/>
          </w:tcPr>
          <w:p w14:paraId="254A702C" w14:textId="77777777" w:rsidR="008F51AD" w:rsidRPr="00F57F69" w:rsidRDefault="008F51AD" w:rsidP="00A20DE2">
            <w:pPr>
              <w:jc w:val="center"/>
              <w:rPr>
                <w:rFonts w:cstheme="minorHAnsi"/>
              </w:rPr>
            </w:pPr>
          </w:p>
        </w:tc>
      </w:tr>
    </w:tbl>
    <w:p w14:paraId="1FFF0F02" w14:textId="300EBCD0" w:rsidR="008F51AD" w:rsidRDefault="008F51AD" w:rsidP="008F51AD">
      <w:pPr>
        <w:rPr>
          <w:rFonts w:eastAsiaTheme="minorEastAsia" w:cstheme="minorHAnsi"/>
          <w:iCs/>
        </w:rPr>
      </w:pPr>
      <w:r>
        <w:rPr>
          <w:rFonts w:cstheme="minorHAnsi"/>
          <w:iCs/>
        </w:rPr>
        <w:t xml:space="preserve">And now substituting for the membrane phase </w:t>
      </w:r>
      <m:oMath>
        <m:sSubSup>
          <m:sSubSupPr>
            <m:ctrlPr>
              <w:rPr>
                <w:rFonts w:ascii="Cambria Math" w:hAnsi="Cambria Math" w:cstheme="minorHAnsi"/>
                <w:i/>
                <w:iCs/>
              </w:rPr>
            </m:ctrlPr>
          </m:sSubSupPr>
          <m:e>
            <m:r>
              <w:rPr>
                <w:rFonts w:ascii="Cambria Math" w:hAnsi="Cambria Math" w:cstheme="minorHAnsi"/>
              </w:rPr>
              <m:t>c</m:t>
            </m:r>
          </m:e>
          <m:sub>
            <m:r>
              <w:rPr>
                <w:rFonts w:ascii="Cambria Math" w:hAnsi="Cambria Math" w:cstheme="minorHAnsi"/>
              </w:rPr>
              <m:t>1</m:t>
            </m:r>
          </m:sub>
          <m:sup>
            <m:r>
              <w:rPr>
                <w:rFonts w:ascii="Cambria Math" w:hAnsi="Cambria Math" w:cstheme="minorHAnsi"/>
              </w:rPr>
              <m:t>m</m:t>
            </m:r>
          </m:sup>
        </m:sSubSup>
      </m:oMath>
      <w:r>
        <w:rPr>
          <w:rFonts w:eastAsiaTheme="minorEastAsia" w:cstheme="minorHAnsi"/>
          <w:iCs/>
        </w:rPr>
        <w:t>.</w:t>
      </w:r>
    </w:p>
    <w:tbl>
      <w:tblPr>
        <w:tblStyle w:val="TableGrid"/>
        <w:tblW w:w="0" w:type="auto"/>
        <w:jc w:val="center"/>
        <w:tblLook w:val="04A0" w:firstRow="1" w:lastRow="0" w:firstColumn="1" w:lastColumn="0" w:noHBand="0" w:noVBand="1"/>
      </w:tblPr>
      <w:tblGrid>
        <w:gridCol w:w="8095"/>
        <w:gridCol w:w="1255"/>
      </w:tblGrid>
      <w:tr w:rsidR="008F51AD" w:rsidRPr="00F57F69" w14:paraId="73DEE129" w14:textId="77777777" w:rsidTr="00A20DE2">
        <w:trPr>
          <w:jc w:val="center"/>
        </w:trPr>
        <w:tc>
          <w:tcPr>
            <w:tcW w:w="8095" w:type="dxa"/>
          </w:tcPr>
          <w:p w14:paraId="16EF81F7" w14:textId="7DCF42E4" w:rsidR="008F51AD" w:rsidRDefault="00000000" w:rsidP="00A20DE2">
            <w:pPr>
              <w:jc w:val="center"/>
              <w:rPr>
                <w:rFonts w:ascii="Calibri" w:eastAsia="Calibri" w:hAnsi="Calibri" w:cs="Times New Roman"/>
              </w:rPr>
            </w:pPr>
            <m:oMathPara>
              <m:oMath>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2</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w:rPr>
                                    <w:rFonts w:ascii="Cambria Math" w:eastAsia="Aptos" w:hAnsi="Cambria Math" w:cstheme="minorHAnsi"/>
                                  </w:rPr>
                                  <m:t>2</m:t>
                                </m:r>
                              </m:sub>
                            </m:sSub>
                          </m:e>
                        </m:d>
                      </m:den>
                    </m:f>
                  </m:sup>
                </m:sSup>
                <m:r>
                  <w:rPr>
                    <w:rFonts w:ascii="Cambria Math" w:eastAsia="Calibri" w:hAnsi="Cambria Math" w:cs="Times New Roman"/>
                  </w:rPr>
                  <m:t>=</m:t>
                </m:r>
                <m:sSup>
                  <m:sSupPr>
                    <m:ctrlPr>
                      <w:rPr>
                        <w:rFonts w:ascii="Cambria Math" w:eastAsia="Aptos" w:hAnsi="Cambria Math" w:cstheme="minorHAnsi"/>
                      </w:rPr>
                    </m:ctrlPr>
                  </m:sSupPr>
                  <m:e>
                    <m:d>
                      <m:dPr>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3</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den>
                        </m:f>
                        <m:f>
                          <m:fPr>
                            <m:ctrlPr>
                              <w:rPr>
                                <w:rFonts w:ascii="Cambria Math" w:eastAsia="Aptos" w:hAnsi="Cambria Math" w:cstheme="minorHAnsi"/>
                                <w:iCs/>
                              </w:rPr>
                            </m:ctrlPr>
                          </m:fPr>
                          <m:num>
                            <m:d>
                              <m:dPr>
                                <m:ctrlPr>
                                  <w:rPr>
                                    <w:rFonts w:ascii="Cambria Math" w:eastAsia="Aptos" w:hAnsi="Cambria Math" w:cstheme="minorHAnsi"/>
                                    <w:i/>
                                    <w:iCs/>
                                  </w:rPr>
                                </m:ctrlPr>
                              </m:dPr>
                              <m:e>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e>
                            </m:d>
                          </m:num>
                          <m:den>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d>
                              <m:dPr>
                                <m:ctrlPr>
                                  <w:rPr>
                                    <w:rFonts w:ascii="Cambria Math" w:eastAsia="Aptos" w:hAnsi="Cambria Math" w:cs="Times New Roman"/>
                                    <w:i/>
                                    <w:iCs/>
                                  </w:rPr>
                                </m:ctrlPr>
                              </m:dPr>
                              <m:e>
                                <m:d>
                                  <m:dPr>
                                    <m:ctrlPr>
                                      <w:rPr>
                                        <w:rFonts w:ascii="Cambria Math" w:eastAsia="Calibri" w:hAnsi="Cambria Math" w:cs="Times New Roman"/>
                                        <w:i/>
                                        <w:iCs/>
                                      </w:rPr>
                                    </m:ctrlPr>
                                  </m:dPr>
                                  <m:e>
                                    <m:f>
                                      <m:fPr>
                                        <m:ctrlPr>
                                          <w:rPr>
                                            <w:rFonts w:ascii="Cambria Math" w:eastAsia="Calibri" w:hAnsi="Cambria Math" w:cs="Times New Roman"/>
                                            <w:i/>
                                            <w:iCs/>
                                          </w:rPr>
                                        </m:ctrlPr>
                                      </m:fPr>
                                      <m:num>
                                        <m:sSub>
                                          <m:sSubPr>
                                            <m:ctrlPr>
                                              <w:rPr>
                                                <w:rFonts w:ascii="Cambria Math" w:eastAsia="Calibri" w:hAnsi="Cambria Math" w:cs="Times New Roman"/>
                                                <w:i/>
                                                <w:iCs/>
                                              </w:rPr>
                                            </m:ctrlPr>
                                          </m:sSubPr>
                                          <m:e>
                                            <m:r>
                                              <w:rPr>
                                                <w:rFonts w:ascii="Cambria Math" w:eastAsia="Calibri" w:hAnsi="Cambria Math" w:cs="Times New Roman"/>
                                              </w:rPr>
                                              <m:t>δ</m:t>
                                            </m:r>
                                          </m:e>
                                          <m:sub>
                                            <m:r>
                                              <w:rPr>
                                                <w:rFonts w:ascii="Cambria Math" w:eastAsia="Calibri" w:hAnsi="Cambria Math" w:cs="Times New Roman"/>
                                              </w:rPr>
                                              <m:t>1</m:t>
                                            </m:r>
                                          </m:sub>
                                        </m:sSub>
                                        <m:sSubSup>
                                          <m:sSubSupPr>
                                            <m:ctrlPr>
                                              <w:rPr>
                                                <w:rFonts w:ascii="Cambria Math" w:eastAsia="Calibri" w:hAnsi="Cambria Math" w:cs="Times New Roman"/>
                                                <w:i/>
                                                <w:iCs/>
                                              </w:rPr>
                                            </m:ctrlPr>
                                          </m:sSubSupPr>
                                          <m:e>
                                            <m:r>
                                              <w:rPr>
                                                <w:rFonts w:ascii="Cambria Math" w:eastAsia="Calibri" w:hAnsi="Cambria Math" w:cs="Times New Roman"/>
                                              </w:rPr>
                                              <m:t>γ</m:t>
                                            </m:r>
                                          </m:e>
                                          <m:sub>
                                            <m:r>
                                              <w:rPr>
                                                <w:rFonts w:ascii="Cambria Math" w:eastAsia="Calibri" w:hAnsi="Cambria Math" w:cs="Times New Roman"/>
                                              </w:rPr>
                                              <m:t>1</m:t>
                                            </m:r>
                                          </m:sub>
                                          <m:sup>
                                            <m:r>
                                              <w:rPr>
                                                <w:rFonts w:ascii="Cambria Math" w:eastAsia="Calibri" w:hAnsi="Cambria Math" w:cs="Times New Roman"/>
                                              </w:rPr>
                                              <m:t>s</m:t>
                                            </m:r>
                                          </m:sup>
                                        </m:sSubSup>
                                        <m:sSubSup>
                                          <m:sSubSupPr>
                                            <m:ctrlPr>
                                              <w:rPr>
                                                <w:rFonts w:ascii="Cambria Math" w:eastAsia="Calibri" w:hAnsi="Cambria Math" w:cs="Times New Roman"/>
                                                <w:i/>
                                                <w:iCs/>
                                              </w:rPr>
                                            </m:ctrlPr>
                                          </m:sSubSupPr>
                                          <m:e>
                                            <m:r>
                                              <w:rPr>
                                                <w:rFonts w:ascii="Cambria Math" w:eastAsia="Calibri" w:hAnsi="Cambria Math" w:cs="Times New Roman"/>
                                              </w:rPr>
                                              <m:t>c</m:t>
                                            </m:r>
                                          </m:e>
                                          <m:sub>
                                            <m:r>
                                              <w:rPr>
                                                <w:rFonts w:ascii="Cambria Math" w:eastAsia="Calibri" w:hAnsi="Cambria Math" w:cs="Times New Roman"/>
                                              </w:rPr>
                                              <m:t>1</m:t>
                                            </m:r>
                                          </m:sub>
                                          <m:sup>
                                            <m:r>
                                              <w:rPr>
                                                <w:rFonts w:ascii="Cambria Math" w:eastAsia="Calibri" w:hAnsi="Cambria Math" w:cs="Times New Roman"/>
                                              </w:rPr>
                                              <m:t>s</m:t>
                                            </m:r>
                                          </m:sup>
                                        </m:sSubSup>
                                      </m:num>
                                      <m:den>
                                        <m:sSubSup>
                                          <m:sSubSupPr>
                                            <m:ctrlPr>
                                              <w:rPr>
                                                <w:rFonts w:ascii="Cambria Math" w:eastAsia="Calibri" w:hAnsi="Cambria Math" w:cs="Times New Roman"/>
                                                <w:i/>
                                                <w:iCs/>
                                              </w:rPr>
                                            </m:ctrlPr>
                                          </m:sSubSupPr>
                                          <m:e>
                                            <m:r>
                                              <w:rPr>
                                                <w:rFonts w:ascii="Cambria Math" w:eastAsia="Calibri" w:hAnsi="Cambria Math" w:cs="Times New Roman"/>
                                              </w:rPr>
                                              <m:t>γ</m:t>
                                            </m:r>
                                          </m:e>
                                          <m:sub>
                                            <m:r>
                                              <w:rPr>
                                                <w:rFonts w:ascii="Cambria Math" w:eastAsia="Calibri" w:hAnsi="Cambria Math" w:cs="Times New Roman"/>
                                              </w:rPr>
                                              <m:t>1</m:t>
                                            </m:r>
                                          </m:sub>
                                          <m:sup>
                                            <m:r>
                                              <w:rPr>
                                                <w:rFonts w:ascii="Cambria Math" w:eastAsia="Calibri" w:hAnsi="Cambria Math" w:cs="Times New Roman"/>
                                              </w:rPr>
                                              <m:t>m</m:t>
                                            </m:r>
                                          </m:sup>
                                        </m:sSubSup>
                                      </m:den>
                                    </m:f>
                                  </m:e>
                                </m:d>
                                <m:sSup>
                                  <m:sSupPr>
                                    <m:ctrlPr>
                                      <w:rPr>
                                        <w:rFonts w:ascii="Cambria Math" w:eastAsia="Aptos" w:hAnsi="Cambria Math" w:cstheme="minorHAnsi"/>
                                      </w:rPr>
                                    </m:ctrlPr>
                                  </m:sSupPr>
                                  <m:e>
                                    <m:d>
                                      <m:dPr>
                                        <m:ctrlPr>
                                          <w:rPr>
                                            <w:rFonts w:ascii="Cambria Math" w:eastAsia="Aptos" w:hAnsi="Cambria Math" w:cstheme="minorHAnsi"/>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2</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m:rPr>
                                                    <m:sty m:val="p"/>
                                                  </m:rPr>
                                                  <w:rPr>
                                                    <w:rFonts w:ascii="Cambria Math" w:eastAsia="Aptos" w:hAnsi="Cambria Math" w:cstheme="minorHAnsi"/>
                                                  </w:rPr>
                                                  <m:t>s</m:t>
                                                </m:r>
                                              </m:sup>
                                            </m:sSubSup>
                                          </m:den>
                                        </m:f>
                                      </m:e>
                                    </m:d>
                                  </m:e>
                                  <m:sup>
                                    <m:f>
                                      <m:fPr>
                                        <m:ctrlPr>
                                          <w:rPr>
                                            <w:rFonts w:ascii="Cambria Math" w:eastAsia="Aptos" w:hAnsi="Cambria Math" w:cstheme="minorHAnsi"/>
                                          </w:rPr>
                                        </m:ctrlPr>
                                      </m:fPr>
                                      <m:num>
                                        <m:d>
                                          <m:dPr>
                                            <m:begChr m:val="|"/>
                                            <m:endChr m:val="|"/>
                                            <m:ctrlPr>
                                              <w:rPr>
                                                <w:rFonts w:ascii="Cambria Math" w:eastAsia="Aptos" w:hAnsi="Cambria Math" w:cstheme="minorHAnsi"/>
                                                <w:i/>
                                              </w:rPr>
                                            </m:ctrlPr>
                                          </m:dPr>
                                          <m:e>
                                            <m:sSup>
                                              <m:sSupPr>
                                                <m:ctrlPr>
                                                  <w:rPr>
                                                    <w:rFonts w:ascii="Cambria Math" w:eastAsia="Aptos" w:hAnsi="Cambria Math" w:cstheme="minorHAnsi"/>
                                                    <w:i/>
                                                  </w:rPr>
                                                </m:ctrlPr>
                                              </m:sSupPr>
                                              <m:e>
                                                <m:r>
                                                  <w:rPr>
                                                    <w:rFonts w:ascii="Cambria Math" w:eastAsia="Aptos" w:hAnsi="Cambria Math" w:cstheme="minorHAnsi"/>
                                                  </w:rPr>
                                                  <m:t>z</m:t>
                                                </m:r>
                                              </m:e>
                                              <m:sup>
                                                <m:r>
                                                  <w:rPr>
                                                    <w:rFonts w:ascii="Cambria Math" w:eastAsia="Aptos" w:hAnsi="Cambria Math" w:cstheme="minorHAnsi"/>
                                                  </w:rPr>
                                                  <m:t>1</m:t>
                                                </m:r>
                                              </m:sup>
                                            </m:sSup>
                                          </m:e>
                                        </m:d>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w:rPr>
                                                    <w:rFonts w:ascii="Cambria Math" w:eastAsia="Aptos" w:hAnsi="Cambria Math" w:cstheme="minorHAnsi"/>
                                                  </w:rPr>
                                                  <m:t>2</m:t>
                                                </m:r>
                                              </m:sub>
                                            </m:sSub>
                                          </m:e>
                                        </m:d>
                                      </m:den>
                                    </m:f>
                                  </m:sup>
                                </m:sSup>
                              </m:e>
                            </m:d>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m:rPr>
                                    <m:sty m:val="p"/>
                                  </m:rPr>
                                  <w:rPr>
                                    <w:rFonts w:ascii="Cambria Math" w:eastAsia="Aptos" w:hAnsi="Cambria Math" w:cs="Times New Roman"/>
                                  </w:rPr>
                                  <m:t>m</m:t>
                                </m:r>
                              </m:sup>
                            </m:sSubSup>
                            <m:r>
                              <w:rPr>
                                <w:rFonts w:ascii="Cambria Math" w:eastAsia="Aptos" w:hAnsi="Cambria Math" w:cs="Times New Roman"/>
                              </w:rPr>
                              <m:t>-</m:t>
                            </m:r>
                            <m:d>
                              <m:dPr>
                                <m:begChr m:val="|"/>
                                <m:endChr m:val="|"/>
                                <m:ctrlPr>
                                  <w:rPr>
                                    <w:rFonts w:ascii="Cambria Math" w:eastAsia="Aptos" w:hAnsi="Cambria Math" w:cs="Times New Roman"/>
                                    <w:i/>
                                  </w:rPr>
                                </m:ctrlPr>
                              </m:dPr>
                              <m:e>
                                <m:f>
                                  <m:fPr>
                                    <m:ctrlPr>
                                      <w:rPr>
                                        <w:rFonts w:ascii="Cambria Math" w:eastAsia="Aptos" w:hAnsi="Cambria Math" w:cs="Times New Roman"/>
                                        <w:i/>
                                      </w:rPr>
                                    </m:ctrlPr>
                                  </m:fPr>
                                  <m:num>
                                    <m:r>
                                      <w:rPr>
                                        <w:rFonts w:ascii="Cambria Math" w:eastAsia="Aptos" w:hAnsi="Cambria Math" w:cs="Times New Roman"/>
                                      </w:rPr>
                                      <m:t>χ</m:t>
                                    </m:r>
                                  </m:num>
                                  <m:den>
                                    <m:sSub>
                                      <m:sSubPr>
                                        <m:ctrlPr>
                                          <w:rPr>
                                            <w:rFonts w:ascii="Cambria Math" w:eastAsia="Aptos" w:hAnsi="Cambria Math" w:cs="Times New Roman"/>
                                            <w:i/>
                                          </w:rPr>
                                        </m:ctrlPr>
                                      </m:sSubPr>
                                      <m:e>
                                        <m:r>
                                          <w:rPr>
                                            <w:rFonts w:ascii="Cambria Math" w:eastAsia="Aptos" w:hAnsi="Cambria Math" w:cs="Times New Roman"/>
                                          </w:rPr>
                                          <m:t>z</m:t>
                                        </m:r>
                                      </m:e>
                                      <m:sub>
                                        <m:r>
                                          <w:rPr>
                                            <w:rFonts w:ascii="Cambria Math" w:eastAsia="Aptos" w:hAnsi="Cambria Math" w:cs="Times New Roman"/>
                                          </w:rPr>
                                          <m:t>3</m:t>
                                        </m:r>
                                      </m:sub>
                                    </m:sSub>
                                  </m:den>
                                </m:f>
                              </m:e>
                            </m:d>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oMath>
            </m:oMathPara>
          </w:p>
        </w:tc>
        <w:tc>
          <w:tcPr>
            <w:tcW w:w="1255" w:type="dxa"/>
          </w:tcPr>
          <w:p w14:paraId="7D59AA15" w14:textId="77777777" w:rsidR="008F51AD" w:rsidRPr="00F57F69" w:rsidRDefault="008F51AD" w:rsidP="00A20DE2">
            <w:pPr>
              <w:jc w:val="center"/>
              <w:rPr>
                <w:rFonts w:cstheme="minorHAnsi"/>
              </w:rPr>
            </w:pPr>
          </w:p>
        </w:tc>
      </w:tr>
    </w:tbl>
    <w:p w14:paraId="4870D3B6" w14:textId="47D2C723" w:rsidR="008F51AD" w:rsidRDefault="008F51AD" w:rsidP="008F51AD">
      <w:pPr>
        <w:rPr>
          <w:rFonts w:eastAsiaTheme="minorEastAsia" w:cstheme="minorHAnsi"/>
          <w:iCs/>
        </w:rPr>
      </w:pPr>
      <w:r>
        <w:rPr>
          <w:rFonts w:eastAsiaTheme="minorEastAsia" w:cstheme="minorHAnsi"/>
          <w:iCs/>
        </w:rPr>
        <w:t xml:space="preserve">Now, </w:t>
      </w:r>
      <m:oMath>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2</m:t>
            </m:r>
          </m:sub>
          <m:sup>
            <m:r>
              <w:rPr>
                <w:rFonts w:ascii="Cambria Math" w:eastAsiaTheme="minorEastAsia" w:hAnsi="Cambria Math" w:cstheme="minorHAnsi"/>
              </w:rPr>
              <m:t>m</m:t>
            </m:r>
          </m:sup>
        </m:sSubSup>
      </m:oMath>
      <w:r>
        <w:rPr>
          <w:rFonts w:eastAsiaTheme="minorEastAsia" w:cstheme="minorHAnsi"/>
          <w:iCs/>
        </w:rPr>
        <w:t xml:space="preserve"> is only a function of the solution phase concentrations and the charge density of the membrane. </w:t>
      </w:r>
    </w:p>
    <w:p w14:paraId="3E156BAE" w14:textId="77777777" w:rsidR="008F51AD" w:rsidRDefault="008F51AD" w:rsidP="00491B2C">
      <w:pPr>
        <w:rPr>
          <w:rFonts w:cstheme="minorHAnsi"/>
          <w:iCs/>
        </w:rPr>
      </w:pPr>
    </w:p>
    <w:p w14:paraId="7D039108" w14:textId="7A4EC252" w:rsidR="008F51AD" w:rsidDel="00791F3C" w:rsidRDefault="008F51AD" w:rsidP="00491B2C">
      <w:pPr>
        <w:rPr>
          <w:del w:id="316" w:author="Jonathan Ouimet" w:date="2026-06-21T21:16:00Z" w16du:dateUtc="2026-06-22T04:16:00Z"/>
          <w:rFonts w:cstheme="minorHAnsi"/>
          <w:iCs/>
        </w:rPr>
      </w:pPr>
    </w:p>
    <w:p w14:paraId="26718933" w14:textId="3A81BC6D" w:rsidR="008F51AD" w:rsidDel="00791F3C" w:rsidRDefault="008F51AD" w:rsidP="00491B2C">
      <w:pPr>
        <w:rPr>
          <w:del w:id="317" w:author="Jonathan Ouimet" w:date="2026-06-21T21:16:00Z" w16du:dateUtc="2026-06-22T04:16:00Z"/>
          <w:rFonts w:cstheme="minorHAnsi"/>
          <w:iCs/>
        </w:rPr>
      </w:pPr>
    </w:p>
    <w:p w14:paraId="31EF5CD3" w14:textId="1E266629" w:rsidR="008F51AD" w:rsidDel="00791F3C" w:rsidRDefault="008F51AD" w:rsidP="00491B2C">
      <w:pPr>
        <w:rPr>
          <w:del w:id="318" w:author="Jonathan Ouimet" w:date="2026-06-21T21:16:00Z" w16du:dateUtc="2026-06-22T04:16:00Z"/>
          <w:rFonts w:cstheme="minorHAnsi"/>
          <w:iCs/>
        </w:rPr>
      </w:pPr>
    </w:p>
    <w:p w14:paraId="32BE1958" w14:textId="4F45F747" w:rsidR="008F51AD" w:rsidDel="00791F3C" w:rsidRDefault="008F51AD" w:rsidP="00491B2C">
      <w:pPr>
        <w:rPr>
          <w:del w:id="319" w:author="Jonathan Ouimet" w:date="2026-06-21T21:16:00Z" w16du:dateUtc="2026-06-22T04:16:00Z"/>
          <w:rFonts w:cstheme="minorHAnsi"/>
          <w:iCs/>
        </w:rPr>
      </w:pPr>
    </w:p>
    <w:p w14:paraId="72B076BB" w14:textId="77777777" w:rsidR="008F51AD" w:rsidRDefault="008F51AD" w:rsidP="00491B2C">
      <w:pPr>
        <w:pBdr>
          <w:bottom w:val="single" w:sz="12" w:space="1" w:color="auto"/>
        </w:pBdr>
        <w:rPr>
          <w:rFonts w:cstheme="minorHAnsi"/>
          <w:iCs/>
        </w:rPr>
      </w:pPr>
    </w:p>
    <w:p w14:paraId="50C730DE" w14:textId="2B68E448" w:rsidR="008F51AD" w:rsidRDefault="00791F3C" w:rsidP="00491B2C">
      <w:pPr>
        <w:rPr>
          <w:rFonts w:cstheme="minorHAnsi"/>
          <w:iCs/>
        </w:rPr>
      </w:pPr>
      <w:r>
        <w:rPr>
          <w:rFonts w:cstheme="minorHAnsi"/>
          <w:iCs/>
        </w:rPr>
        <w:t xml:space="preserve">We can simplify this to a general polynomial equation. This simplification is aimed to avoid the need for vpasolve in MATLAB and use roots. (i.e., the faster function will allow us to solve for H numerically). </w:t>
      </w:r>
    </w:p>
    <w:p w14:paraId="389B6972" w14:textId="77777777" w:rsidR="007434C6" w:rsidRDefault="007434C6" w:rsidP="00491B2C">
      <w:pPr>
        <w:rPr>
          <w:rFonts w:cstheme="minorHAnsi"/>
          <w:iCs/>
        </w:rPr>
      </w:pPr>
    </w:p>
    <w:tbl>
      <w:tblPr>
        <w:tblStyle w:val="TableGrid"/>
        <w:tblW w:w="0" w:type="auto"/>
        <w:jc w:val="center"/>
        <w:tblLook w:val="04A0" w:firstRow="1" w:lastRow="0" w:firstColumn="1" w:lastColumn="0" w:noHBand="0" w:noVBand="1"/>
      </w:tblPr>
      <w:tblGrid>
        <w:gridCol w:w="8095"/>
        <w:gridCol w:w="1255"/>
      </w:tblGrid>
      <w:tr w:rsidR="00166F9C" w:rsidRPr="00F57F69" w14:paraId="50AEEF63" w14:textId="77777777" w:rsidTr="007D1F42">
        <w:trPr>
          <w:jc w:val="center"/>
        </w:trPr>
        <w:tc>
          <w:tcPr>
            <w:tcW w:w="8095" w:type="dxa"/>
          </w:tcPr>
          <w:p w14:paraId="2901A358" w14:textId="238281FA" w:rsidR="00166F9C" w:rsidRDefault="002941E4" w:rsidP="007D1F42">
            <w:pPr>
              <w:jc w:val="center"/>
              <w:rPr>
                <w:rFonts w:ascii="Calibri" w:eastAsia="Calibri" w:hAnsi="Calibri" w:cs="Times New Roman"/>
              </w:rPr>
            </w:pPr>
            <m:oMathPara>
              <m:oMath>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1</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r>
                  <w:rPr>
                    <w:rFonts w:ascii="Cambria Math" w:eastAsia="Calibri" w:hAnsi="Cambria Math" w:cs="Times New Roman"/>
                  </w:rPr>
                  <m:t>=</m:t>
                </m:r>
                <m:sSup>
                  <m:sSupPr>
                    <m:ctrlPr>
                      <w:rPr>
                        <w:rFonts w:ascii="Cambria Math" w:eastAsia="Aptos" w:hAnsi="Cambria Math" w:cstheme="minorHAnsi"/>
                      </w:rPr>
                    </m:ctrlPr>
                  </m:sSupPr>
                  <m:e>
                    <m:d>
                      <m:dPr>
                        <m:ctrlPr>
                          <w:rPr>
                            <w:rFonts w:ascii="Cambria Math" w:eastAsia="Aptos" w:hAnsi="Cambria Math" w:cstheme="minorHAnsi"/>
                          </w:rPr>
                        </m:ctrlPr>
                      </m:dPr>
                      <m:e>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3</m:t>
                            </m:r>
                          </m:sub>
                        </m:sSub>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3</m:t>
                                </m:r>
                              </m:sub>
                              <m:sup>
                                <m:r>
                                  <w:rPr>
                                    <w:rFonts w:ascii="Cambria Math" w:eastAsia="Aptos" w:hAnsi="Cambria Math" w:cstheme="minorHAnsi"/>
                                  </w:rPr>
                                  <m:t>m</m:t>
                                </m:r>
                              </m:sup>
                            </m:sSubSup>
                          </m:den>
                        </m:f>
                        <m:f>
                          <m:fPr>
                            <m:ctrlPr>
                              <w:rPr>
                                <w:rFonts w:ascii="Cambria Math" w:eastAsia="Aptos" w:hAnsi="Cambria Math" w:cstheme="minorHAnsi"/>
                                <w:iCs/>
                              </w:rPr>
                            </m:ctrlPr>
                          </m:fPr>
                          <m:num>
                            <m:d>
                              <m:dPr>
                                <m:ctrlPr>
                                  <w:rPr>
                                    <w:rFonts w:ascii="Cambria Math" w:eastAsia="Aptos" w:hAnsi="Cambria Math" w:cstheme="minorHAnsi"/>
                                    <w:i/>
                                    <w:iCs/>
                                  </w:rPr>
                                </m:ctrlPr>
                              </m:dPr>
                              <m:e>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e>
                            </m:d>
                          </m:num>
                          <m:den>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d>
                              <m:dPr>
                                <m:ctrlPr>
                                  <w:rPr>
                                    <w:rFonts w:ascii="Cambria Math" w:eastAsia="Aptos" w:hAnsi="Cambria Math" w:cs="Times New Roman"/>
                                    <w:i/>
                                    <w:iCs/>
                                  </w:rPr>
                                </m:ctrlPr>
                              </m:dPr>
                              <m:e>
                                <m:d>
                                  <m:dPr>
                                    <m:ctrlPr>
                                      <w:rPr>
                                        <w:rFonts w:ascii="Cambria Math" w:eastAsia="Aptos" w:hAnsi="Cambria Math" w:cstheme="minorHAnsi"/>
                                      </w:rPr>
                                    </m:ctrlPr>
                                  </m:dPr>
                                  <m:e>
                                    <m:f>
                                      <m:fPr>
                                        <m:ctrlPr>
                                          <w:rPr>
                                            <w:rFonts w:ascii="Cambria Math" w:eastAsia="Aptos" w:hAnsi="Cambria Math" w:cstheme="minorHAnsi"/>
                                            <w:iCs/>
                                          </w:rPr>
                                        </m:ctrlPr>
                                      </m:fPr>
                                      <m:num>
                                        <m:sSub>
                                          <m:sSubPr>
                                            <m:ctrlPr>
                                              <w:rPr>
                                                <w:rFonts w:ascii="Cambria Math" w:eastAsia="Aptos" w:hAnsi="Cambria Math" w:cstheme="minorHAnsi"/>
                                                <w:i/>
                                              </w:rPr>
                                            </m:ctrlPr>
                                          </m:sSubPr>
                                          <m:e>
                                            <m:r>
                                              <w:rPr>
                                                <w:rFonts w:ascii="Cambria Math" w:eastAsia="Aptos" w:hAnsi="Cambria Math" w:cstheme="minorHAnsi"/>
                                              </w:rPr>
                                              <m:t>δ</m:t>
                                            </m:r>
                                          </m:e>
                                          <m:sub>
                                            <m:r>
                                              <w:rPr>
                                                <w:rFonts w:ascii="Cambria Math" w:eastAsia="Aptos" w:hAnsi="Cambria Math" w:cstheme="minorHAnsi"/>
                                              </w:rPr>
                                              <m:t>2</m:t>
                                            </m:r>
                                          </m:sub>
                                        </m:sSub>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s</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s</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2</m:t>
                                            </m:r>
                                          </m:sub>
                                          <m:sup>
                                            <m:r>
                                              <w:rPr>
                                                <w:rFonts w:ascii="Cambria Math" w:eastAsia="Aptos" w:hAnsi="Cambria Math" w:cstheme="minorHAnsi"/>
                                              </w:rPr>
                                              <m:t>m</m:t>
                                            </m:r>
                                          </m:sup>
                                        </m:sSubSup>
                                      </m:den>
                                    </m:f>
                                  </m:e>
                                </m:d>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
                                                <w:iCs/>
                                              </w:rPr>
                                            </m:ctrlPr>
                                          </m:fPr>
                                          <m:num>
                                            <m:r>
                                              <w:rPr>
                                                <w:rFonts w:ascii="Cambria Math" w:eastAsia="Aptos" w:hAnsi="Cambria Math" w:cstheme="minorHAnsi"/>
                                              </w:rPr>
                                              <m:t>1</m:t>
                                            </m:r>
                                          </m:num>
                                          <m:den>
                                            <m:sSub>
                                              <m:sSubPr>
                                                <m:ctrlPr>
                                                  <w:rPr>
                                                    <w:rFonts w:ascii="Cambria Math" w:eastAsia="Aptos" w:hAnsi="Cambria Math" w:cstheme="minorHAnsi"/>
                                                    <w:i/>
                                                    <w:iCs/>
                                                  </w:rPr>
                                                </m:ctrlPr>
                                              </m:sSubPr>
                                              <m:e>
                                                <m:r>
                                                  <w:rPr>
                                                    <w:rFonts w:ascii="Cambria Math" w:eastAsia="Aptos" w:hAnsi="Cambria Math" w:cstheme="minorHAnsi"/>
                                                  </w:rPr>
                                                  <m:t>δ</m:t>
                                                </m:r>
                                              </m:e>
                                              <m:sub>
                                                <m:r>
                                                  <w:rPr>
                                                    <w:rFonts w:ascii="Cambria Math" w:eastAsia="Aptos" w:hAnsi="Cambria Math" w:cstheme="minorHAnsi"/>
                                                  </w:rPr>
                                                  <m:t>1</m:t>
                                                </m:r>
                                              </m:sub>
                                            </m:sSub>
                                          </m:den>
                                        </m:f>
                                        <m:f>
                                          <m:fPr>
                                            <m:ctrlPr>
                                              <w:rPr>
                                                <w:rFonts w:ascii="Cambria Math" w:eastAsia="Aptos" w:hAnsi="Cambria Math" w:cstheme="minorHAnsi"/>
                                                <w:iCs/>
                                              </w:rPr>
                                            </m:ctrlPr>
                                          </m:fPr>
                                          <m:num>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m</m:t>
                                                </m:r>
                                              </m:sup>
                                            </m:sSubSup>
                                          </m:num>
                                          <m:den>
                                            <m:sSubSup>
                                              <m:sSubSupPr>
                                                <m:ctrlPr>
                                                  <w:rPr>
                                                    <w:rFonts w:ascii="Cambria Math" w:eastAsia="Aptos" w:hAnsi="Cambria Math" w:cstheme="minorHAnsi"/>
                                                    <w:i/>
                                                    <w:iCs/>
                                                  </w:rPr>
                                                </m:ctrlPr>
                                              </m:sSubSupPr>
                                              <m:e>
                                                <m:r>
                                                  <w:rPr>
                                                    <w:rFonts w:ascii="Cambria Math" w:eastAsia="Aptos" w:hAnsi="Cambria Math" w:cstheme="minorHAnsi"/>
                                                  </w:rPr>
                                                  <m:t>γ</m:t>
                                                </m:r>
                                              </m:e>
                                              <m:sub>
                                                <m:r>
                                                  <w:rPr>
                                                    <w:rFonts w:ascii="Cambria Math" w:eastAsia="Aptos" w:hAnsi="Cambria Math" w:cstheme="minorHAnsi"/>
                                                  </w:rPr>
                                                  <m:t>1</m:t>
                                                </m:r>
                                              </m:sub>
                                              <m:sup>
                                                <m:r>
                                                  <w:rPr>
                                                    <w:rFonts w:ascii="Cambria Math" w:eastAsia="Aptos" w:hAnsi="Cambria Math" w:cstheme="minorHAnsi"/>
                                                  </w:rPr>
                                                  <m:t>s</m:t>
                                                </m:r>
                                              </m:sup>
                                            </m:sSubSup>
                                          </m:den>
                                        </m:f>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den>
                                        </m:f>
                                      </m:e>
                                    </m:d>
                                  </m:e>
                                  <m:sup>
                                    <m:f>
                                      <m:fPr>
                                        <m:ctrlPr>
                                          <w:rPr>
                                            <w:rFonts w:ascii="Cambria Math" w:eastAsia="Aptos" w:hAnsi="Cambria Math" w:cstheme="minorHAnsi"/>
                                            <w:iCs/>
                                          </w:rPr>
                                        </m:ctrlPr>
                                      </m:fPr>
                                      <m:num>
                                        <m:d>
                                          <m:dPr>
                                            <m:begChr m:val="|"/>
                                            <m:endChr m:val="|"/>
                                            <m:ctrlPr>
                                              <w:rPr>
                                                <w:rFonts w:ascii="Cambria Math" w:eastAsia="Aptos" w:hAnsi="Cambria Math" w:cstheme="minorHAnsi"/>
                                                <w:i/>
                                                <w:iCs/>
                                              </w:rPr>
                                            </m:ctrlPr>
                                          </m:dPr>
                                          <m:e>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2</m:t>
                                                </m:r>
                                              </m:sub>
                                            </m:sSub>
                                          </m:e>
                                        </m:d>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e>
                            </m:d>
                            <m:r>
                              <w:rPr>
                                <w:rFonts w:ascii="Cambria Math" w:eastAsia="Aptos" w:hAnsi="Cambria Math" w:cs="Times New Roman"/>
                              </w:rPr>
                              <m:t>-</m:t>
                            </m:r>
                            <m:d>
                              <m:dPr>
                                <m:begChr m:val="|"/>
                                <m:endChr m:val="|"/>
                                <m:ctrlPr>
                                  <w:rPr>
                                    <w:rFonts w:ascii="Cambria Math" w:eastAsia="Aptos" w:hAnsi="Cambria Math" w:cs="Times New Roman"/>
                                    <w:i/>
                                  </w:rPr>
                                </m:ctrlPr>
                              </m:dPr>
                              <m:e>
                                <m:f>
                                  <m:fPr>
                                    <m:ctrlPr>
                                      <w:rPr>
                                        <w:rFonts w:ascii="Cambria Math" w:eastAsia="Aptos" w:hAnsi="Cambria Math" w:cs="Times New Roman"/>
                                        <w:i/>
                                      </w:rPr>
                                    </m:ctrlPr>
                                  </m:fPr>
                                  <m:num>
                                    <m:r>
                                      <w:rPr>
                                        <w:rFonts w:ascii="Cambria Math" w:eastAsia="Aptos" w:hAnsi="Cambria Math" w:cs="Times New Roman"/>
                                      </w:rPr>
                                      <m:t>χ</m:t>
                                    </m:r>
                                  </m:num>
                                  <m:den>
                                    <m:sSub>
                                      <m:sSubPr>
                                        <m:ctrlPr>
                                          <w:rPr>
                                            <w:rFonts w:ascii="Cambria Math" w:eastAsia="Aptos" w:hAnsi="Cambria Math" w:cs="Times New Roman"/>
                                            <w:i/>
                                          </w:rPr>
                                        </m:ctrlPr>
                                      </m:sSubPr>
                                      <m:e>
                                        <m:r>
                                          <w:rPr>
                                            <w:rFonts w:ascii="Cambria Math" w:eastAsia="Aptos" w:hAnsi="Cambria Math" w:cs="Times New Roman"/>
                                          </w:rPr>
                                          <m:t>z</m:t>
                                        </m:r>
                                      </m:e>
                                      <m:sub>
                                        <m:r>
                                          <w:rPr>
                                            <w:rFonts w:ascii="Cambria Math" w:eastAsia="Aptos" w:hAnsi="Cambria Math" w:cs="Times New Roman"/>
                                          </w:rPr>
                                          <m:t>3</m:t>
                                        </m:r>
                                      </m:sub>
                                    </m:sSub>
                                  </m:den>
                                </m:f>
                              </m:e>
                            </m:d>
                          </m:den>
                        </m:f>
                      </m:e>
                    </m:d>
                  </m:e>
                  <m:sup>
                    <m:f>
                      <m:fPr>
                        <m:ctrlPr>
                          <w:rPr>
                            <w:rFonts w:ascii="Cambria Math" w:eastAsia="Aptos" w:hAnsi="Cambria Math" w:cstheme="minorHAnsi"/>
                          </w:rPr>
                        </m:ctrlPr>
                      </m:fPr>
                      <m:num>
                        <m:r>
                          <m:rPr>
                            <m:sty m:val="p"/>
                          </m:rPr>
                          <w:rPr>
                            <w:rFonts w:ascii="Cambria Math" w:eastAsia="Aptos" w:hAnsi="Cambria Math" w:cstheme="minorHAnsi"/>
                          </w:rPr>
                          <m:t>1</m:t>
                        </m:r>
                      </m:num>
                      <m:den>
                        <m:d>
                          <m:dPr>
                            <m:begChr m:val="|"/>
                            <m:endChr m:val="|"/>
                            <m:ctrlPr>
                              <w:rPr>
                                <w:rFonts w:ascii="Cambria Math" w:eastAsia="Aptos" w:hAnsi="Cambria Math" w:cstheme="minorHAnsi"/>
                                <w:kern w:val="0"/>
                                <w14:ligatures w14:val="none"/>
                              </w:rPr>
                            </m:ctrlPr>
                          </m:dPr>
                          <m:e>
                            <m:sSub>
                              <m:sSubPr>
                                <m:ctrlPr>
                                  <w:rPr>
                                    <w:rFonts w:ascii="Cambria Math" w:eastAsia="Aptos" w:hAnsi="Cambria Math" w:cstheme="minorHAnsi"/>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e>
                        </m:d>
                      </m:den>
                    </m:f>
                  </m:sup>
                </m:sSup>
              </m:oMath>
            </m:oMathPara>
          </w:p>
        </w:tc>
        <w:tc>
          <w:tcPr>
            <w:tcW w:w="1255" w:type="dxa"/>
          </w:tcPr>
          <w:p w14:paraId="3EE42011" w14:textId="77777777" w:rsidR="00166F9C" w:rsidRPr="00F57F69" w:rsidRDefault="00166F9C" w:rsidP="007D1F42">
            <w:pPr>
              <w:jc w:val="center"/>
              <w:rPr>
                <w:rFonts w:cstheme="minorHAnsi"/>
              </w:rPr>
            </w:pPr>
          </w:p>
        </w:tc>
      </w:tr>
      <w:tr w:rsidR="00791F3C" w:rsidRPr="00F57F69" w14:paraId="62EDE614" w14:textId="77777777" w:rsidTr="007D1F42">
        <w:trPr>
          <w:jc w:val="center"/>
        </w:trPr>
        <w:tc>
          <w:tcPr>
            <w:tcW w:w="8095" w:type="dxa"/>
          </w:tcPr>
          <w:p w14:paraId="1F537AD6" w14:textId="71446642" w:rsidR="00791F3C" w:rsidRDefault="00791F3C" w:rsidP="007031CA">
            <w:pPr>
              <w:rPr>
                <w:rFonts w:ascii="Calibri" w:eastAsia="Times New Roman" w:hAnsi="Calibri" w:cs="Calibri"/>
                <w:iCs/>
              </w:rPr>
            </w:pPr>
          </w:p>
        </w:tc>
        <w:tc>
          <w:tcPr>
            <w:tcW w:w="1255" w:type="dxa"/>
          </w:tcPr>
          <w:p w14:paraId="609C3018" w14:textId="77777777" w:rsidR="00791F3C" w:rsidRPr="00F57F69" w:rsidRDefault="00791F3C" w:rsidP="007D1F42">
            <w:pPr>
              <w:jc w:val="center"/>
              <w:rPr>
                <w:rFonts w:cstheme="minorHAnsi"/>
              </w:rPr>
            </w:pPr>
          </w:p>
        </w:tc>
      </w:tr>
    </w:tbl>
    <w:p w14:paraId="0CDD8345" w14:textId="77777777" w:rsidR="00166F9C" w:rsidRDefault="00166F9C" w:rsidP="00491B2C">
      <w:pPr>
        <w:rPr>
          <w:rFonts w:cstheme="minorHAnsi"/>
          <w:iCs/>
        </w:rPr>
      </w:pPr>
    </w:p>
    <w:p w14:paraId="0AA983FF" w14:textId="77777777" w:rsidR="00791F3C" w:rsidRDefault="00791F3C" w:rsidP="00791F3C">
      <w:pPr>
        <w:rPr>
          <w:rFonts w:cstheme="minorHAnsi"/>
          <w:iCs/>
        </w:rPr>
      </w:pPr>
      <w:r>
        <w:rPr>
          <w:rFonts w:cstheme="minorHAnsi"/>
          <w:iCs/>
        </w:rPr>
        <w:t>Defining the partition coefficient</w:t>
      </w:r>
    </w:p>
    <w:tbl>
      <w:tblPr>
        <w:tblStyle w:val="TableGrid"/>
        <w:tblW w:w="0" w:type="auto"/>
        <w:jc w:val="center"/>
        <w:tblLook w:val="04A0" w:firstRow="1" w:lastRow="0" w:firstColumn="1" w:lastColumn="0" w:noHBand="0" w:noVBand="1"/>
      </w:tblPr>
      <w:tblGrid>
        <w:gridCol w:w="8095"/>
        <w:gridCol w:w="1255"/>
      </w:tblGrid>
      <w:tr w:rsidR="00791F3C" w:rsidRPr="00F57F69" w14:paraId="3CC7F19B" w14:textId="77777777" w:rsidTr="00827E41">
        <w:trPr>
          <w:jc w:val="center"/>
        </w:trPr>
        <w:tc>
          <w:tcPr>
            <w:tcW w:w="8095" w:type="dxa"/>
          </w:tcPr>
          <w:p w14:paraId="2439762D" w14:textId="77777777" w:rsidR="00791F3C" w:rsidRDefault="00791F3C" w:rsidP="00827E41">
            <w:pPr>
              <w:jc w:val="center"/>
              <w:rPr>
                <w:rFonts w:ascii="Calibri" w:eastAsia="Calibri" w:hAnsi="Calibri" w:cs="Times New Roman"/>
              </w:rPr>
            </w:pPr>
            <m:oMathPara>
              <m:oMath>
                <m:sSub>
                  <m:sSubPr>
                    <m:ctrlPr>
                      <w:rPr>
                        <w:rFonts w:ascii="Cambria Math" w:eastAsiaTheme="minorEastAsia" w:hAnsi="Cambria Math" w:cstheme="minorHAnsi"/>
                        <w:i/>
                        <w:iCs/>
                      </w:rPr>
                    </m:ctrlPr>
                  </m:sSubPr>
                  <m:e>
                    <m:r>
                      <w:rPr>
                        <w:rFonts w:ascii="Cambria Math" w:eastAsiaTheme="minorEastAsia" w:hAnsi="Cambria Math" w:cstheme="minorHAnsi"/>
                      </w:rPr>
                      <m:t>H</m:t>
                    </m:r>
                  </m:e>
                  <m:sub>
                    <m:r>
                      <w:rPr>
                        <w:rFonts w:ascii="Cambria Math" w:eastAsiaTheme="minorEastAsia" w:hAnsi="Cambria Math" w:cstheme="minorHAnsi"/>
                      </w:rPr>
                      <m:t>1</m:t>
                    </m:r>
                  </m:sub>
                </m:sSub>
                <m:r>
                  <w:rPr>
                    <w:rFonts w:ascii="Cambria Math" w:eastAsiaTheme="minorEastAsia" w:hAnsi="Cambria Math" w:cstheme="minorHAnsi"/>
                  </w:rPr>
                  <m:t xml:space="preserve">≡ </m:t>
                </m:r>
                <m:f>
                  <m:fPr>
                    <m:ctrlPr>
                      <w:rPr>
                        <w:rFonts w:ascii="Cambria Math" w:eastAsia="Aptos" w:hAnsi="Cambria Math" w:cstheme="minorHAns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1</m:t>
                        </m:r>
                      </m:sub>
                      <m:sup>
                        <m:r>
                          <m:rPr>
                            <m:sty m:val="p"/>
                          </m:rPr>
                          <w:rPr>
                            <w:rFonts w:ascii="Cambria Math" w:eastAsia="Aptos" w:hAnsi="Cambria Math" w:cstheme="minorHAnsi"/>
                          </w:rPr>
                          <m:t>m</m:t>
                        </m:r>
                      </m:sup>
                    </m:sSubSup>
                  </m:num>
                  <m:den>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1</m:t>
                        </m:r>
                      </m:sub>
                      <m:sup>
                        <m:r>
                          <m:rPr>
                            <m:sty m:val="p"/>
                          </m:rPr>
                          <w:rPr>
                            <w:rFonts w:ascii="Cambria Math" w:eastAsia="Aptos" w:hAnsi="Cambria Math" w:cstheme="minorHAnsi"/>
                          </w:rPr>
                          <m:t>s</m:t>
                        </m:r>
                      </m:sup>
                    </m:sSubSup>
                  </m:den>
                </m:f>
              </m:oMath>
            </m:oMathPara>
          </w:p>
        </w:tc>
        <w:tc>
          <w:tcPr>
            <w:tcW w:w="1255" w:type="dxa"/>
          </w:tcPr>
          <w:p w14:paraId="4B775A17" w14:textId="77777777" w:rsidR="00791F3C" w:rsidRPr="00F57F69" w:rsidRDefault="00791F3C" w:rsidP="00827E41">
            <w:pPr>
              <w:jc w:val="center"/>
              <w:rPr>
                <w:rFonts w:cstheme="minorHAnsi"/>
              </w:rPr>
            </w:pPr>
          </w:p>
        </w:tc>
      </w:tr>
      <w:tr w:rsidR="00791F3C" w:rsidRPr="00F57F69" w14:paraId="75CDA082" w14:textId="77777777" w:rsidTr="00827E41">
        <w:trPr>
          <w:jc w:val="center"/>
        </w:trPr>
        <w:tc>
          <w:tcPr>
            <w:tcW w:w="8095" w:type="dxa"/>
          </w:tcPr>
          <w:p w14:paraId="5D8CAB90" w14:textId="2A611439" w:rsidR="00791F3C" w:rsidRDefault="00791F3C" w:rsidP="00827E41">
            <w:pPr>
              <w:jc w:val="center"/>
              <w:rPr>
                <w:rFonts w:ascii="Calibri" w:eastAsia="Calibri" w:hAnsi="Calibri" w:cs="Calibri"/>
                <w:iCs/>
              </w:rPr>
            </w:pPr>
            <m:oMathPara>
              <m:oMath>
                <m:sSup>
                  <m:sSupPr>
                    <m:ctrlPr>
                      <w:rPr>
                        <w:rFonts w:ascii="Cambria Math" w:eastAsia="Aptos" w:hAnsi="Cambria Math" w:cstheme="minorHAnsi"/>
                        <w:iCs/>
                      </w:rPr>
                    </m:ctrlPr>
                  </m:sSupPr>
                  <m:e>
                    <m:d>
                      <m:dPr>
                        <m:ctrlPr>
                          <w:rPr>
                            <w:rFonts w:ascii="Cambria Math" w:eastAsia="Aptos" w:hAnsi="Cambria Math" w:cstheme="minorHAnsi"/>
                            <w:iCs/>
                          </w:rPr>
                        </m:ctrlPr>
                      </m:dPr>
                      <m:e>
                        <m:sSub>
                          <m:sSubPr>
                            <m:ctrlPr>
                              <w:rPr>
                                <w:rFonts w:ascii="Cambria Math" w:eastAsiaTheme="minorEastAsia" w:hAnsi="Cambria Math" w:cstheme="minorHAnsi"/>
                                <w:i/>
                                <w:iCs/>
                              </w:rPr>
                            </m:ctrlPr>
                          </m:sSubPr>
                          <m:e>
                            <m:sSub>
                              <m:sSubPr>
                                <m:ctrlPr>
                                  <w:rPr>
                                    <w:rFonts w:ascii="Cambria Math" w:eastAsia="Aptos" w:hAnsi="Cambria Math" w:cstheme="minorHAnsi"/>
                                    <w:i/>
                                    <w:iCs/>
                                  </w:rPr>
                                </m:ctrlPr>
                              </m:sSubPr>
                              <m:e>
                                <m:r>
                                  <w:rPr>
                                    <w:rFonts w:ascii="Cambria Math" w:eastAsia="Aptos" w:hAnsi="Cambria Math" w:cstheme="minorHAnsi"/>
                                  </w:rPr>
                                  <m:t>β</m:t>
                                </m:r>
                              </m:e>
                              <m:sub>
                                <m:r>
                                  <w:rPr>
                                    <w:rFonts w:ascii="Cambria Math" w:eastAsia="Aptos" w:hAnsi="Cambria Math" w:cstheme="minorHAnsi"/>
                                  </w:rPr>
                                  <m:t>1</m:t>
                                </m:r>
                              </m:sub>
                            </m:sSub>
                            <m:r>
                              <w:rPr>
                                <w:rFonts w:ascii="Cambria Math" w:eastAsiaTheme="minorEastAsia" w:hAnsi="Cambria Math" w:cstheme="minorHAnsi"/>
                              </w:rPr>
                              <m:t>H</m:t>
                            </m:r>
                          </m:e>
                          <m:sub>
                            <m:r>
                              <w:rPr>
                                <w:rFonts w:ascii="Cambria Math" w:eastAsiaTheme="minorEastAsia" w:hAnsi="Cambria Math" w:cstheme="minorHAnsi"/>
                              </w:rPr>
                              <m:t>1</m:t>
                            </m:r>
                          </m:sub>
                        </m:sSub>
                      </m:e>
                    </m:d>
                  </m:e>
                  <m:sup>
                    <m:d>
                      <m:dPr>
                        <m:begChr m:val="|"/>
                        <m:endChr m:val="|"/>
                        <m:ctrlPr>
                          <w:rPr>
                            <w:rFonts w:ascii="Cambria Math" w:eastAsia="Aptos" w:hAnsi="Cambria Math" w:cstheme="minorHAnsi"/>
                            <w:iCs/>
                          </w:rPr>
                        </m:ctrlPr>
                      </m:dPr>
                      <m:e>
                        <m:f>
                          <m:fPr>
                            <m:ctrlPr>
                              <w:rPr>
                                <w:rFonts w:ascii="Cambria Math" w:eastAsia="Aptos" w:hAnsi="Cambria Math" w:cstheme="minorHAnsi"/>
                                <w:i/>
                                <w:iCs/>
                              </w:rPr>
                            </m:ctrlPr>
                          </m:fPr>
                          <m:num>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3</m:t>
                                </m:r>
                              </m:sub>
                            </m:sSub>
                          </m:num>
                          <m:den>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1</m:t>
                                </m:r>
                              </m:sub>
                            </m:sSub>
                          </m:den>
                        </m:f>
                      </m:e>
                    </m:d>
                  </m:sup>
                </m:sSup>
                <m:r>
                  <w:rPr>
                    <w:rFonts w:ascii="Cambria Math" w:eastAsia="Calibri" w:hAnsi="Cambria Math" w:cs="Times New Roman"/>
                  </w:rPr>
                  <m:t>=</m:t>
                </m:r>
                <m:f>
                  <m:fPr>
                    <m:ctrlPr>
                      <w:rPr>
                        <w:rFonts w:ascii="Cambria Math" w:eastAsia="Calibri" w:hAnsi="Cambria Math" w:cs="Times New Roman"/>
                        <w:i/>
                      </w:rPr>
                    </m:ctrlPr>
                  </m:fPr>
                  <m:num>
                    <m:r>
                      <w:rPr>
                        <w:rFonts w:ascii="Cambria Math" w:eastAsia="Calibri" w:hAnsi="Cambria Math" w:cs="Times New Roman"/>
                      </w:rPr>
                      <m:t>1</m:t>
                    </m:r>
                  </m:num>
                  <m:den>
                    <m:sSub>
                      <m:sSubPr>
                        <m:ctrlPr>
                          <w:rPr>
                            <w:rFonts w:ascii="Cambria Math" w:eastAsia="Calibri" w:hAnsi="Cambria Math" w:cs="Times New Roman"/>
                            <w:i/>
                          </w:rPr>
                        </m:ctrlPr>
                      </m:sSubPr>
                      <m:e>
                        <m:r>
                          <w:rPr>
                            <w:rFonts w:ascii="Cambria Math" w:eastAsia="Calibri" w:hAnsi="Cambria Math" w:cs="Times New Roman"/>
                          </w:rPr>
                          <m:t>β</m:t>
                        </m:r>
                      </m:e>
                      <m:sub>
                        <m:r>
                          <w:rPr>
                            <w:rFonts w:ascii="Cambria Math" w:eastAsia="Calibri" w:hAnsi="Cambria Math" w:cs="Times New Roman"/>
                          </w:rPr>
                          <m:t>3</m:t>
                        </m:r>
                      </m:sub>
                    </m:sSub>
                  </m:den>
                </m:f>
                <m:f>
                  <m:fPr>
                    <m:ctrlPr>
                      <w:rPr>
                        <w:rFonts w:ascii="Cambria Math" w:eastAsia="Aptos" w:hAnsi="Cambria Math" w:cstheme="minorHAnsi"/>
                        <w:iCs/>
                      </w:rPr>
                    </m:ctrlPr>
                  </m:fPr>
                  <m:num>
                    <m:d>
                      <m:dPr>
                        <m:ctrlPr>
                          <w:rPr>
                            <w:rFonts w:ascii="Cambria Math" w:eastAsia="Aptos" w:hAnsi="Cambria Math" w:cstheme="minorHAnsi"/>
                            <w:i/>
                            <w:iCs/>
                          </w:rPr>
                        </m:ctrlPr>
                      </m:dPr>
                      <m:e>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e>
                    </m:d>
                  </m:num>
                  <m:den>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m</m:t>
                        </m:r>
                      </m:sup>
                    </m:sSubSup>
                    <m:d>
                      <m:dPr>
                        <m:ctrlPr>
                          <w:rPr>
                            <w:rFonts w:ascii="Cambria Math" w:eastAsia="Aptos" w:hAnsi="Cambria Math" w:cs="Times New Roman"/>
                          </w:rPr>
                        </m:ctrlPr>
                      </m:dPr>
                      <m:e>
                        <m:f>
                          <m:fPr>
                            <m:ctrlPr>
                              <w:rPr>
                                <w:rFonts w:ascii="Cambria Math" w:eastAsia="Aptos" w:hAnsi="Cambria Math" w:cs="Times New Roman"/>
                                <w:i/>
                              </w:rPr>
                            </m:ctrlPr>
                          </m:fPr>
                          <m:num>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1</m:t>
                                </m:r>
                              </m:sub>
                              <m:sup>
                                <m:r>
                                  <w:rPr>
                                    <w:rFonts w:ascii="Cambria Math" w:eastAsia="Aptos" w:hAnsi="Cambria Math" w:cs="Times New Roman"/>
                                  </w:rPr>
                                  <m:t>s</m:t>
                                </m:r>
                              </m:sup>
                            </m:sSubSup>
                          </m:num>
                          <m:den>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1</m:t>
                                </m:r>
                              </m:sub>
                              <m:sup>
                                <m:r>
                                  <w:rPr>
                                    <w:rFonts w:ascii="Cambria Math" w:eastAsia="Aptos" w:hAnsi="Cambria Math" w:cs="Times New Roman"/>
                                  </w:rPr>
                                  <m:t>s</m:t>
                                </m:r>
                              </m:sup>
                            </m:sSubSup>
                          </m:den>
                        </m:f>
                      </m:e>
                    </m:d>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d>
                      <m:dPr>
                        <m:ctrlPr>
                          <w:rPr>
                            <w:rFonts w:ascii="Cambria Math" w:eastAsia="Aptos" w:hAnsi="Cambria Math" w:cs="Times New Roman"/>
                            <w:i/>
                            <w:iCs/>
                          </w:rPr>
                        </m:ctrlPr>
                      </m:dPr>
                      <m:e>
                        <m:d>
                          <m:dPr>
                            <m:ctrlPr>
                              <w:rPr>
                                <w:rFonts w:ascii="Cambria Math" w:eastAsia="Aptos" w:hAnsi="Cambria Math" w:cstheme="minorHAnsi"/>
                              </w:rPr>
                            </m:ctrlPr>
                          </m:dPr>
                          <m:e>
                            <m:f>
                              <m:fPr>
                                <m:ctrlPr>
                                  <w:rPr>
                                    <w:rFonts w:ascii="Cambria Math" w:eastAsia="Aptos" w:hAnsi="Cambria Math" w:cstheme="minorHAnsi"/>
                                    <w: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s</m:t>
                                    </m:r>
                                  </m:sup>
                                </m:sSubSup>
                              </m:num>
                              <m:den>
                                <m:sSub>
                                  <m:sSubPr>
                                    <m:ctrlPr>
                                      <w:rPr>
                                        <w:rFonts w:ascii="Cambria Math" w:eastAsia="Aptos" w:hAnsi="Cambria Math" w:cstheme="minorHAnsi"/>
                                        <w:i/>
                                        <w:iCs/>
                                      </w:rPr>
                                    </m:ctrlPr>
                                  </m:sSubPr>
                                  <m:e>
                                    <m:r>
                                      <w:rPr>
                                        <w:rFonts w:ascii="Cambria Math" w:eastAsia="Aptos" w:hAnsi="Cambria Math" w:cstheme="minorHAnsi"/>
                                      </w:rPr>
                                      <m:t>β</m:t>
                                    </m:r>
                                  </m:e>
                                  <m:sub>
                                    <m:r>
                                      <w:rPr>
                                        <w:rFonts w:ascii="Cambria Math" w:eastAsia="Aptos" w:hAnsi="Cambria Math" w:cstheme="minorHAnsi"/>
                                      </w:rPr>
                                      <m:t>2</m:t>
                                    </m:r>
                                  </m:sub>
                                </m:sSub>
                              </m:den>
                            </m:f>
                          </m:e>
                        </m:d>
                        <m:sSup>
                          <m:sSupPr>
                            <m:ctrlPr>
                              <w:rPr>
                                <w:rFonts w:ascii="Cambria Math" w:eastAsia="Aptos" w:hAnsi="Cambria Math" w:cstheme="minorHAnsi"/>
                                <w:iCs/>
                              </w:rPr>
                            </m:ctrlPr>
                          </m:sSupPr>
                          <m:e>
                            <m:d>
                              <m:dPr>
                                <m:ctrlPr>
                                  <w:rPr>
                                    <w:rFonts w:ascii="Cambria Math" w:eastAsia="Aptos" w:hAnsi="Cambria Math" w:cstheme="minorHAnsi"/>
                                    <w:iCs/>
                                  </w:rPr>
                                </m:ctrlPr>
                              </m:dPr>
                              <m:e>
                                <m:sSub>
                                  <m:sSubPr>
                                    <m:ctrlPr>
                                      <w:rPr>
                                        <w:rFonts w:ascii="Cambria Math" w:eastAsia="Aptos" w:hAnsi="Cambria Math" w:cstheme="minorHAnsi"/>
                                        <w:i/>
                                        <w:iCs/>
                                      </w:rPr>
                                    </m:ctrlPr>
                                  </m:sSubPr>
                                  <m:e>
                                    <m:r>
                                      <w:rPr>
                                        <w:rFonts w:ascii="Cambria Math" w:eastAsia="Aptos" w:hAnsi="Cambria Math" w:cstheme="minorHAnsi"/>
                                      </w:rPr>
                                      <m:t>β</m:t>
                                    </m:r>
                                  </m:e>
                                  <m:sub>
                                    <m:r>
                                      <w:rPr>
                                        <w:rFonts w:ascii="Cambria Math" w:eastAsia="Aptos" w:hAnsi="Cambria Math" w:cstheme="minorHAnsi"/>
                                      </w:rPr>
                                      <m:t>1</m:t>
                                    </m:r>
                                  </m:sub>
                                </m:sSub>
                                <m:sSub>
                                  <m:sSubPr>
                                    <m:ctrlPr>
                                      <w:rPr>
                                        <w:rFonts w:ascii="Cambria Math" w:eastAsiaTheme="minorEastAsia" w:hAnsi="Cambria Math" w:cstheme="minorHAnsi"/>
                                        <w:i/>
                                        <w:iCs/>
                                      </w:rPr>
                                    </m:ctrlPr>
                                  </m:sSubPr>
                                  <m:e>
                                    <m:r>
                                      <w:rPr>
                                        <w:rFonts w:ascii="Cambria Math" w:eastAsiaTheme="minorEastAsia" w:hAnsi="Cambria Math" w:cstheme="minorHAnsi"/>
                                      </w:rPr>
                                      <m:t>H</m:t>
                                    </m:r>
                                  </m:e>
                                  <m:sub>
                                    <m:r>
                                      <w:rPr>
                                        <w:rFonts w:ascii="Cambria Math" w:eastAsiaTheme="minorEastAsia" w:hAnsi="Cambria Math" w:cstheme="minorHAnsi"/>
                                      </w:rPr>
                                      <m:t>1</m:t>
                                    </m:r>
                                  </m:sub>
                                </m:sSub>
                              </m:e>
                            </m:d>
                          </m:e>
                          <m:sup>
                            <m:f>
                              <m:fPr>
                                <m:ctrlPr>
                                  <w:rPr>
                                    <w:rFonts w:ascii="Cambria Math" w:eastAsia="Aptos" w:hAnsi="Cambria Math" w:cstheme="minorHAnsi"/>
                                    <w:iCs/>
                                  </w:rPr>
                                </m:ctrlPr>
                              </m:fPr>
                              <m:num>
                                <m:d>
                                  <m:dPr>
                                    <m:begChr m:val="|"/>
                                    <m:endChr m:val="|"/>
                                    <m:ctrlPr>
                                      <w:rPr>
                                        <w:rFonts w:ascii="Cambria Math" w:eastAsia="Aptos" w:hAnsi="Cambria Math" w:cstheme="minorHAnsi"/>
                                        <w:i/>
                                        <w:iCs/>
                                      </w:rPr>
                                    </m:ctrlPr>
                                  </m:dPr>
                                  <m:e>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2</m:t>
                                        </m:r>
                                      </m:sub>
                                    </m:sSub>
                                  </m:e>
                                </m:d>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e>
                    </m:d>
                    <m:r>
                      <w:rPr>
                        <w:rFonts w:ascii="Cambria Math" w:eastAsia="Aptos" w:hAnsi="Cambria Math" w:cs="Times New Roman"/>
                      </w:rPr>
                      <m:t>-</m:t>
                    </m:r>
                    <m:d>
                      <m:dPr>
                        <m:begChr m:val="|"/>
                        <m:endChr m:val="|"/>
                        <m:ctrlPr>
                          <w:rPr>
                            <w:rFonts w:ascii="Cambria Math" w:eastAsia="Aptos" w:hAnsi="Cambria Math" w:cs="Times New Roman"/>
                            <w:i/>
                          </w:rPr>
                        </m:ctrlPr>
                      </m:dPr>
                      <m:e>
                        <m:f>
                          <m:fPr>
                            <m:ctrlPr>
                              <w:rPr>
                                <w:rFonts w:ascii="Cambria Math" w:eastAsia="Aptos" w:hAnsi="Cambria Math" w:cs="Times New Roman"/>
                                <w:i/>
                              </w:rPr>
                            </m:ctrlPr>
                          </m:fPr>
                          <m:num>
                            <m:r>
                              <w:rPr>
                                <w:rFonts w:ascii="Cambria Math" w:eastAsia="Aptos" w:hAnsi="Cambria Math" w:cs="Times New Roman"/>
                              </w:rPr>
                              <m:t>χ</m:t>
                            </m:r>
                          </m:num>
                          <m:den>
                            <m:sSub>
                              <m:sSubPr>
                                <m:ctrlPr>
                                  <w:rPr>
                                    <w:rFonts w:ascii="Cambria Math" w:eastAsia="Aptos" w:hAnsi="Cambria Math" w:cs="Times New Roman"/>
                                    <w:i/>
                                  </w:rPr>
                                </m:ctrlPr>
                              </m:sSubPr>
                              <m:e>
                                <m:r>
                                  <w:rPr>
                                    <w:rFonts w:ascii="Cambria Math" w:eastAsia="Aptos" w:hAnsi="Cambria Math" w:cs="Times New Roman"/>
                                  </w:rPr>
                                  <m:t>z</m:t>
                                </m:r>
                              </m:e>
                              <m:sub>
                                <m:r>
                                  <w:rPr>
                                    <w:rFonts w:ascii="Cambria Math" w:eastAsia="Aptos" w:hAnsi="Cambria Math" w:cs="Times New Roman"/>
                                  </w:rPr>
                                  <m:t>3</m:t>
                                </m:r>
                              </m:sub>
                            </m:sSub>
                          </m:den>
                        </m:f>
                      </m:e>
                    </m:d>
                  </m:den>
                </m:f>
              </m:oMath>
            </m:oMathPara>
          </w:p>
        </w:tc>
        <w:tc>
          <w:tcPr>
            <w:tcW w:w="1255" w:type="dxa"/>
          </w:tcPr>
          <w:p w14:paraId="789E8E7F" w14:textId="77777777" w:rsidR="00791F3C" w:rsidRPr="00F57F69" w:rsidRDefault="00791F3C" w:rsidP="00827E41">
            <w:pPr>
              <w:jc w:val="center"/>
              <w:rPr>
                <w:rFonts w:cstheme="minorHAnsi"/>
              </w:rPr>
            </w:pPr>
          </w:p>
        </w:tc>
      </w:tr>
      <w:tr w:rsidR="00791F3C" w:rsidRPr="00F57F69" w14:paraId="3C424120" w14:textId="77777777" w:rsidTr="00827E41">
        <w:trPr>
          <w:jc w:val="center"/>
        </w:trPr>
        <w:tc>
          <w:tcPr>
            <w:tcW w:w="8095" w:type="dxa"/>
          </w:tcPr>
          <w:p w14:paraId="6C939D86" w14:textId="334BD64E" w:rsidR="00791F3C" w:rsidRDefault="001A727B" w:rsidP="00827E41">
            <w:pPr>
              <w:jc w:val="center"/>
              <w:rPr>
                <w:rFonts w:ascii="Calibri" w:eastAsia="Calibri" w:hAnsi="Calibri" w:cs="Calibri"/>
                <w:iCs/>
              </w:rPr>
            </w:pPr>
            <m:oMathPara>
              <m:oMath>
                <m:sSub>
                  <m:sSubPr>
                    <m:ctrlPr>
                      <w:rPr>
                        <w:rFonts w:ascii="Cambria Math" w:eastAsia="Aptos" w:hAnsi="Cambria Math" w:cstheme="minorHAnsi"/>
                        <w:i/>
                        <w:iCs/>
                      </w:rPr>
                    </m:ctrlPr>
                  </m:sSubPr>
                  <m:e>
                    <m:r>
                      <w:rPr>
                        <w:rFonts w:ascii="Cambria Math" w:eastAsia="Aptos" w:hAnsi="Cambria Math" w:cstheme="minorHAnsi"/>
                      </w:rPr>
                      <m:t>β</m:t>
                    </m:r>
                  </m:e>
                  <m:sub>
                    <m:r>
                      <w:rPr>
                        <w:rFonts w:ascii="Cambria Math" w:eastAsia="Aptos" w:hAnsi="Cambria Math" w:cstheme="minorHAnsi"/>
                      </w:rPr>
                      <m:t>3</m:t>
                    </m:r>
                  </m:sub>
                </m:sSub>
                <m:sSup>
                  <m:sSupPr>
                    <m:ctrlPr>
                      <w:rPr>
                        <w:rFonts w:ascii="Cambria Math" w:eastAsia="Aptos" w:hAnsi="Cambria Math" w:cstheme="minorHAnsi"/>
                        <w:iCs/>
                      </w:rPr>
                    </m:ctrlPr>
                  </m:sSupPr>
                  <m:e>
                    <m:d>
                      <m:dPr>
                        <m:ctrlPr>
                          <w:rPr>
                            <w:rFonts w:ascii="Cambria Math" w:eastAsia="Aptos" w:hAnsi="Cambria Math" w:cstheme="minorHAnsi"/>
                            <w:iCs/>
                          </w:rPr>
                        </m:ctrlPr>
                      </m:dPr>
                      <m:e>
                        <m:sSub>
                          <m:sSubPr>
                            <m:ctrlPr>
                              <w:rPr>
                                <w:rFonts w:ascii="Cambria Math" w:eastAsiaTheme="minorEastAsia" w:hAnsi="Cambria Math" w:cstheme="minorHAnsi"/>
                                <w:i/>
                                <w:iCs/>
                              </w:rPr>
                            </m:ctrlPr>
                          </m:sSubPr>
                          <m:e>
                            <m:sSub>
                              <m:sSubPr>
                                <m:ctrlPr>
                                  <w:rPr>
                                    <w:rFonts w:ascii="Cambria Math" w:eastAsia="Aptos" w:hAnsi="Cambria Math" w:cstheme="minorHAnsi"/>
                                    <w:i/>
                                    <w:iCs/>
                                  </w:rPr>
                                </m:ctrlPr>
                              </m:sSubPr>
                              <m:e>
                                <m:r>
                                  <w:rPr>
                                    <w:rFonts w:ascii="Cambria Math" w:eastAsia="Aptos" w:hAnsi="Cambria Math" w:cstheme="minorHAnsi"/>
                                  </w:rPr>
                                  <m:t>β</m:t>
                                </m:r>
                              </m:e>
                              <m:sub>
                                <m:r>
                                  <w:rPr>
                                    <w:rFonts w:ascii="Cambria Math" w:eastAsia="Aptos" w:hAnsi="Cambria Math" w:cstheme="minorHAnsi"/>
                                  </w:rPr>
                                  <m:t>1</m:t>
                                </m:r>
                              </m:sub>
                            </m:sSub>
                            <m:r>
                              <w:rPr>
                                <w:rFonts w:ascii="Cambria Math" w:eastAsiaTheme="minorEastAsia" w:hAnsi="Cambria Math" w:cstheme="minorHAnsi"/>
                              </w:rPr>
                              <m:t>H</m:t>
                            </m:r>
                          </m:e>
                          <m:sub>
                            <m:r>
                              <w:rPr>
                                <w:rFonts w:ascii="Cambria Math" w:eastAsiaTheme="minorEastAsia" w:hAnsi="Cambria Math" w:cstheme="minorHAnsi"/>
                              </w:rPr>
                              <m:t>1</m:t>
                            </m:r>
                          </m:sub>
                        </m:sSub>
                      </m:e>
                    </m:d>
                  </m:e>
                  <m:sup>
                    <m:d>
                      <m:dPr>
                        <m:begChr m:val="|"/>
                        <m:endChr m:val="|"/>
                        <m:ctrlPr>
                          <w:rPr>
                            <w:rFonts w:ascii="Cambria Math" w:eastAsia="Aptos" w:hAnsi="Cambria Math" w:cstheme="minorHAnsi"/>
                            <w:iCs/>
                          </w:rPr>
                        </m:ctrlPr>
                      </m:dPr>
                      <m:e>
                        <m:f>
                          <m:fPr>
                            <m:ctrlPr>
                              <w:rPr>
                                <w:rFonts w:ascii="Cambria Math" w:eastAsia="Aptos" w:hAnsi="Cambria Math" w:cstheme="minorHAnsi"/>
                                <w:i/>
                                <w:iCs/>
                              </w:rPr>
                            </m:ctrlPr>
                          </m:fPr>
                          <m:num>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3</m:t>
                                </m:r>
                              </m:sub>
                            </m:sSub>
                          </m:num>
                          <m:den>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1</m:t>
                                </m:r>
                              </m:sub>
                            </m:sSub>
                          </m:den>
                        </m:f>
                      </m:e>
                    </m:d>
                  </m:sup>
                </m:sSup>
                <m:r>
                  <w:rPr>
                    <w:rFonts w:ascii="Cambria Math" w:eastAsia="Calibri" w:hAnsi="Cambria Math" w:cs="Times New Roman"/>
                  </w:rPr>
                  <m:t>=</m:t>
                </m:r>
                <m:f>
                  <m:fPr>
                    <m:ctrlPr>
                      <w:rPr>
                        <w:rFonts w:ascii="Cambria Math" w:eastAsia="Aptos" w:hAnsi="Cambria Math" w:cstheme="minorHAnsi"/>
                        <w:iCs/>
                      </w:rPr>
                    </m:ctrlPr>
                  </m:fPr>
                  <m:num>
                    <m:d>
                      <m:dPr>
                        <m:ctrlPr>
                          <w:rPr>
                            <w:rFonts w:ascii="Cambria Math" w:eastAsia="Aptos" w:hAnsi="Cambria Math" w:cstheme="minorHAnsi"/>
                            <w:i/>
                            <w:iCs/>
                          </w:rPr>
                        </m:ctrlPr>
                      </m:dPr>
                      <m:e>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e>
                    </m:d>
                  </m:num>
                  <m:den>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d>
                      <m:dPr>
                        <m:ctrlPr>
                          <w:rPr>
                            <w:rFonts w:ascii="Cambria Math" w:eastAsia="Aptos" w:hAnsi="Cambria Math" w:cs="Times New Roman"/>
                          </w:rPr>
                        </m:ctrlPr>
                      </m:dPr>
                      <m:e>
                        <m:sSub>
                          <m:sSubPr>
                            <m:ctrlPr>
                              <w:rPr>
                                <w:rFonts w:ascii="Cambria Math" w:eastAsia="Aptos" w:hAnsi="Cambria Math" w:cs="Times New Roman"/>
                                <w:i/>
                              </w:rPr>
                            </m:ctrlPr>
                          </m:sSubPr>
                          <m:e>
                            <m:r>
                              <w:rPr>
                                <w:rFonts w:ascii="Cambria Math" w:eastAsia="Aptos" w:hAnsi="Cambria Math" w:cs="Times New Roman"/>
                              </w:rPr>
                              <m:t>H</m:t>
                            </m:r>
                          </m:e>
                          <m:sub>
                            <m:r>
                              <w:rPr>
                                <w:rFonts w:ascii="Cambria Math" w:eastAsia="Aptos" w:hAnsi="Cambria Math" w:cs="Times New Roman"/>
                              </w:rPr>
                              <m:t>1</m:t>
                            </m:r>
                          </m:sub>
                        </m:sSub>
                      </m:e>
                    </m:d>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d>
                      <m:dPr>
                        <m:ctrlPr>
                          <w:rPr>
                            <w:rFonts w:ascii="Cambria Math" w:eastAsia="Aptos" w:hAnsi="Cambria Math" w:cs="Times New Roman"/>
                            <w:i/>
                            <w:iCs/>
                          </w:rPr>
                        </m:ctrlPr>
                      </m:dPr>
                      <m:e>
                        <m:d>
                          <m:dPr>
                            <m:ctrlPr>
                              <w:rPr>
                                <w:rFonts w:ascii="Cambria Math" w:eastAsia="Aptos" w:hAnsi="Cambria Math" w:cstheme="minorHAnsi"/>
                              </w:rPr>
                            </m:ctrlPr>
                          </m:dPr>
                          <m:e>
                            <m:f>
                              <m:fPr>
                                <m:ctrlPr>
                                  <w:rPr>
                                    <w:rFonts w:ascii="Cambria Math" w:eastAsia="Aptos" w:hAnsi="Cambria Math" w:cstheme="minorHAnsi"/>
                                    <w: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s</m:t>
                                    </m:r>
                                  </m:sup>
                                </m:sSubSup>
                              </m:num>
                              <m:den>
                                <m:sSub>
                                  <m:sSubPr>
                                    <m:ctrlPr>
                                      <w:rPr>
                                        <w:rFonts w:ascii="Cambria Math" w:eastAsia="Aptos" w:hAnsi="Cambria Math" w:cstheme="minorHAnsi"/>
                                        <w:i/>
                                        <w:iCs/>
                                      </w:rPr>
                                    </m:ctrlPr>
                                  </m:sSubPr>
                                  <m:e>
                                    <m:r>
                                      <w:rPr>
                                        <w:rFonts w:ascii="Cambria Math" w:eastAsia="Aptos" w:hAnsi="Cambria Math" w:cstheme="minorHAnsi"/>
                                      </w:rPr>
                                      <m:t>β</m:t>
                                    </m:r>
                                  </m:e>
                                  <m:sub>
                                    <m:r>
                                      <w:rPr>
                                        <w:rFonts w:ascii="Cambria Math" w:eastAsia="Aptos" w:hAnsi="Cambria Math" w:cstheme="minorHAnsi"/>
                                      </w:rPr>
                                      <m:t>2</m:t>
                                    </m:r>
                                  </m:sub>
                                </m:sSub>
                              </m:den>
                            </m:f>
                          </m:e>
                        </m:d>
                        <m:sSup>
                          <m:sSupPr>
                            <m:ctrlPr>
                              <w:rPr>
                                <w:rFonts w:ascii="Cambria Math" w:eastAsia="Aptos" w:hAnsi="Cambria Math" w:cstheme="minorHAnsi"/>
                                <w:iCs/>
                              </w:rPr>
                            </m:ctrlPr>
                          </m:sSupPr>
                          <m:e>
                            <m:d>
                              <m:dPr>
                                <m:ctrlPr>
                                  <w:rPr>
                                    <w:rFonts w:ascii="Cambria Math" w:eastAsia="Aptos" w:hAnsi="Cambria Math" w:cstheme="minorHAnsi"/>
                                    <w:iCs/>
                                  </w:rPr>
                                </m:ctrlPr>
                              </m:dPr>
                              <m:e>
                                <m:sSub>
                                  <m:sSubPr>
                                    <m:ctrlPr>
                                      <w:rPr>
                                        <w:rFonts w:ascii="Cambria Math" w:eastAsiaTheme="minorEastAsia" w:hAnsi="Cambria Math" w:cstheme="minorHAnsi"/>
                                        <w:i/>
                                        <w:iCs/>
                                      </w:rPr>
                                    </m:ctrlPr>
                                  </m:sSubPr>
                                  <m:e>
                                    <m:sSub>
                                      <m:sSubPr>
                                        <m:ctrlPr>
                                          <w:rPr>
                                            <w:rFonts w:ascii="Cambria Math" w:eastAsiaTheme="minorEastAsia" w:hAnsi="Cambria Math" w:cstheme="minorHAnsi"/>
                                            <w:i/>
                                          </w:rPr>
                                        </m:ctrlPr>
                                      </m:sSubPr>
                                      <m:e>
                                        <m:r>
                                          <w:rPr>
                                            <w:rFonts w:ascii="Cambria Math" w:eastAsiaTheme="minorEastAsia" w:hAnsi="Cambria Math" w:cstheme="minorHAnsi"/>
                                          </w:rPr>
                                          <m:t>β</m:t>
                                        </m:r>
                                      </m:e>
                                      <m:sub>
                                        <m:r>
                                          <w:rPr>
                                            <w:rFonts w:ascii="Cambria Math" w:eastAsiaTheme="minorEastAsia" w:hAnsi="Cambria Math" w:cstheme="minorHAnsi"/>
                                          </w:rPr>
                                          <m:t>1</m:t>
                                        </m:r>
                                      </m:sub>
                                    </m:sSub>
                                    <m:r>
                                      <w:rPr>
                                        <w:rFonts w:ascii="Cambria Math" w:eastAsiaTheme="minorEastAsia" w:hAnsi="Cambria Math" w:cstheme="minorHAnsi"/>
                                      </w:rPr>
                                      <m:t>H</m:t>
                                    </m:r>
                                  </m:e>
                                  <m:sub>
                                    <m:r>
                                      <w:rPr>
                                        <w:rFonts w:ascii="Cambria Math" w:eastAsiaTheme="minorEastAsia" w:hAnsi="Cambria Math" w:cstheme="minorHAnsi"/>
                                      </w:rPr>
                                      <m:t>1</m:t>
                                    </m:r>
                                  </m:sub>
                                </m:sSub>
                              </m:e>
                            </m:d>
                          </m:e>
                          <m:sup>
                            <m:f>
                              <m:fPr>
                                <m:ctrlPr>
                                  <w:rPr>
                                    <w:rFonts w:ascii="Cambria Math" w:eastAsia="Aptos" w:hAnsi="Cambria Math" w:cstheme="minorHAnsi"/>
                                    <w:iCs/>
                                  </w:rPr>
                                </m:ctrlPr>
                              </m:fPr>
                              <m:num>
                                <m:d>
                                  <m:dPr>
                                    <m:begChr m:val="|"/>
                                    <m:endChr m:val="|"/>
                                    <m:ctrlPr>
                                      <w:rPr>
                                        <w:rFonts w:ascii="Cambria Math" w:eastAsia="Aptos" w:hAnsi="Cambria Math" w:cstheme="minorHAnsi"/>
                                        <w:i/>
                                        <w:iCs/>
                                      </w:rPr>
                                    </m:ctrlPr>
                                  </m:dPr>
                                  <m:e>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2</m:t>
                                        </m:r>
                                      </m:sub>
                                    </m:sSub>
                                  </m:e>
                                </m:d>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e>
                    </m:d>
                    <m:r>
                      <w:rPr>
                        <w:rFonts w:ascii="Cambria Math" w:eastAsia="Aptos" w:hAnsi="Cambria Math" w:cs="Times New Roman"/>
                      </w:rPr>
                      <m:t>-</m:t>
                    </m:r>
                    <m:d>
                      <m:dPr>
                        <m:begChr m:val="|"/>
                        <m:endChr m:val="|"/>
                        <m:ctrlPr>
                          <w:rPr>
                            <w:rFonts w:ascii="Cambria Math" w:eastAsia="Aptos" w:hAnsi="Cambria Math" w:cs="Times New Roman"/>
                            <w:i/>
                          </w:rPr>
                        </m:ctrlPr>
                      </m:dPr>
                      <m:e>
                        <m:f>
                          <m:fPr>
                            <m:ctrlPr>
                              <w:rPr>
                                <w:rFonts w:ascii="Cambria Math" w:eastAsia="Aptos" w:hAnsi="Cambria Math" w:cs="Times New Roman"/>
                                <w:i/>
                              </w:rPr>
                            </m:ctrlPr>
                          </m:fPr>
                          <m:num>
                            <m:r>
                              <w:rPr>
                                <w:rFonts w:ascii="Cambria Math" w:eastAsia="Aptos" w:hAnsi="Cambria Math" w:cs="Times New Roman"/>
                              </w:rPr>
                              <m:t>χ</m:t>
                            </m:r>
                          </m:num>
                          <m:den>
                            <m:sSub>
                              <m:sSubPr>
                                <m:ctrlPr>
                                  <w:rPr>
                                    <w:rFonts w:ascii="Cambria Math" w:eastAsia="Aptos" w:hAnsi="Cambria Math" w:cs="Times New Roman"/>
                                    <w:i/>
                                  </w:rPr>
                                </m:ctrlPr>
                              </m:sSubPr>
                              <m:e>
                                <m:r>
                                  <w:rPr>
                                    <w:rFonts w:ascii="Cambria Math" w:eastAsia="Aptos" w:hAnsi="Cambria Math" w:cs="Times New Roman"/>
                                  </w:rPr>
                                  <m:t>z</m:t>
                                </m:r>
                              </m:e>
                              <m:sub>
                                <m:r>
                                  <w:rPr>
                                    <w:rFonts w:ascii="Cambria Math" w:eastAsia="Aptos" w:hAnsi="Cambria Math" w:cs="Times New Roman"/>
                                  </w:rPr>
                                  <m:t>3</m:t>
                                </m:r>
                              </m:sub>
                            </m:sSub>
                          </m:den>
                        </m:f>
                      </m:e>
                    </m:d>
                  </m:den>
                </m:f>
              </m:oMath>
            </m:oMathPara>
          </w:p>
        </w:tc>
        <w:tc>
          <w:tcPr>
            <w:tcW w:w="1255" w:type="dxa"/>
          </w:tcPr>
          <w:p w14:paraId="760F1915" w14:textId="77777777" w:rsidR="00791F3C" w:rsidRPr="00F57F69" w:rsidRDefault="00791F3C" w:rsidP="00827E41">
            <w:pPr>
              <w:jc w:val="center"/>
              <w:rPr>
                <w:rFonts w:cstheme="minorHAnsi"/>
              </w:rPr>
            </w:pPr>
          </w:p>
        </w:tc>
      </w:tr>
      <w:tr w:rsidR="00791F3C" w:rsidRPr="00F57F69" w14:paraId="3E4E84AF" w14:textId="77777777" w:rsidTr="00827E41">
        <w:trPr>
          <w:jc w:val="center"/>
        </w:trPr>
        <w:tc>
          <w:tcPr>
            <w:tcW w:w="8095" w:type="dxa"/>
          </w:tcPr>
          <w:p w14:paraId="54C94443" w14:textId="44D160D5" w:rsidR="00791F3C" w:rsidRDefault="001A727B" w:rsidP="00827E41">
            <w:pPr>
              <w:jc w:val="center"/>
              <w:rPr>
                <w:rFonts w:ascii="Calibri" w:eastAsia="Calibri" w:hAnsi="Calibri" w:cs="Times New Roman"/>
                <w:iCs/>
              </w:rPr>
            </w:pPr>
            <m:oMathPara>
              <m:oMath>
                <m:sSub>
                  <m:sSubPr>
                    <m:ctrlPr>
                      <w:rPr>
                        <w:rFonts w:ascii="Cambria Math" w:eastAsia="Aptos" w:hAnsi="Cambria Math" w:cstheme="minorHAnsi"/>
                        <w:i/>
                        <w:iCs/>
                      </w:rPr>
                    </m:ctrlPr>
                  </m:sSubPr>
                  <m:e>
                    <m:r>
                      <w:rPr>
                        <w:rFonts w:ascii="Cambria Math" w:eastAsia="Aptos" w:hAnsi="Cambria Math" w:cstheme="minorHAnsi"/>
                      </w:rPr>
                      <m:t>β</m:t>
                    </m:r>
                  </m:e>
                  <m:sub>
                    <m:r>
                      <w:rPr>
                        <w:rFonts w:ascii="Cambria Math" w:eastAsia="Aptos" w:hAnsi="Cambria Math" w:cstheme="minorHAnsi"/>
                      </w:rPr>
                      <m:t>3</m:t>
                    </m:r>
                  </m:sub>
                </m:sSub>
                <m:sSup>
                  <m:sSupPr>
                    <m:ctrlPr>
                      <w:rPr>
                        <w:rFonts w:ascii="Cambria Math" w:eastAsia="Aptos" w:hAnsi="Cambria Math" w:cstheme="minorHAnsi"/>
                        <w:iCs/>
                      </w:rPr>
                    </m:ctrlPr>
                  </m:sSupPr>
                  <m:e>
                    <m:d>
                      <m:dPr>
                        <m:ctrlPr>
                          <w:rPr>
                            <w:rFonts w:ascii="Cambria Math" w:eastAsia="Aptos" w:hAnsi="Cambria Math" w:cstheme="minorHAnsi"/>
                            <w:iCs/>
                          </w:rPr>
                        </m:ctrlPr>
                      </m:dPr>
                      <m:e>
                        <m:sSub>
                          <m:sSubPr>
                            <m:ctrlPr>
                              <w:rPr>
                                <w:rFonts w:ascii="Cambria Math" w:eastAsiaTheme="minorEastAsia" w:hAnsi="Cambria Math" w:cstheme="minorHAnsi"/>
                                <w:i/>
                                <w:iCs/>
                              </w:rPr>
                            </m:ctrlPr>
                          </m:sSubPr>
                          <m:e>
                            <m:sSub>
                              <m:sSubPr>
                                <m:ctrlPr>
                                  <w:rPr>
                                    <w:rFonts w:ascii="Cambria Math" w:eastAsia="Aptos" w:hAnsi="Cambria Math" w:cstheme="minorHAnsi"/>
                                    <w:i/>
                                    <w:iCs/>
                                  </w:rPr>
                                </m:ctrlPr>
                              </m:sSubPr>
                              <m:e>
                                <m:r>
                                  <w:rPr>
                                    <w:rFonts w:ascii="Cambria Math" w:eastAsia="Aptos" w:hAnsi="Cambria Math" w:cstheme="minorHAnsi"/>
                                  </w:rPr>
                                  <m:t>β</m:t>
                                </m:r>
                              </m:e>
                              <m:sub>
                                <m:r>
                                  <w:rPr>
                                    <w:rFonts w:ascii="Cambria Math" w:eastAsia="Aptos" w:hAnsi="Cambria Math" w:cstheme="minorHAnsi"/>
                                  </w:rPr>
                                  <m:t>1</m:t>
                                </m:r>
                              </m:sub>
                            </m:sSub>
                            <m:r>
                              <w:rPr>
                                <w:rFonts w:ascii="Cambria Math" w:eastAsiaTheme="minorEastAsia" w:hAnsi="Cambria Math" w:cstheme="minorHAnsi"/>
                              </w:rPr>
                              <m:t>H</m:t>
                            </m:r>
                          </m:e>
                          <m:sub>
                            <m:r>
                              <w:rPr>
                                <w:rFonts w:ascii="Cambria Math" w:eastAsiaTheme="minorEastAsia" w:hAnsi="Cambria Math" w:cstheme="minorHAnsi"/>
                              </w:rPr>
                              <m:t>1</m:t>
                            </m:r>
                          </m:sub>
                        </m:sSub>
                      </m:e>
                    </m:d>
                  </m:e>
                  <m:sup>
                    <m:d>
                      <m:dPr>
                        <m:begChr m:val="|"/>
                        <m:endChr m:val="|"/>
                        <m:ctrlPr>
                          <w:rPr>
                            <w:rFonts w:ascii="Cambria Math" w:eastAsia="Aptos" w:hAnsi="Cambria Math" w:cstheme="minorHAnsi"/>
                            <w:iCs/>
                          </w:rPr>
                        </m:ctrlPr>
                      </m:dPr>
                      <m:e>
                        <m:f>
                          <m:fPr>
                            <m:ctrlPr>
                              <w:rPr>
                                <w:rFonts w:ascii="Cambria Math" w:eastAsia="Aptos" w:hAnsi="Cambria Math" w:cstheme="minorHAnsi"/>
                                <w:i/>
                                <w:iCs/>
                              </w:rPr>
                            </m:ctrlPr>
                          </m:fPr>
                          <m:num>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3</m:t>
                                </m:r>
                              </m:sub>
                            </m:sSub>
                          </m:num>
                          <m:den>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1</m:t>
                                </m:r>
                              </m:sub>
                            </m:sSub>
                          </m:den>
                        </m:f>
                      </m:e>
                    </m:d>
                  </m:sup>
                </m:sSup>
                <m:d>
                  <m:dPr>
                    <m:ctrlPr>
                      <w:rPr>
                        <w:rFonts w:ascii="Cambria Math" w:eastAsia="Calibri" w:hAnsi="Cambria Math" w:cs="Times New Roman"/>
                        <w:i/>
                      </w:rPr>
                    </m:ctrlPr>
                  </m:dPr>
                  <m:e>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f>
                      <m:fPr>
                        <m:ctrlPr>
                          <w:rPr>
                            <w:rFonts w:ascii="Cambria Math" w:eastAsia="Aptos" w:hAnsi="Cambria Math" w:cs="Times New Roman"/>
                            <w:i/>
                            <w:iCs/>
                          </w:rPr>
                        </m:ctrlPr>
                      </m:fPr>
                      <m:num>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num>
                      <m:den>
                        <m:sSub>
                          <m:sSubPr>
                            <m:ctrlPr>
                              <w:rPr>
                                <w:rFonts w:ascii="Cambria Math" w:eastAsia="Aptos" w:hAnsi="Cambria Math" w:cs="Times New Roman"/>
                                <w:i/>
                                <w:iCs/>
                              </w:rPr>
                            </m:ctrlPr>
                          </m:sSubPr>
                          <m:e>
                            <m:r>
                              <w:rPr>
                                <w:rFonts w:ascii="Cambria Math" w:eastAsia="Aptos" w:hAnsi="Cambria Math" w:cs="Times New Roman"/>
                              </w:rPr>
                              <m:t>β</m:t>
                            </m:r>
                          </m:e>
                          <m:sub>
                            <m:r>
                              <w:rPr>
                                <w:rFonts w:ascii="Cambria Math" w:eastAsia="Aptos" w:hAnsi="Cambria Math" w:cs="Times New Roman"/>
                              </w:rPr>
                              <m:t>1</m:t>
                            </m:r>
                          </m:sub>
                        </m:sSub>
                      </m:den>
                    </m:f>
                    <m:r>
                      <w:rPr>
                        <w:rFonts w:ascii="Cambria Math" w:eastAsia="Aptos" w:hAnsi="Cambria Math" w:cs="Times New Roman"/>
                      </w:rPr>
                      <m:t xml:space="preserve"> </m:t>
                    </m:r>
                    <m:d>
                      <m:dPr>
                        <m:ctrlPr>
                          <w:rPr>
                            <w:rFonts w:ascii="Cambria Math" w:eastAsia="Aptos" w:hAnsi="Cambria Math" w:cs="Times New Roman"/>
                          </w:rPr>
                        </m:ctrlPr>
                      </m:dPr>
                      <m:e>
                        <m:sSub>
                          <m:sSubPr>
                            <m:ctrlPr>
                              <w:rPr>
                                <w:rFonts w:ascii="Cambria Math" w:eastAsia="Aptos" w:hAnsi="Cambria Math" w:cs="Times New Roman"/>
                                <w:i/>
                              </w:rPr>
                            </m:ctrlPr>
                          </m:sSubPr>
                          <m:e>
                            <m:sSub>
                              <m:sSubPr>
                                <m:ctrlPr>
                                  <w:rPr>
                                    <w:rFonts w:ascii="Cambria Math" w:eastAsia="Aptos" w:hAnsi="Cambria Math" w:cs="Times New Roman"/>
                                    <w:i/>
                                  </w:rPr>
                                </m:ctrlPr>
                              </m:sSubPr>
                              <m:e>
                                <m:r>
                                  <w:rPr>
                                    <w:rFonts w:ascii="Cambria Math" w:eastAsia="Aptos" w:hAnsi="Cambria Math" w:cs="Times New Roman"/>
                                  </w:rPr>
                                  <m:t>β</m:t>
                                </m:r>
                              </m:e>
                              <m:sub>
                                <m:r>
                                  <w:rPr>
                                    <w:rFonts w:ascii="Cambria Math" w:eastAsia="Aptos" w:hAnsi="Cambria Math" w:cs="Times New Roman"/>
                                  </w:rPr>
                                  <m:t>1</m:t>
                                </m:r>
                              </m:sub>
                            </m:sSub>
                            <m:r>
                              <w:rPr>
                                <w:rFonts w:ascii="Cambria Math" w:eastAsia="Aptos" w:hAnsi="Cambria Math" w:cs="Times New Roman"/>
                              </w:rPr>
                              <m:t>H</m:t>
                            </m:r>
                          </m:e>
                          <m:sub>
                            <m:r>
                              <w:rPr>
                                <w:rFonts w:ascii="Cambria Math" w:eastAsia="Aptos" w:hAnsi="Cambria Math" w:cs="Times New Roman"/>
                              </w:rPr>
                              <m:t>1</m:t>
                            </m:r>
                          </m:sub>
                        </m:sSub>
                      </m:e>
                    </m:d>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d>
                      <m:dPr>
                        <m:ctrlPr>
                          <w:rPr>
                            <w:rFonts w:ascii="Cambria Math" w:eastAsia="Aptos" w:hAnsi="Cambria Math" w:cs="Times New Roman"/>
                            <w:i/>
                            <w:iCs/>
                          </w:rPr>
                        </m:ctrlPr>
                      </m:dPr>
                      <m:e>
                        <m:d>
                          <m:dPr>
                            <m:ctrlPr>
                              <w:rPr>
                                <w:rFonts w:ascii="Cambria Math" w:eastAsia="Aptos" w:hAnsi="Cambria Math" w:cstheme="minorHAnsi"/>
                              </w:rPr>
                            </m:ctrlPr>
                          </m:dPr>
                          <m:e>
                            <m:f>
                              <m:fPr>
                                <m:ctrlPr>
                                  <w:rPr>
                                    <w:rFonts w:ascii="Cambria Math" w:eastAsia="Aptos" w:hAnsi="Cambria Math" w:cstheme="minorHAnsi"/>
                                    <w: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s</m:t>
                                    </m:r>
                                  </m:sup>
                                </m:sSubSup>
                              </m:num>
                              <m:den>
                                <m:sSub>
                                  <m:sSubPr>
                                    <m:ctrlPr>
                                      <w:rPr>
                                        <w:rFonts w:ascii="Cambria Math" w:eastAsia="Aptos" w:hAnsi="Cambria Math" w:cstheme="minorHAnsi"/>
                                        <w:i/>
                                        <w:iCs/>
                                      </w:rPr>
                                    </m:ctrlPr>
                                  </m:sSubPr>
                                  <m:e>
                                    <m:r>
                                      <w:rPr>
                                        <w:rFonts w:ascii="Cambria Math" w:eastAsia="Aptos" w:hAnsi="Cambria Math" w:cstheme="minorHAnsi"/>
                                      </w:rPr>
                                      <m:t>β</m:t>
                                    </m:r>
                                  </m:e>
                                  <m:sub>
                                    <m:r>
                                      <w:rPr>
                                        <w:rFonts w:ascii="Cambria Math" w:eastAsia="Aptos" w:hAnsi="Cambria Math" w:cstheme="minorHAnsi"/>
                                      </w:rPr>
                                      <m:t>2</m:t>
                                    </m:r>
                                  </m:sub>
                                </m:sSub>
                              </m:den>
                            </m:f>
                          </m:e>
                        </m:d>
                        <m:sSup>
                          <m:sSupPr>
                            <m:ctrlPr>
                              <w:rPr>
                                <w:rFonts w:ascii="Cambria Math" w:eastAsia="Aptos" w:hAnsi="Cambria Math" w:cstheme="minorHAnsi"/>
                                <w:iCs/>
                              </w:rPr>
                            </m:ctrlPr>
                          </m:sSupPr>
                          <m:e>
                            <m:d>
                              <m:dPr>
                                <m:ctrlPr>
                                  <w:rPr>
                                    <w:rFonts w:ascii="Cambria Math" w:eastAsia="Aptos" w:hAnsi="Cambria Math" w:cstheme="minorHAnsi"/>
                                    <w:iCs/>
                                  </w:rPr>
                                </m:ctrlPr>
                              </m:dPr>
                              <m:e>
                                <m:sSub>
                                  <m:sSubPr>
                                    <m:ctrlPr>
                                      <w:rPr>
                                        <w:rFonts w:ascii="Cambria Math" w:eastAsiaTheme="minorEastAsia" w:hAnsi="Cambria Math" w:cstheme="minorHAnsi"/>
                                        <w:i/>
                                        <w:iCs/>
                                      </w:rPr>
                                    </m:ctrlPr>
                                  </m:sSubPr>
                                  <m:e>
                                    <m:sSub>
                                      <m:sSubPr>
                                        <m:ctrlPr>
                                          <w:rPr>
                                            <w:rFonts w:ascii="Cambria Math" w:eastAsiaTheme="minorEastAsia" w:hAnsi="Cambria Math" w:cstheme="minorHAnsi"/>
                                            <w:i/>
                                          </w:rPr>
                                        </m:ctrlPr>
                                      </m:sSubPr>
                                      <m:e>
                                        <m:r>
                                          <w:rPr>
                                            <w:rFonts w:ascii="Cambria Math" w:eastAsiaTheme="minorEastAsia" w:hAnsi="Cambria Math" w:cstheme="minorHAnsi"/>
                                          </w:rPr>
                                          <m:t>β</m:t>
                                        </m:r>
                                      </m:e>
                                      <m:sub>
                                        <m:r>
                                          <w:rPr>
                                            <w:rFonts w:ascii="Cambria Math" w:eastAsiaTheme="minorEastAsia" w:hAnsi="Cambria Math" w:cstheme="minorHAnsi"/>
                                          </w:rPr>
                                          <m:t>1</m:t>
                                        </m:r>
                                      </m:sub>
                                    </m:sSub>
                                    <m:r>
                                      <w:rPr>
                                        <w:rFonts w:ascii="Cambria Math" w:eastAsiaTheme="minorEastAsia" w:hAnsi="Cambria Math" w:cstheme="minorHAnsi"/>
                                      </w:rPr>
                                      <m:t>H</m:t>
                                    </m:r>
                                  </m:e>
                                  <m:sub>
                                    <m:r>
                                      <w:rPr>
                                        <w:rFonts w:ascii="Cambria Math" w:eastAsiaTheme="minorEastAsia" w:hAnsi="Cambria Math" w:cstheme="minorHAnsi"/>
                                      </w:rPr>
                                      <m:t>1</m:t>
                                    </m:r>
                                  </m:sub>
                                </m:sSub>
                              </m:e>
                            </m:d>
                          </m:e>
                          <m:sup>
                            <m:f>
                              <m:fPr>
                                <m:ctrlPr>
                                  <w:rPr>
                                    <w:rFonts w:ascii="Cambria Math" w:eastAsia="Aptos" w:hAnsi="Cambria Math" w:cstheme="minorHAnsi"/>
                                    <w:iCs/>
                                  </w:rPr>
                                </m:ctrlPr>
                              </m:fPr>
                              <m:num>
                                <m:d>
                                  <m:dPr>
                                    <m:begChr m:val="|"/>
                                    <m:endChr m:val="|"/>
                                    <m:ctrlPr>
                                      <w:rPr>
                                        <w:rFonts w:ascii="Cambria Math" w:eastAsia="Aptos" w:hAnsi="Cambria Math" w:cstheme="minorHAnsi"/>
                                        <w:i/>
                                        <w:iCs/>
                                      </w:rPr>
                                    </m:ctrlPr>
                                  </m:dPr>
                                  <m:e>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2</m:t>
                                        </m:r>
                                      </m:sub>
                                    </m:sSub>
                                  </m:e>
                                </m:d>
                              </m:num>
                              <m:den>
                                <m:d>
                                  <m:dPr>
                                    <m:begChr m:val="|"/>
                                    <m:endChr m:val="|"/>
                                    <m:ctrlPr>
                                      <w:rPr>
                                        <w:rFonts w:ascii="Cambria Math" w:eastAsia="Aptos" w:hAnsi="Cambria Math" w:cstheme="minorHAnsi"/>
                                        <w:iCs/>
                                        <w:kern w:val="0"/>
                                        <w14:ligatures w14:val="none"/>
                                      </w:rPr>
                                    </m:ctrlPr>
                                  </m:dPr>
                                  <m:e>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e>
                                </m:d>
                              </m:den>
                            </m:f>
                          </m:sup>
                        </m:sSup>
                      </m:e>
                    </m:d>
                    <m:r>
                      <w:rPr>
                        <w:rFonts w:ascii="Cambria Math" w:eastAsia="Aptos" w:hAnsi="Cambria Math" w:cs="Times New Roman"/>
                      </w:rPr>
                      <m:t>-</m:t>
                    </m:r>
                    <m:d>
                      <m:dPr>
                        <m:begChr m:val="|"/>
                        <m:endChr m:val="|"/>
                        <m:ctrlPr>
                          <w:rPr>
                            <w:rFonts w:ascii="Cambria Math" w:eastAsia="Aptos" w:hAnsi="Cambria Math" w:cs="Times New Roman"/>
                            <w:i/>
                          </w:rPr>
                        </m:ctrlPr>
                      </m:dPr>
                      <m:e>
                        <m:f>
                          <m:fPr>
                            <m:ctrlPr>
                              <w:rPr>
                                <w:rFonts w:ascii="Cambria Math" w:eastAsia="Aptos" w:hAnsi="Cambria Math" w:cs="Times New Roman"/>
                                <w:i/>
                              </w:rPr>
                            </m:ctrlPr>
                          </m:fPr>
                          <m:num>
                            <m:r>
                              <w:rPr>
                                <w:rFonts w:ascii="Cambria Math" w:eastAsia="Aptos" w:hAnsi="Cambria Math" w:cs="Times New Roman"/>
                              </w:rPr>
                              <m:t>χ</m:t>
                            </m:r>
                          </m:num>
                          <m:den>
                            <m:sSub>
                              <m:sSubPr>
                                <m:ctrlPr>
                                  <w:rPr>
                                    <w:rFonts w:ascii="Cambria Math" w:eastAsia="Aptos" w:hAnsi="Cambria Math" w:cs="Times New Roman"/>
                                    <w:i/>
                                  </w:rPr>
                                </m:ctrlPr>
                              </m:sSubPr>
                              <m:e>
                                <m:r>
                                  <w:rPr>
                                    <w:rFonts w:ascii="Cambria Math" w:eastAsia="Aptos" w:hAnsi="Cambria Math" w:cs="Times New Roman"/>
                                  </w:rPr>
                                  <m:t>z</m:t>
                                </m:r>
                              </m:e>
                              <m:sub>
                                <m:r>
                                  <w:rPr>
                                    <w:rFonts w:ascii="Cambria Math" w:eastAsia="Aptos" w:hAnsi="Cambria Math" w:cs="Times New Roman"/>
                                  </w:rPr>
                                  <m:t>3</m:t>
                                </m:r>
                              </m:sub>
                            </m:sSub>
                          </m:den>
                        </m:f>
                      </m:e>
                    </m:d>
                  </m:e>
                </m:d>
                <m:r>
                  <w:rPr>
                    <w:rFonts w:ascii="Cambria Math" w:eastAsia="Calibri"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r>
                  <w:rPr>
                    <w:rFonts w:ascii="Cambria Math" w:eastAsia="Calibri" w:hAnsi="Cambria Math" w:cs="Times New Roman"/>
                  </w:rPr>
                  <m:t>=0</m:t>
                </m:r>
              </m:oMath>
            </m:oMathPara>
          </w:p>
        </w:tc>
        <w:tc>
          <w:tcPr>
            <w:tcW w:w="1255" w:type="dxa"/>
          </w:tcPr>
          <w:p w14:paraId="484C9DCC" w14:textId="77777777" w:rsidR="00791F3C" w:rsidRPr="00F57F69" w:rsidRDefault="00791F3C" w:rsidP="00827E41">
            <w:pPr>
              <w:jc w:val="center"/>
              <w:rPr>
                <w:rFonts w:cstheme="minorHAnsi"/>
              </w:rPr>
            </w:pPr>
          </w:p>
        </w:tc>
      </w:tr>
      <w:tr w:rsidR="00791F3C" w:rsidRPr="00F57F69" w14:paraId="55F626ED" w14:textId="77777777" w:rsidTr="00827E41">
        <w:trPr>
          <w:jc w:val="center"/>
        </w:trPr>
        <w:tc>
          <w:tcPr>
            <w:tcW w:w="8095" w:type="dxa"/>
          </w:tcPr>
          <w:p w14:paraId="654504CA" w14:textId="112062C3" w:rsidR="00791F3C" w:rsidRDefault="00850D42" w:rsidP="00827E41">
            <w:pPr>
              <w:jc w:val="center"/>
              <w:rPr>
                <w:rFonts w:ascii="Calibri" w:eastAsia="Calibri" w:hAnsi="Calibri" w:cs="Times New Roman"/>
                <w:iCs/>
              </w:rPr>
            </w:pPr>
            <m:oMathPara>
              <m:oMath>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f>
                  <m:fPr>
                    <m:ctrlPr>
                      <w:rPr>
                        <w:rFonts w:ascii="Cambria Math" w:eastAsia="Aptos" w:hAnsi="Cambria Math" w:cs="Times New Roman"/>
                        <w:i/>
                        <w:iCs/>
                      </w:rPr>
                    </m:ctrlPr>
                  </m:fPr>
                  <m:num>
                    <m:sSub>
                      <m:sSubPr>
                        <m:ctrlPr>
                          <w:ins w:id="320" w:author="Jonathan Ouimet" w:date="2026-06-21T21:50:00Z" w16du:dateUtc="2026-06-22T04:50:00Z">
                            <w:rPr>
                              <w:rFonts w:ascii="Cambria Math" w:eastAsia="Aptos" w:hAnsi="Cambria Math" w:cstheme="minorHAnsi"/>
                              <w:i/>
                              <w:iCs/>
                            </w:rPr>
                          </w:ins>
                        </m:ctrlPr>
                      </m:sSubPr>
                      <m:e>
                        <m:r>
                          <w:ins w:id="321" w:author="Jonathan Ouimet" w:date="2026-06-21T21:50:00Z" w16du:dateUtc="2026-06-22T04:50:00Z">
                            <w:rPr>
                              <w:rFonts w:ascii="Cambria Math" w:eastAsia="Aptos" w:hAnsi="Cambria Math" w:cstheme="minorHAnsi"/>
                            </w:rPr>
                            <m:t>β</m:t>
                          </w:ins>
                        </m:r>
                      </m:e>
                      <m:sub>
                        <m:r>
                          <w:ins w:id="322" w:author="Jonathan Ouimet" w:date="2026-06-21T21:50:00Z" w16du:dateUtc="2026-06-22T04:50:00Z">
                            <w:rPr>
                              <w:rFonts w:ascii="Cambria Math" w:eastAsia="Aptos" w:hAnsi="Cambria Math" w:cstheme="minorHAnsi"/>
                            </w:rPr>
                            <m:t>3</m:t>
                          </w:ins>
                        </m:r>
                      </m:sub>
                    </m:sSub>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num>
                  <m:den>
                    <m:sSub>
                      <m:sSubPr>
                        <m:ctrlPr>
                          <w:rPr>
                            <w:rFonts w:ascii="Cambria Math" w:eastAsia="Aptos" w:hAnsi="Cambria Math" w:cs="Times New Roman"/>
                            <w:i/>
                            <w:iCs/>
                          </w:rPr>
                        </m:ctrlPr>
                      </m:sSubPr>
                      <m:e>
                        <m:r>
                          <w:rPr>
                            <w:rFonts w:ascii="Cambria Math" w:eastAsia="Aptos" w:hAnsi="Cambria Math" w:cs="Times New Roman"/>
                          </w:rPr>
                          <m:t>β</m:t>
                        </m:r>
                      </m:e>
                      <m:sub>
                        <m:r>
                          <w:rPr>
                            <w:rFonts w:ascii="Cambria Math" w:eastAsia="Aptos" w:hAnsi="Cambria Math" w:cs="Times New Roman"/>
                          </w:rPr>
                          <m:t>1</m:t>
                        </m:r>
                      </m:sub>
                    </m:sSub>
                  </m:den>
                </m:f>
                <m:sSup>
                  <m:sSupPr>
                    <m:ctrlPr>
                      <w:rPr>
                        <w:rFonts w:ascii="Cambria Math" w:eastAsia="Aptos" w:hAnsi="Cambria Math" w:cs="Times New Roman"/>
                      </w:rPr>
                    </m:ctrlPr>
                  </m:sSupPr>
                  <m:e>
                    <m:d>
                      <m:dPr>
                        <m:ctrlPr>
                          <w:rPr>
                            <w:rFonts w:ascii="Cambria Math" w:eastAsia="Aptos" w:hAnsi="Cambria Math" w:cs="Times New Roman"/>
                          </w:rPr>
                        </m:ctrlPr>
                      </m:dPr>
                      <m:e>
                        <m:sSub>
                          <m:sSubPr>
                            <m:ctrlPr>
                              <w:rPr>
                                <w:rFonts w:ascii="Cambria Math" w:eastAsiaTheme="minorEastAsia" w:hAnsi="Cambria Math" w:cstheme="minorHAnsi"/>
                                <w:i/>
                                <w:iCs/>
                              </w:rPr>
                            </m:ctrlPr>
                          </m:sSubPr>
                          <m:e>
                            <m:sSub>
                              <m:sSubPr>
                                <m:ctrlPr>
                                  <w:rPr>
                                    <w:rFonts w:ascii="Cambria Math" w:eastAsia="Aptos" w:hAnsi="Cambria Math" w:cstheme="minorHAnsi"/>
                                    <w:i/>
                                    <w:iCs/>
                                  </w:rPr>
                                </m:ctrlPr>
                              </m:sSubPr>
                              <m:e>
                                <m:r>
                                  <w:rPr>
                                    <w:rFonts w:ascii="Cambria Math" w:eastAsia="Aptos" w:hAnsi="Cambria Math" w:cstheme="minorHAnsi"/>
                                  </w:rPr>
                                  <m:t>β</m:t>
                                </m:r>
                              </m:e>
                              <m:sub>
                                <m:r>
                                  <w:rPr>
                                    <w:rFonts w:ascii="Cambria Math" w:eastAsia="Aptos" w:hAnsi="Cambria Math" w:cstheme="minorHAnsi"/>
                                  </w:rPr>
                                  <m:t>1</m:t>
                                </m:r>
                              </m:sub>
                            </m:sSub>
                            <m:r>
                              <w:rPr>
                                <w:rFonts w:ascii="Cambria Math" w:eastAsiaTheme="minorEastAsia" w:hAnsi="Cambria Math" w:cstheme="minorHAnsi"/>
                              </w:rPr>
                              <m:t>H</m:t>
                            </m:r>
                          </m:e>
                          <m:sub>
                            <m:r>
                              <w:rPr>
                                <w:rFonts w:ascii="Cambria Math" w:eastAsiaTheme="minorEastAsia" w:hAnsi="Cambria Math" w:cstheme="minorHAnsi"/>
                              </w:rPr>
                              <m:t>1</m:t>
                            </m:r>
                          </m:sub>
                        </m:sSub>
                      </m:e>
                    </m:d>
                  </m:e>
                  <m:sup>
                    <m:r>
                      <m:rPr>
                        <m:sty m:val="p"/>
                      </m:rPr>
                      <w:rPr>
                        <w:rFonts w:ascii="Cambria Math" w:eastAsia="Aptos" w:hAnsi="Cambria Math" w:cs="Times New Roman"/>
                      </w:rPr>
                      <m:t>1+</m:t>
                    </m:r>
                    <m:d>
                      <m:dPr>
                        <m:begChr m:val="|"/>
                        <m:endChr m:val="|"/>
                        <m:ctrlPr>
                          <w:rPr>
                            <w:rFonts w:ascii="Cambria Math" w:eastAsia="Aptos" w:hAnsi="Cambria Math" w:cs="Times New Roman"/>
                          </w:rPr>
                        </m:ctrlPr>
                      </m:dPr>
                      <m:e>
                        <m:f>
                          <m:fPr>
                            <m:ctrlPr>
                              <w:rPr>
                                <w:rFonts w:ascii="Cambria Math" w:eastAsia="Aptos" w:hAnsi="Cambria Math" w:cs="Times New Roman"/>
                              </w:rPr>
                            </m:ctrlPr>
                          </m:fPr>
                          <m:num>
                            <m:sSub>
                              <m:sSubPr>
                                <m:ctrlPr>
                                  <w:rPr>
                                    <w:rFonts w:ascii="Cambria Math" w:eastAsia="Aptos" w:hAnsi="Cambria Math" w:cs="Times New Roman"/>
                                  </w:rPr>
                                </m:ctrlPr>
                              </m:sSubPr>
                              <m:e>
                                <m:r>
                                  <m:rPr>
                                    <m:sty m:val="p"/>
                                  </m:rPr>
                                  <w:rPr>
                                    <w:rFonts w:ascii="Cambria Math" w:eastAsia="Aptos" w:hAnsi="Cambria Math" w:cs="Times New Roman"/>
                                  </w:rPr>
                                  <m:t>z</m:t>
                                </m:r>
                              </m:e>
                              <m:sub>
                                <m:r>
                                  <m:rPr>
                                    <m:sty m:val="p"/>
                                  </m:rPr>
                                  <w:rPr>
                                    <w:rFonts w:ascii="Cambria Math" w:eastAsia="Aptos" w:hAnsi="Cambria Math" w:cs="Times New Roman"/>
                                  </w:rPr>
                                  <m:t>3</m:t>
                                </m:r>
                              </m:sub>
                            </m:sSub>
                          </m:num>
                          <m:den>
                            <m:sSub>
                              <m:sSubPr>
                                <m:ctrlPr>
                                  <w:rPr>
                                    <w:rFonts w:ascii="Cambria Math" w:eastAsia="Aptos" w:hAnsi="Cambria Math" w:cs="Times New Roman"/>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den>
                        </m:f>
                        <m:ctrlPr>
                          <w:rPr>
                            <w:rFonts w:ascii="Cambria Math" w:eastAsia="Aptos" w:hAnsi="Cambria Math" w:cs="Times New Roman"/>
                            <w:i/>
                          </w:rPr>
                        </m:ctrlPr>
                      </m:e>
                    </m:d>
                  </m:sup>
                </m:sSup>
                <m:r>
                  <m:rPr>
                    <m:sty m:val="p"/>
                  </m:rP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f>
                  <m:fPr>
                    <m:ctrlPr>
                      <w:rPr>
                        <w:rFonts w:ascii="Cambria Math" w:eastAsia="Aptos" w:hAnsi="Cambria Math" w:cstheme="minorHAnsi"/>
                        <w:i/>
                        <w:iCs/>
                      </w:rPr>
                    </m:ctrlPr>
                  </m:fPr>
                  <m:num>
                    <m:sSub>
                      <m:sSubPr>
                        <m:ctrlPr>
                          <w:ins w:id="323" w:author="Jonathan Ouimet" w:date="2026-06-21T21:50:00Z" w16du:dateUtc="2026-06-22T04:50:00Z">
                            <w:rPr>
                              <w:rFonts w:ascii="Cambria Math" w:eastAsia="Aptos" w:hAnsi="Cambria Math" w:cstheme="minorHAnsi"/>
                              <w:i/>
                              <w:iCs/>
                            </w:rPr>
                          </w:ins>
                        </m:ctrlPr>
                      </m:sSubPr>
                      <m:e>
                        <m:r>
                          <w:ins w:id="324" w:author="Jonathan Ouimet" w:date="2026-06-21T21:50:00Z" w16du:dateUtc="2026-06-22T04:50:00Z">
                            <w:rPr>
                              <w:rFonts w:ascii="Cambria Math" w:eastAsia="Aptos" w:hAnsi="Cambria Math" w:cstheme="minorHAnsi"/>
                            </w:rPr>
                            <m:t>β</m:t>
                          </w:ins>
                        </m:r>
                      </m:e>
                      <m:sub>
                        <m:r>
                          <w:ins w:id="325" w:author="Jonathan Ouimet" w:date="2026-06-21T21:50:00Z" w16du:dateUtc="2026-06-22T04:50:00Z">
                            <w:rPr>
                              <w:rFonts w:ascii="Cambria Math" w:eastAsia="Aptos" w:hAnsi="Cambria Math" w:cstheme="minorHAnsi"/>
                            </w:rPr>
                            <m:t>3</m:t>
                          </w:ins>
                        </m:r>
                      </m:sub>
                    </m:sSub>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s</m:t>
                        </m:r>
                      </m:sup>
                    </m:sSubSup>
                  </m:num>
                  <m:den>
                    <m:sSub>
                      <m:sSubPr>
                        <m:ctrlPr>
                          <w:rPr>
                            <w:rFonts w:ascii="Cambria Math" w:eastAsia="Aptos" w:hAnsi="Cambria Math" w:cstheme="minorHAnsi"/>
                            <w:i/>
                            <w:iCs/>
                          </w:rPr>
                        </m:ctrlPr>
                      </m:sSubPr>
                      <m:e>
                        <m:r>
                          <w:rPr>
                            <w:rFonts w:ascii="Cambria Math" w:eastAsia="Aptos" w:hAnsi="Cambria Math" w:cstheme="minorHAnsi"/>
                          </w:rPr>
                          <m:t>β</m:t>
                        </m:r>
                      </m:e>
                      <m:sub>
                        <m:r>
                          <w:rPr>
                            <w:rFonts w:ascii="Cambria Math" w:eastAsia="Aptos" w:hAnsi="Cambria Math" w:cstheme="minorHAnsi"/>
                          </w:rPr>
                          <m:t>2</m:t>
                        </m:r>
                      </m:sub>
                    </m:sSub>
                  </m:den>
                </m:f>
                <m:sSup>
                  <m:sSupPr>
                    <m:ctrlPr>
                      <w:rPr>
                        <w:rFonts w:ascii="Cambria Math" w:eastAsia="Aptos" w:hAnsi="Cambria Math" w:cstheme="minorHAnsi"/>
                        <w:iCs/>
                      </w:rPr>
                    </m:ctrlPr>
                  </m:sSupPr>
                  <m:e>
                    <m:d>
                      <m:dPr>
                        <m:ctrlPr>
                          <w:rPr>
                            <w:rFonts w:ascii="Cambria Math" w:eastAsia="Aptos" w:hAnsi="Cambria Math" w:cstheme="minorHAnsi"/>
                            <w:iCs/>
                          </w:rPr>
                        </m:ctrlPr>
                      </m:dPr>
                      <m:e>
                        <m:sSub>
                          <m:sSubPr>
                            <m:ctrlPr>
                              <w:rPr>
                                <w:rFonts w:ascii="Cambria Math" w:eastAsiaTheme="minorEastAsia" w:hAnsi="Cambria Math" w:cstheme="minorHAnsi"/>
                                <w:i/>
                                <w:iCs/>
                              </w:rPr>
                            </m:ctrlPr>
                          </m:sSubPr>
                          <m:e>
                            <m:sSub>
                              <m:sSubPr>
                                <m:ctrlPr>
                                  <w:rPr>
                                    <w:rFonts w:ascii="Cambria Math" w:eastAsiaTheme="minorEastAsia" w:hAnsi="Cambria Math" w:cstheme="minorHAnsi"/>
                                    <w:i/>
                                  </w:rPr>
                                </m:ctrlPr>
                              </m:sSubPr>
                              <m:e>
                                <m:r>
                                  <w:rPr>
                                    <w:rFonts w:ascii="Cambria Math" w:eastAsiaTheme="minorEastAsia" w:hAnsi="Cambria Math" w:cstheme="minorHAnsi"/>
                                  </w:rPr>
                                  <m:t>β</m:t>
                                </m:r>
                              </m:e>
                              <m:sub>
                                <m:r>
                                  <w:rPr>
                                    <w:rFonts w:ascii="Cambria Math" w:eastAsiaTheme="minorEastAsia" w:hAnsi="Cambria Math" w:cstheme="minorHAnsi"/>
                                  </w:rPr>
                                  <m:t>1</m:t>
                                </m:r>
                              </m:sub>
                            </m:sSub>
                            <m:r>
                              <w:rPr>
                                <w:rFonts w:ascii="Cambria Math" w:eastAsiaTheme="minorEastAsia" w:hAnsi="Cambria Math" w:cstheme="minorHAnsi"/>
                              </w:rPr>
                              <m:t>H</m:t>
                            </m:r>
                          </m:e>
                          <m:sub>
                            <m:r>
                              <w:rPr>
                                <w:rFonts w:ascii="Cambria Math" w:eastAsiaTheme="minorEastAsia" w:hAnsi="Cambria Math" w:cstheme="minorHAnsi"/>
                              </w:rPr>
                              <m:t>1</m:t>
                            </m:r>
                          </m:sub>
                        </m:sSub>
                      </m:e>
                    </m:d>
                  </m:e>
                  <m:sup>
                    <m:f>
                      <m:fPr>
                        <m:ctrlPr>
                          <w:rPr>
                            <w:rFonts w:ascii="Cambria Math" w:eastAsia="Aptos" w:hAnsi="Cambria Math" w:cstheme="minorHAnsi"/>
                            <w:i/>
                            <w:iCs/>
                          </w:rPr>
                        </m:ctrlPr>
                      </m:fPr>
                      <m:num>
                        <m:d>
                          <m:dPr>
                            <m:begChr m:val="|"/>
                            <m:endChr m:val="|"/>
                            <m:ctrlPr>
                              <w:rPr>
                                <w:rFonts w:ascii="Cambria Math" w:eastAsia="Aptos" w:hAnsi="Cambria Math" w:cstheme="minorHAnsi"/>
                                <w:i/>
                                <w:iCs/>
                              </w:rPr>
                            </m:ctrlPr>
                          </m:dPr>
                          <m:e>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2</m:t>
                                </m:r>
                              </m:sub>
                            </m:sSub>
                          </m:e>
                        </m:d>
                        <m:r>
                          <w:rPr>
                            <w:rFonts w:ascii="Cambria Math" w:eastAsia="Aptos" w:hAnsi="Cambria Math" w:cstheme="minorHAnsi"/>
                          </w:rPr>
                          <m:t>+</m:t>
                        </m:r>
                        <m:d>
                          <m:dPr>
                            <m:begChr m:val="|"/>
                            <m:endChr m:val="|"/>
                            <m:ctrlPr>
                              <w:rPr>
                                <w:rFonts w:ascii="Cambria Math" w:eastAsia="Aptos" w:hAnsi="Cambria Math" w:cstheme="minorHAnsi"/>
                                <w:i/>
                                <w:iCs/>
                              </w:rPr>
                            </m:ctrlPr>
                          </m:dPr>
                          <m:e>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3</m:t>
                                </m:r>
                              </m:sub>
                            </m:sSub>
                          </m:e>
                        </m:d>
                      </m:num>
                      <m:den>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1</m:t>
                            </m:r>
                          </m:sub>
                        </m:sSub>
                      </m:den>
                    </m:f>
                  </m:sup>
                </m:sSup>
                <m:r>
                  <w:rPr>
                    <w:rFonts w:ascii="Cambria Math" w:eastAsia="Aptos" w:hAnsi="Cambria Math" w:cs="Times New Roman"/>
                  </w:rPr>
                  <m:t>-</m:t>
                </m:r>
                <m:d>
                  <m:dPr>
                    <m:begChr m:val="|"/>
                    <m:endChr m:val="|"/>
                    <m:ctrlPr>
                      <w:rPr>
                        <w:rFonts w:ascii="Cambria Math" w:eastAsia="Aptos" w:hAnsi="Cambria Math" w:cs="Times New Roman"/>
                        <w:i/>
                      </w:rPr>
                    </m:ctrlPr>
                  </m:dPr>
                  <m:e>
                    <m:f>
                      <m:fPr>
                        <m:ctrlPr>
                          <w:rPr>
                            <w:rFonts w:ascii="Cambria Math" w:eastAsia="Aptos" w:hAnsi="Cambria Math" w:cs="Times New Roman"/>
                            <w:i/>
                          </w:rPr>
                        </m:ctrlPr>
                      </m:fPr>
                      <m:num>
                        <m:r>
                          <w:rPr>
                            <w:rFonts w:ascii="Cambria Math" w:eastAsia="Aptos" w:hAnsi="Cambria Math" w:cs="Times New Roman"/>
                          </w:rPr>
                          <m:t>χ</m:t>
                        </m:r>
                      </m:num>
                      <m:den>
                        <m:sSub>
                          <m:sSubPr>
                            <m:ctrlPr>
                              <w:rPr>
                                <w:rFonts w:ascii="Cambria Math" w:eastAsia="Aptos" w:hAnsi="Cambria Math" w:cs="Times New Roman"/>
                                <w:i/>
                              </w:rPr>
                            </m:ctrlPr>
                          </m:sSubPr>
                          <m:e>
                            <m:r>
                              <w:rPr>
                                <w:rFonts w:ascii="Cambria Math" w:eastAsia="Aptos" w:hAnsi="Cambria Math" w:cs="Times New Roman"/>
                              </w:rPr>
                              <m:t>z</m:t>
                            </m:r>
                          </m:e>
                          <m:sub>
                            <m:r>
                              <w:rPr>
                                <w:rFonts w:ascii="Cambria Math" w:eastAsia="Aptos" w:hAnsi="Cambria Math" w:cs="Times New Roman"/>
                              </w:rPr>
                              <m:t>3</m:t>
                            </m:r>
                          </m:sub>
                        </m:sSub>
                      </m:den>
                    </m:f>
                  </m:e>
                </m:d>
                <m:sSub>
                  <m:sSubPr>
                    <m:ctrlPr>
                      <w:ins w:id="326" w:author="Jonathan Ouimet" w:date="2026-06-21T21:50:00Z" w16du:dateUtc="2026-06-22T04:50:00Z">
                        <w:rPr>
                          <w:rFonts w:ascii="Cambria Math" w:eastAsia="Aptos" w:hAnsi="Cambria Math" w:cstheme="minorHAnsi"/>
                          <w:i/>
                          <w:iCs/>
                        </w:rPr>
                      </w:ins>
                    </m:ctrlPr>
                  </m:sSubPr>
                  <m:e>
                    <m:r>
                      <w:ins w:id="327" w:author="Jonathan Ouimet" w:date="2026-06-21T21:50:00Z" w16du:dateUtc="2026-06-22T04:50:00Z">
                        <w:rPr>
                          <w:rFonts w:ascii="Cambria Math" w:eastAsia="Aptos" w:hAnsi="Cambria Math" w:cstheme="minorHAnsi"/>
                        </w:rPr>
                        <m:t>β</m:t>
                      </w:ins>
                    </m:r>
                  </m:e>
                  <m:sub>
                    <m:r>
                      <w:ins w:id="328" w:author="Jonathan Ouimet" w:date="2026-06-21T21:50:00Z" w16du:dateUtc="2026-06-22T04:50:00Z">
                        <w:rPr>
                          <w:rFonts w:ascii="Cambria Math" w:eastAsia="Aptos" w:hAnsi="Cambria Math" w:cstheme="minorHAnsi"/>
                        </w:rPr>
                        <m:t>3</m:t>
                      </w:ins>
                    </m:r>
                  </m:sub>
                </m:sSub>
                <m:sSup>
                  <m:sSupPr>
                    <m:ctrlPr>
                      <w:rPr>
                        <w:rFonts w:ascii="Cambria Math" w:eastAsia="Aptos" w:hAnsi="Cambria Math" w:cstheme="minorHAnsi"/>
                        <w:iCs/>
                      </w:rPr>
                    </m:ctrlPr>
                  </m:sSupPr>
                  <m:e>
                    <m:d>
                      <m:dPr>
                        <m:ctrlPr>
                          <w:rPr>
                            <w:rFonts w:ascii="Cambria Math" w:eastAsia="Aptos" w:hAnsi="Cambria Math" w:cstheme="minorHAnsi"/>
                            <w:iCs/>
                          </w:rPr>
                        </m:ctrlPr>
                      </m:dPr>
                      <m:e>
                        <m:sSub>
                          <m:sSubPr>
                            <m:ctrlPr>
                              <w:rPr>
                                <w:rFonts w:ascii="Cambria Math" w:eastAsiaTheme="minorEastAsia" w:hAnsi="Cambria Math" w:cstheme="minorHAnsi"/>
                                <w:i/>
                                <w:iCs/>
                              </w:rPr>
                            </m:ctrlPr>
                          </m:sSubPr>
                          <m:e>
                            <m:sSub>
                              <m:sSubPr>
                                <m:ctrlPr>
                                  <w:rPr>
                                    <w:rFonts w:ascii="Cambria Math" w:eastAsiaTheme="minorEastAsia" w:hAnsi="Cambria Math" w:cstheme="minorHAnsi"/>
                                    <w:i/>
                                  </w:rPr>
                                </m:ctrlPr>
                              </m:sSubPr>
                              <m:e>
                                <m:r>
                                  <w:rPr>
                                    <w:rFonts w:ascii="Cambria Math" w:eastAsiaTheme="minorEastAsia" w:hAnsi="Cambria Math" w:cstheme="minorHAnsi"/>
                                  </w:rPr>
                                  <m:t>β</m:t>
                                </m:r>
                              </m:e>
                              <m:sub>
                                <m:r>
                                  <w:rPr>
                                    <w:rFonts w:ascii="Cambria Math" w:eastAsiaTheme="minorEastAsia" w:hAnsi="Cambria Math" w:cstheme="minorHAnsi"/>
                                  </w:rPr>
                                  <m:t>1</m:t>
                                </m:r>
                              </m:sub>
                            </m:sSub>
                            <m:r>
                              <w:rPr>
                                <w:rFonts w:ascii="Cambria Math" w:eastAsiaTheme="minorEastAsia" w:hAnsi="Cambria Math" w:cstheme="minorHAnsi"/>
                              </w:rPr>
                              <m:t>H</m:t>
                            </m:r>
                          </m:e>
                          <m:sub>
                            <m:r>
                              <w:rPr>
                                <w:rFonts w:ascii="Cambria Math" w:eastAsiaTheme="minorEastAsia" w:hAnsi="Cambria Math" w:cstheme="minorHAnsi"/>
                              </w:rPr>
                              <m:t>1</m:t>
                            </m:r>
                          </m:sub>
                        </m:sSub>
                      </m:e>
                    </m:d>
                  </m:e>
                  <m:sup>
                    <m:d>
                      <m:dPr>
                        <m:begChr m:val="|"/>
                        <m:endChr m:val="|"/>
                        <m:ctrlPr>
                          <w:rPr>
                            <w:rFonts w:ascii="Cambria Math" w:eastAsia="Aptos" w:hAnsi="Cambria Math" w:cstheme="minorHAnsi"/>
                            <w:iCs/>
                          </w:rPr>
                        </m:ctrlPr>
                      </m:dPr>
                      <m:e>
                        <m:f>
                          <m:fPr>
                            <m:ctrlPr>
                              <w:rPr>
                                <w:rFonts w:ascii="Cambria Math" w:eastAsia="Aptos" w:hAnsi="Cambria Math" w:cstheme="minorHAnsi"/>
                                <w:i/>
                                <w:iCs/>
                              </w:rPr>
                            </m:ctrlPr>
                          </m:fPr>
                          <m:num>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3</m:t>
                                </m:r>
                              </m:sub>
                            </m:sSub>
                          </m:num>
                          <m:den>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1</m:t>
                                </m:r>
                              </m:sub>
                            </m:sSub>
                          </m:den>
                        </m:f>
                      </m:e>
                    </m:d>
                  </m:sup>
                </m:sSup>
                <m:r>
                  <w:rPr>
                    <w:rFonts w:ascii="Cambria Math" w:eastAsia="Calibri"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r>
                  <w:rPr>
                    <w:rFonts w:ascii="Cambria Math" w:eastAsia="Calibri" w:hAnsi="Cambria Math" w:cs="Times New Roman"/>
                  </w:rPr>
                  <m:t>=0</m:t>
                </m:r>
              </m:oMath>
            </m:oMathPara>
          </w:p>
        </w:tc>
        <w:tc>
          <w:tcPr>
            <w:tcW w:w="1255" w:type="dxa"/>
          </w:tcPr>
          <w:p w14:paraId="23D5A3B5" w14:textId="77777777" w:rsidR="00791F3C" w:rsidRPr="00F57F69" w:rsidRDefault="00791F3C" w:rsidP="00827E41">
            <w:pPr>
              <w:jc w:val="center"/>
              <w:rPr>
                <w:rFonts w:cstheme="minorHAnsi"/>
              </w:rPr>
            </w:pPr>
          </w:p>
        </w:tc>
      </w:tr>
    </w:tbl>
    <w:p w14:paraId="34079123" w14:textId="77777777" w:rsidR="00C63BAB" w:rsidRDefault="00C63BAB" w:rsidP="00491B2C">
      <w:pPr>
        <w:rPr>
          <w:rFonts w:cstheme="minorHAnsi"/>
          <w:iCs/>
        </w:rPr>
      </w:pPr>
    </w:p>
    <w:p w14:paraId="3F53E97B" w14:textId="1F58D762" w:rsidR="00C63BAB" w:rsidRDefault="00850D42" w:rsidP="00491B2C">
      <w:pPr>
        <w:rPr>
          <w:rFonts w:cstheme="minorHAnsi"/>
          <w:iCs/>
        </w:rPr>
      </w:pPr>
      <w:r>
        <w:rPr>
          <w:rFonts w:cstheme="minorHAnsi"/>
          <w:iCs/>
        </w:rPr>
        <w:t>Writing this in a more general polynomial form…</w:t>
      </w:r>
    </w:p>
    <w:tbl>
      <w:tblPr>
        <w:tblStyle w:val="TableGrid"/>
        <w:tblW w:w="0" w:type="auto"/>
        <w:jc w:val="center"/>
        <w:tblLook w:val="04A0" w:firstRow="1" w:lastRow="0" w:firstColumn="1" w:lastColumn="0" w:noHBand="0" w:noVBand="1"/>
      </w:tblPr>
      <w:tblGrid>
        <w:gridCol w:w="8095"/>
        <w:gridCol w:w="1255"/>
      </w:tblGrid>
      <w:tr w:rsidR="00850D42" w:rsidRPr="00F57F69" w14:paraId="58D498B7" w14:textId="77777777" w:rsidTr="00827E41">
        <w:trPr>
          <w:jc w:val="center"/>
        </w:trPr>
        <w:tc>
          <w:tcPr>
            <w:tcW w:w="8095" w:type="dxa"/>
          </w:tcPr>
          <w:p w14:paraId="6F0BFD8E" w14:textId="235FFAED" w:rsidR="00850D42" w:rsidRDefault="001A727B" w:rsidP="00827E41">
            <w:pPr>
              <w:jc w:val="center"/>
              <w:rPr>
                <w:rFonts w:ascii="Calibri" w:eastAsia="Calibri" w:hAnsi="Calibri" w:cs="Times New Roman"/>
                <w:iCs/>
              </w:rPr>
            </w:pPr>
            <m:oMathPara>
              <m:oMath>
                <m:r>
                  <w:rPr>
                    <w:rFonts w:ascii="Cambria Math" w:eastAsia="Aptos" w:hAnsi="Cambria Math" w:cs="Times New Roman"/>
                  </w:rPr>
                  <m:t>A</m:t>
                </m:r>
                <m:sSup>
                  <m:sSupPr>
                    <m:ctrlPr>
                      <w:rPr>
                        <w:rFonts w:ascii="Cambria Math" w:eastAsia="Aptos" w:hAnsi="Cambria Math" w:cs="Times New Roman"/>
                        <w:i/>
                      </w:rPr>
                    </m:ctrlPr>
                  </m:sSupPr>
                  <m:e>
                    <m:d>
                      <m:dPr>
                        <m:ctrlPr>
                          <w:rPr>
                            <w:rFonts w:ascii="Cambria Math" w:eastAsia="Aptos" w:hAnsi="Cambria Math" w:cs="Times New Roman"/>
                            <w:i/>
                          </w:rPr>
                        </m:ctrlPr>
                      </m:dPr>
                      <m:e>
                        <m:sSub>
                          <m:sSubPr>
                            <m:ctrlPr>
                              <w:rPr>
                                <w:rFonts w:ascii="Cambria Math" w:eastAsiaTheme="minorEastAsia" w:hAnsi="Cambria Math" w:cstheme="minorHAnsi"/>
                                <w:i/>
                                <w:iCs/>
                              </w:rPr>
                            </m:ctrlPr>
                          </m:sSubPr>
                          <m:e>
                            <m:sSub>
                              <m:sSubPr>
                                <m:ctrlPr>
                                  <w:rPr>
                                    <w:rFonts w:ascii="Cambria Math" w:eastAsiaTheme="minorEastAsia" w:hAnsi="Cambria Math" w:cstheme="minorHAnsi"/>
                                    <w:i/>
                                  </w:rPr>
                                </m:ctrlPr>
                              </m:sSubPr>
                              <m:e>
                                <m:r>
                                  <w:rPr>
                                    <w:rFonts w:ascii="Cambria Math" w:eastAsiaTheme="minorEastAsia" w:hAnsi="Cambria Math" w:cstheme="minorHAnsi"/>
                                  </w:rPr>
                                  <m:t>β</m:t>
                                </m:r>
                              </m:e>
                              <m:sub>
                                <m:r>
                                  <w:rPr>
                                    <w:rFonts w:ascii="Cambria Math" w:eastAsiaTheme="minorEastAsia" w:hAnsi="Cambria Math" w:cstheme="minorHAnsi"/>
                                  </w:rPr>
                                  <m:t>1</m:t>
                                </m:r>
                              </m:sub>
                            </m:sSub>
                            <m:r>
                              <w:rPr>
                                <w:rFonts w:ascii="Cambria Math" w:eastAsiaTheme="minorEastAsia" w:hAnsi="Cambria Math" w:cstheme="minorHAnsi"/>
                              </w:rPr>
                              <m:t>H</m:t>
                            </m:r>
                          </m:e>
                          <m:sub>
                            <m:r>
                              <w:rPr>
                                <w:rFonts w:ascii="Cambria Math" w:eastAsiaTheme="minorEastAsia" w:hAnsi="Cambria Math" w:cstheme="minorHAnsi"/>
                              </w:rPr>
                              <m:t>1</m:t>
                            </m:r>
                          </m:sub>
                        </m:sSub>
                      </m:e>
                    </m:d>
                  </m:e>
                  <m:sup>
                    <m:r>
                      <w:rPr>
                        <w:rFonts w:ascii="Cambria Math" w:eastAsia="Aptos" w:hAnsi="Cambria Math" w:cs="Times New Roman"/>
                      </w:rPr>
                      <m:t>a</m:t>
                    </m:r>
                  </m:sup>
                </m:sSup>
                <m:r>
                  <m:rPr>
                    <m:sty m:val="p"/>
                  </m:rPr>
                  <w:rPr>
                    <w:rFonts w:ascii="Cambria Math" w:eastAsia="Aptos" w:hAnsi="Cambria Math" w:cs="Times New Roman"/>
                  </w:rPr>
                  <m:t>+</m:t>
                </m:r>
                <m:r>
                  <m:rPr>
                    <m:sty m:val="p"/>
                  </m:rPr>
                  <w:rPr>
                    <w:rFonts w:ascii="Cambria Math" w:eastAsia="Aptos" w:hAnsi="Cambria Math" w:cs="Times New Roman"/>
                  </w:rPr>
                  <m:t>B</m:t>
                </m:r>
                <m:sSup>
                  <m:sSupPr>
                    <m:ctrlPr>
                      <w:rPr>
                        <w:rFonts w:ascii="Cambria Math" w:eastAsia="Aptos" w:hAnsi="Cambria Math" w:cs="Times New Roman"/>
                        <w:i/>
                      </w:rPr>
                    </m:ctrlPr>
                  </m:sSupPr>
                  <m:e>
                    <m:d>
                      <m:dPr>
                        <m:ctrlPr>
                          <w:rPr>
                            <w:rFonts w:ascii="Cambria Math" w:eastAsia="Aptos" w:hAnsi="Cambria Math" w:cs="Times New Roman"/>
                            <w:i/>
                          </w:rPr>
                        </m:ctrlPr>
                      </m:dPr>
                      <m:e>
                        <m:sSub>
                          <m:sSubPr>
                            <m:ctrlPr>
                              <w:rPr>
                                <w:rFonts w:ascii="Cambria Math" w:eastAsiaTheme="minorEastAsia" w:hAnsi="Cambria Math" w:cstheme="minorHAnsi"/>
                                <w:i/>
                                <w:iCs/>
                              </w:rPr>
                            </m:ctrlPr>
                          </m:sSubPr>
                          <m:e>
                            <m:sSub>
                              <m:sSubPr>
                                <m:ctrlPr>
                                  <w:rPr>
                                    <w:rFonts w:ascii="Cambria Math" w:eastAsiaTheme="minorEastAsia" w:hAnsi="Cambria Math" w:cstheme="minorHAnsi"/>
                                    <w:i/>
                                  </w:rPr>
                                </m:ctrlPr>
                              </m:sSubPr>
                              <m:e>
                                <m:r>
                                  <w:rPr>
                                    <w:rFonts w:ascii="Cambria Math" w:eastAsiaTheme="minorEastAsia" w:hAnsi="Cambria Math" w:cstheme="minorHAnsi"/>
                                  </w:rPr>
                                  <m:t>β</m:t>
                                </m:r>
                              </m:e>
                              <m:sub>
                                <m:r>
                                  <w:rPr>
                                    <w:rFonts w:ascii="Cambria Math" w:eastAsiaTheme="minorEastAsia" w:hAnsi="Cambria Math" w:cstheme="minorHAnsi"/>
                                  </w:rPr>
                                  <m:t>1</m:t>
                                </m:r>
                              </m:sub>
                            </m:sSub>
                            <m:r>
                              <w:rPr>
                                <w:rFonts w:ascii="Cambria Math" w:eastAsiaTheme="minorEastAsia" w:hAnsi="Cambria Math" w:cstheme="minorHAnsi"/>
                              </w:rPr>
                              <m:t>H</m:t>
                            </m:r>
                          </m:e>
                          <m:sub>
                            <m:r>
                              <w:rPr>
                                <w:rFonts w:ascii="Cambria Math" w:eastAsiaTheme="minorEastAsia" w:hAnsi="Cambria Math" w:cstheme="minorHAnsi"/>
                              </w:rPr>
                              <m:t>1</m:t>
                            </m:r>
                          </m:sub>
                        </m:sSub>
                      </m:e>
                    </m:d>
                  </m:e>
                  <m:sup>
                    <m:r>
                      <w:rPr>
                        <w:rFonts w:ascii="Cambria Math" w:eastAsia="Aptos" w:hAnsi="Cambria Math" w:cs="Times New Roman"/>
                      </w:rPr>
                      <m:t>b</m:t>
                    </m:r>
                  </m:sup>
                </m:sSup>
                <m:r>
                  <w:rPr>
                    <w:rFonts w:ascii="Cambria Math" w:eastAsia="Aptos" w:hAnsi="Cambria Math" w:cs="Times New Roman"/>
                  </w:rPr>
                  <m:t>+</m:t>
                </m:r>
                <m:r>
                  <w:rPr>
                    <w:rFonts w:ascii="Cambria Math" w:eastAsia="Aptos" w:hAnsi="Cambria Math" w:cs="Times New Roman"/>
                  </w:rPr>
                  <m:t>C</m:t>
                </m:r>
                <m:sSup>
                  <m:sSupPr>
                    <m:ctrlPr>
                      <w:rPr>
                        <w:rFonts w:ascii="Cambria Math" w:eastAsia="Calibri" w:hAnsi="Cambria Math" w:cs="Times New Roman"/>
                        <w:i/>
                      </w:rPr>
                    </m:ctrlPr>
                  </m:sSupPr>
                  <m:e>
                    <m:d>
                      <m:dPr>
                        <m:ctrlPr>
                          <w:rPr>
                            <w:rFonts w:ascii="Cambria Math" w:eastAsia="Aptos" w:hAnsi="Cambria Math" w:cstheme="minorHAnsi"/>
                            <w:i/>
                            <w:iCs/>
                          </w:rPr>
                        </m:ctrlPr>
                      </m:dPr>
                      <m:e>
                        <m:sSub>
                          <m:sSubPr>
                            <m:ctrlPr>
                              <w:rPr>
                                <w:rFonts w:ascii="Cambria Math" w:eastAsiaTheme="minorEastAsia" w:hAnsi="Cambria Math" w:cstheme="minorHAnsi"/>
                                <w:i/>
                                <w:iCs/>
                              </w:rPr>
                            </m:ctrlPr>
                          </m:sSubPr>
                          <m:e>
                            <m:sSub>
                              <m:sSubPr>
                                <m:ctrlPr>
                                  <w:rPr>
                                    <w:rFonts w:ascii="Cambria Math" w:eastAsiaTheme="minorEastAsia" w:hAnsi="Cambria Math" w:cstheme="minorHAnsi"/>
                                    <w:i/>
                                  </w:rPr>
                                </m:ctrlPr>
                              </m:sSubPr>
                              <m:e>
                                <m:r>
                                  <w:rPr>
                                    <w:rFonts w:ascii="Cambria Math" w:eastAsiaTheme="minorEastAsia" w:hAnsi="Cambria Math" w:cstheme="minorHAnsi"/>
                                  </w:rPr>
                                  <m:t>β</m:t>
                                </m:r>
                              </m:e>
                              <m:sub>
                                <m:r>
                                  <w:rPr>
                                    <w:rFonts w:ascii="Cambria Math" w:eastAsiaTheme="minorEastAsia" w:hAnsi="Cambria Math" w:cstheme="minorHAnsi"/>
                                  </w:rPr>
                                  <m:t>1</m:t>
                                </m:r>
                              </m:sub>
                            </m:sSub>
                            <m:r>
                              <w:rPr>
                                <w:rFonts w:ascii="Cambria Math" w:eastAsiaTheme="minorEastAsia" w:hAnsi="Cambria Math" w:cstheme="minorHAnsi"/>
                              </w:rPr>
                              <m:t>H</m:t>
                            </m:r>
                          </m:e>
                          <m:sub>
                            <m:r>
                              <w:rPr>
                                <w:rFonts w:ascii="Cambria Math" w:eastAsiaTheme="minorEastAsia" w:hAnsi="Cambria Math" w:cstheme="minorHAnsi"/>
                              </w:rPr>
                              <m:t>1</m:t>
                            </m:r>
                          </m:sub>
                        </m:sSub>
                      </m:e>
                    </m:d>
                  </m:e>
                  <m:sup>
                    <m:r>
                      <w:rPr>
                        <w:rFonts w:ascii="Cambria Math" w:eastAsia="Calibri" w:hAnsi="Cambria Math" w:cs="Times New Roman"/>
                      </w:rPr>
                      <m:t>c</m:t>
                    </m:r>
                  </m:sup>
                </m:sSup>
                <m:r>
                  <w:rPr>
                    <w:rFonts w:ascii="Cambria Math" w:eastAsia="Calibri" w:hAnsi="Cambria Math" w:cs="Times New Roman"/>
                  </w:rPr>
                  <m:t>+D</m:t>
                </m:r>
                <m:r>
                  <w:rPr>
                    <w:rFonts w:ascii="Cambria Math" w:eastAsia="Calibri" w:hAnsi="Cambria Math" w:cs="Times New Roman"/>
                  </w:rPr>
                  <m:t>=0</m:t>
                </m:r>
              </m:oMath>
            </m:oMathPara>
          </w:p>
        </w:tc>
        <w:tc>
          <w:tcPr>
            <w:tcW w:w="1255" w:type="dxa"/>
          </w:tcPr>
          <w:p w14:paraId="3A0B2699" w14:textId="77777777" w:rsidR="00850D42" w:rsidRPr="00F57F69" w:rsidRDefault="00850D42" w:rsidP="00827E41">
            <w:pPr>
              <w:jc w:val="center"/>
              <w:rPr>
                <w:rFonts w:cstheme="minorHAnsi"/>
              </w:rPr>
            </w:pPr>
          </w:p>
        </w:tc>
      </w:tr>
      <w:tr w:rsidR="00850D42" w:rsidRPr="00F57F69" w14:paraId="6F4521D3" w14:textId="77777777" w:rsidTr="00827E41">
        <w:trPr>
          <w:jc w:val="center"/>
        </w:trPr>
        <w:tc>
          <w:tcPr>
            <w:tcW w:w="8095" w:type="dxa"/>
          </w:tcPr>
          <w:p w14:paraId="475D6AF5" w14:textId="554EFDC7" w:rsidR="00850D42" w:rsidRDefault="00850D42" w:rsidP="00827E41">
            <w:pPr>
              <w:jc w:val="center"/>
              <w:rPr>
                <w:rFonts w:ascii="Calibri" w:eastAsia="Calibri" w:hAnsi="Calibri" w:cs="Calibri"/>
                <w:iCs/>
              </w:rPr>
            </w:pPr>
            <m:oMath>
              <m:r>
                <w:rPr>
                  <w:rFonts w:ascii="Cambria Math" w:eastAsia="Calibri" w:hAnsi="Cambria Math" w:cs="Calibri"/>
                </w:rPr>
                <m:t xml:space="preserve">A= </m:t>
              </m:r>
              <m:sSub>
                <m:sSubPr>
                  <m:ctrlPr>
                    <w:ins w:id="329" w:author="Jonathan Ouimet" w:date="2026-06-21T21:50:00Z" w16du:dateUtc="2026-06-22T04:50:00Z">
                      <w:rPr>
                        <w:rFonts w:ascii="Cambria Math" w:eastAsia="Aptos" w:hAnsi="Cambria Math" w:cstheme="minorHAnsi"/>
                        <w:i/>
                        <w:iCs/>
                      </w:rPr>
                    </w:ins>
                  </m:ctrlPr>
                </m:sSubPr>
                <m:e>
                  <m:r>
                    <w:ins w:id="330" w:author="Jonathan Ouimet" w:date="2026-06-21T21:50:00Z" w16du:dateUtc="2026-06-22T04:50:00Z">
                      <w:rPr>
                        <w:rFonts w:ascii="Cambria Math" w:eastAsia="Aptos" w:hAnsi="Cambria Math" w:cstheme="minorHAnsi"/>
                      </w:rPr>
                      <m:t>β</m:t>
                    </w:ins>
                  </m:r>
                </m:e>
                <m:sub>
                  <m:r>
                    <w:ins w:id="331" w:author="Jonathan Ouimet" w:date="2026-06-21T21:50:00Z" w16du:dateUtc="2026-06-22T04:50:00Z">
                      <w:rPr>
                        <w:rFonts w:ascii="Cambria Math" w:eastAsia="Aptos" w:hAnsi="Cambria Math" w:cstheme="minorHAnsi"/>
                      </w:rPr>
                      <m:t>3</m:t>
                    </w:ins>
                  </m:r>
                </m:sub>
              </m:sSub>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f>
                <m:fPr>
                  <m:ctrlPr>
                    <w:rPr>
                      <w:rFonts w:ascii="Cambria Math" w:eastAsia="Aptos" w:hAnsi="Cambria Math" w:cs="Times New Roman"/>
                      <w:i/>
                      <w:iCs/>
                    </w:rPr>
                  </m:ctrlPr>
                </m:fPr>
                <m:num>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num>
                <m:den>
                  <m:sSub>
                    <m:sSubPr>
                      <m:ctrlPr>
                        <w:rPr>
                          <w:rFonts w:ascii="Cambria Math" w:eastAsia="Aptos" w:hAnsi="Cambria Math" w:cs="Times New Roman"/>
                          <w:i/>
                          <w:iCs/>
                        </w:rPr>
                      </m:ctrlPr>
                    </m:sSubPr>
                    <m:e>
                      <m:r>
                        <w:rPr>
                          <w:rFonts w:ascii="Cambria Math" w:eastAsia="Aptos" w:hAnsi="Cambria Math" w:cs="Times New Roman"/>
                        </w:rPr>
                        <m:t>β</m:t>
                      </m:r>
                    </m:e>
                    <m:sub>
                      <m:r>
                        <w:rPr>
                          <w:rFonts w:ascii="Cambria Math" w:eastAsia="Aptos" w:hAnsi="Cambria Math" w:cs="Times New Roman"/>
                        </w:rPr>
                        <m:t>1</m:t>
                      </m:r>
                    </m:sub>
                  </m:sSub>
                </m:den>
              </m:f>
            </m:oMath>
            <w:r>
              <w:rPr>
                <w:rFonts w:ascii="Calibri" w:eastAsia="Calibri" w:hAnsi="Calibri" w:cs="Calibri"/>
                <w:iCs/>
              </w:rPr>
              <w:t xml:space="preserve">, </w:t>
            </w:r>
            <m:oMath>
              <m:r>
                <w:rPr>
                  <w:rFonts w:ascii="Cambria Math" w:eastAsia="Calibri" w:hAnsi="Cambria Math" w:cs="Calibri"/>
                </w:rPr>
                <m:t xml:space="preserve">a= </m:t>
              </m:r>
              <m:r>
                <m:rPr>
                  <m:sty m:val="p"/>
                </m:rPr>
                <w:rPr>
                  <w:rFonts w:ascii="Cambria Math" w:eastAsia="Aptos" w:hAnsi="Cambria Math" w:cs="Times New Roman"/>
                </w:rPr>
                <m:t>1+</m:t>
              </m:r>
              <m:f>
                <m:fPr>
                  <m:ctrlPr>
                    <w:rPr>
                      <w:rFonts w:ascii="Cambria Math" w:eastAsia="Aptos" w:hAnsi="Cambria Math" w:cs="Times New Roman"/>
                    </w:rPr>
                  </m:ctrlPr>
                </m:fPr>
                <m:num>
                  <m:sSub>
                    <m:sSubPr>
                      <m:ctrlPr>
                        <w:rPr>
                          <w:rFonts w:ascii="Cambria Math" w:eastAsia="Aptos" w:hAnsi="Cambria Math" w:cs="Times New Roman"/>
                        </w:rPr>
                      </m:ctrlPr>
                    </m:sSubPr>
                    <m:e>
                      <m:r>
                        <m:rPr>
                          <m:sty m:val="p"/>
                        </m:rPr>
                        <w:rPr>
                          <w:rFonts w:ascii="Cambria Math" w:eastAsia="Aptos" w:hAnsi="Cambria Math" w:cs="Times New Roman"/>
                        </w:rPr>
                        <m:t>z</m:t>
                      </m:r>
                    </m:e>
                    <m:sub>
                      <m:r>
                        <m:rPr>
                          <m:sty m:val="p"/>
                        </m:rPr>
                        <w:rPr>
                          <w:rFonts w:ascii="Cambria Math" w:eastAsia="Aptos" w:hAnsi="Cambria Math" w:cs="Times New Roman"/>
                        </w:rPr>
                        <m:t>3</m:t>
                      </m:r>
                    </m:sub>
                  </m:sSub>
                </m:num>
                <m:den>
                  <m:sSub>
                    <m:sSubPr>
                      <m:ctrlPr>
                        <w:rPr>
                          <w:rFonts w:ascii="Cambria Math" w:eastAsia="Aptos" w:hAnsi="Cambria Math" w:cs="Times New Roman"/>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den>
              </m:f>
            </m:oMath>
          </w:p>
        </w:tc>
        <w:tc>
          <w:tcPr>
            <w:tcW w:w="1255" w:type="dxa"/>
          </w:tcPr>
          <w:p w14:paraId="65DD20ED" w14:textId="77777777" w:rsidR="00850D42" w:rsidRPr="00F57F69" w:rsidRDefault="00850D42" w:rsidP="00827E41">
            <w:pPr>
              <w:jc w:val="center"/>
              <w:rPr>
                <w:rFonts w:cstheme="minorHAnsi"/>
              </w:rPr>
            </w:pPr>
          </w:p>
        </w:tc>
      </w:tr>
      <w:tr w:rsidR="00850D42" w:rsidRPr="00F57F69" w14:paraId="36862765" w14:textId="77777777" w:rsidTr="00827E41">
        <w:trPr>
          <w:jc w:val="center"/>
        </w:trPr>
        <w:tc>
          <w:tcPr>
            <w:tcW w:w="8095" w:type="dxa"/>
          </w:tcPr>
          <w:p w14:paraId="472D4B73" w14:textId="2222EFB2" w:rsidR="00850D42" w:rsidRDefault="00850D42" w:rsidP="00827E41">
            <w:pPr>
              <w:jc w:val="center"/>
              <w:rPr>
                <w:rFonts w:ascii="Calibri" w:eastAsia="Calibri" w:hAnsi="Calibri" w:cs="Calibri"/>
                <w:iCs/>
              </w:rPr>
            </w:pPr>
            <m:oMath>
              <m:r>
                <w:rPr>
                  <w:rFonts w:ascii="Cambria Math" w:eastAsia="Calibri" w:hAnsi="Cambria Math" w:cs="Calibri"/>
                </w:rPr>
                <m:t xml:space="preserve">B= </m:t>
              </m:r>
              <m:sSub>
                <m:sSubPr>
                  <m:ctrlPr>
                    <w:ins w:id="332" w:author="Jonathan Ouimet" w:date="2026-06-21T21:50:00Z" w16du:dateUtc="2026-06-22T04:50:00Z">
                      <w:rPr>
                        <w:rFonts w:ascii="Cambria Math" w:eastAsia="Aptos" w:hAnsi="Cambria Math" w:cstheme="minorHAnsi"/>
                        <w:i/>
                        <w:iCs/>
                      </w:rPr>
                    </w:ins>
                  </m:ctrlPr>
                </m:sSubPr>
                <m:e>
                  <m:r>
                    <w:ins w:id="333" w:author="Jonathan Ouimet" w:date="2026-06-21T21:50:00Z" w16du:dateUtc="2026-06-22T04:50:00Z">
                      <w:rPr>
                        <w:rFonts w:ascii="Cambria Math" w:eastAsia="Aptos" w:hAnsi="Cambria Math" w:cstheme="minorHAnsi"/>
                      </w:rPr>
                      <m:t>β</m:t>
                    </w:ins>
                  </m:r>
                </m:e>
                <m:sub>
                  <m:r>
                    <w:ins w:id="334" w:author="Jonathan Ouimet" w:date="2026-06-21T21:50:00Z" w16du:dateUtc="2026-06-22T04:50:00Z">
                      <w:rPr>
                        <w:rFonts w:ascii="Cambria Math" w:eastAsia="Aptos" w:hAnsi="Cambria Math" w:cstheme="minorHAnsi"/>
                      </w:rPr>
                      <m:t>3</m:t>
                    </w:ins>
                  </m:r>
                </m:sub>
              </m:sSub>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f>
                <m:fPr>
                  <m:ctrlPr>
                    <w:rPr>
                      <w:rFonts w:ascii="Cambria Math" w:eastAsia="Aptos" w:hAnsi="Cambria Math" w:cstheme="minorHAnsi"/>
                      <w:i/>
                      <w:iCs/>
                    </w:rPr>
                  </m:ctrlPr>
                </m:fPr>
                <m:num>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w:rPr>
                          <w:rFonts w:ascii="Cambria Math" w:eastAsia="Aptos" w:hAnsi="Cambria Math" w:cstheme="minorHAnsi"/>
                        </w:rPr>
                        <m:t>2</m:t>
                      </m:r>
                    </m:sub>
                    <m:sup>
                      <m:r>
                        <w:rPr>
                          <w:rFonts w:ascii="Cambria Math" w:eastAsia="Aptos" w:hAnsi="Cambria Math" w:cstheme="minorHAnsi"/>
                        </w:rPr>
                        <m:t>s</m:t>
                      </m:r>
                    </m:sup>
                  </m:sSubSup>
                </m:num>
                <m:den>
                  <m:sSub>
                    <m:sSubPr>
                      <m:ctrlPr>
                        <w:rPr>
                          <w:rFonts w:ascii="Cambria Math" w:eastAsia="Aptos" w:hAnsi="Cambria Math" w:cstheme="minorHAnsi"/>
                          <w:i/>
                          <w:iCs/>
                        </w:rPr>
                      </m:ctrlPr>
                    </m:sSubPr>
                    <m:e>
                      <m:r>
                        <w:rPr>
                          <w:rFonts w:ascii="Cambria Math" w:eastAsia="Aptos" w:hAnsi="Cambria Math" w:cstheme="minorHAnsi"/>
                        </w:rPr>
                        <m:t>β</m:t>
                      </m:r>
                    </m:e>
                    <m:sub>
                      <m:r>
                        <w:rPr>
                          <w:rFonts w:ascii="Cambria Math" w:eastAsia="Aptos" w:hAnsi="Cambria Math" w:cstheme="minorHAnsi"/>
                        </w:rPr>
                        <m:t>2</m:t>
                      </m:r>
                    </m:sub>
                  </m:sSub>
                </m:den>
              </m:f>
            </m:oMath>
            <w:r>
              <w:rPr>
                <w:rFonts w:ascii="Calibri" w:eastAsia="Calibri" w:hAnsi="Calibri" w:cs="Calibri"/>
                <w:iCs/>
              </w:rPr>
              <w:t xml:space="preserve">, </w:t>
            </w:r>
            <m:oMath>
              <m:r>
                <w:rPr>
                  <w:rFonts w:ascii="Cambria Math" w:eastAsia="Calibri" w:hAnsi="Cambria Math" w:cs="Calibri"/>
                </w:rPr>
                <m:t>b=</m:t>
              </m:r>
              <m:f>
                <m:fPr>
                  <m:ctrlPr>
                    <w:rPr>
                      <w:rFonts w:ascii="Cambria Math" w:eastAsia="Aptos" w:hAnsi="Cambria Math" w:cstheme="minorHAnsi"/>
                      <w:i/>
                      <w:iCs/>
                    </w:rPr>
                  </m:ctrlPr>
                </m:fPr>
                <m:num>
                  <m:d>
                    <m:dPr>
                      <m:begChr m:val="|"/>
                      <m:endChr m:val="|"/>
                      <m:ctrlPr>
                        <w:rPr>
                          <w:rFonts w:ascii="Cambria Math" w:eastAsia="Aptos" w:hAnsi="Cambria Math" w:cstheme="minorHAnsi"/>
                          <w:i/>
                          <w:iCs/>
                        </w:rPr>
                      </m:ctrlPr>
                    </m:dPr>
                    <m:e>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2</m:t>
                          </m:r>
                        </m:sub>
                      </m:sSub>
                    </m:e>
                  </m:d>
                  <m:r>
                    <w:rPr>
                      <w:rFonts w:ascii="Cambria Math" w:eastAsia="Aptos" w:hAnsi="Cambria Math" w:cstheme="minorHAnsi"/>
                    </w:rPr>
                    <m:t>+</m:t>
                  </m:r>
                  <m:d>
                    <m:dPr>
                      <m:begChr m:val="|"/>
                      <m:endChr m:val="|"/>
                      <m:ctrlPr>
                        <w:rPr>
                          <w:rFonts w:ascii="Cambria Math" w:eastAsia="Aptos" w:hAnsi="Cambria Math" w:cstheme="minorHAnsi"/>
                          <w:i/>
                          <w:iCs/>
                        </w:rPr>
                      </m:ctrlPr>
                    </m:dPr>
                    <m:e>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3</m:t>
                          </m:r>
                        </m:sub>
                      </m:sSub>
                    </m:e>
                  </m:d>
                </m:num>
                <m:den>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1</m:t>
                      </m:r>
                    </m:sub>
                  </m:sSub>
                </m:den>
              </m:f>
              <m:r>
                <w:rPr>
                  <w:rFonts w:ascii="Cambria Math" w:eastAsia="Calibri" w:hAnsi="Cambria Math" w:cs="Calibri"/>
                </w:rPr>
                <m:t xml:space="preserve"> </m:t>
              </m:r>
            </m:oMath>
          </w:p>
        </w:tc>
        <w:tc>
          <w:tcPr>
            <w:tcW w:w="1255" w:type="dxa"/>
          </w:tcPr>
          <w:p w14:paraId="2FB464A7" w14:textId="77777777" w:rsidR="00850D42" w:rsidRPr="00F57F69" w:rsidRDefault="00850D42" w:rsidP="00827E41">
            <w:pPr>
              <w:jc w:val="center"/>
              <w:rPr>
                <w:rFonts w:cstheme="minorHAnsi"/>
              </w:rPr>
            </w:pPr>
          </w:p>
        </w:tc>
      </w:tr>
      <w:tr w:rsidR="00850D42" w:rsidRPr="00F57F69" w14:paraId="00F02F61" w14:textId="77777777" w:rsidTr="00827E41">
        <w:trPr>
          <w:jc w:val="center"/>
        </w:trPr>
        <w:tc>
          <w:tcPr>
            <w:tcW w:w="8095" w:type="dxa"/>
          </w:tcPr>
          <w:p w14:paraId="6116A5E3" w14:textId="3ED207BC" w:rsidR="00850D42" w:rsidRDefault="00850D42" w:rsidP="00827E41">
            <w:pPr>
              <w:jc w:val="center"/>
              <w:rPr>
                <w:rFonts w:ascii="Calibri" w:eastAsia="Calibri" w:hAnsi="Calibri" w:cs="Calibri"/>
                <w:iCs/>
              </w:rPr>
            </w:pPr>
            <m:oMath>
              <m:r>
                <w:rPr>
                  <w:rFonts w:ascii="Cambria Math" w:eastAsia="Calibri" w:hAnsi="Cambria Math" w:cs="Calibri"/>
                </w:rPr>
                <m:t>C</m:t>
              </m:r>
              <m:r>
                <w:rPr>
                  <w:rFonts w:ascii="Cambria Math" w:eastAsia="Calibri" w:hAnsi="Cambria Math" w:cs="Calibri"/>
                </w:rPr>
                <m:t xml:space="preserve">= </m:t>
              </m:r>
              <m:r>
                <w:rPr>
                  <w:rFonts w:ascii="Cambria Math" w:eastAsia="Aptos" w:hAnsi="Cambria Math" w:cs="Times New Roman"/>
                </w:rPr>
                <m:t>-</m:t>
              </m:r>
              <m:sSub>
                <m:sSubPr>
                  <m:ctrlPr>
                    <w:ins w:id="335" w:author="Jonathan Ouimet" w:date="2026-06-21T21:50:00Z" w16du:dateUtc="2026-06-22T04:50:00Z">
                      <w:rPr>
                        <w:rFonts w:ascii="Cambria Math" w:eastAsia="Aptos" w:hAnsi="Cambria Math" w:cstheme="minorHAnsi"/>
                        <w:i/>
                        <w:iCs/>
                      </w:rPr>
                    </w:ins>
                  </m:ctrlPr>
                </m:sSubPr>
                <m:e>
                  <m:r>
                    <w:ins w:id="336" w:author="Jonathan Ouimet" w:date="2026-06-21T21:50:00Z" w16du:dateUtc="2026-06-22T04:50:00Z">
                      <w:rPr>
                        <w:rFonts w:ascii="Cambria Math" w:eastAsia="Aptos" w:hAnsi="Cambria Math" w:cstheme="minorHAnsi"/>
                      </w:rPr>
                      <m:t>β</m:t>
                    </w:ins>
                  </m:r>
                </m:e>
                <m:sub>
                  <m:r>
                    <w:ins w:id="337" w:author="Jonathan Ouimet" w:date="2026-06-21T21:50:00Z" w16du:dateUtc="2026-06-22T04:50:00Z">
                      <w:rPr>
                        <w:rFonts w:ascii="Cambria Math" w:eastAsia="Aptos" w:hAnsi="Cambria Math" w:cstheme="minorHAnsi"/>
                      </w:rPr>
                      <m:t>3</m:t>
                    </w:ins>
                  </m:r>
                </m:sub>
              </m:sSub>
              <m:d>
                <m:dPr>
                  <m:begChr m:val="|"/>
                  <m:endChr m:val="|"/>
                  <m:ctrlPr>
                    <w:rPr>
                      <w:rFonts w:ascii="Cambria Math" w:eastAsia="Aptos" w:hAnsi="Cambria Math" w:cs="Times New Roman"/>
                      <w:i/>
                    </w:rPr>
                  </m:ctrlPr>
                </m:dPr>
                <m:e>
                  <m:f>
                    <m:fPr>
                      <m:ctrlPr>
                        <w:rPr>
                          <w:rFonts w:ascii="Cambria Math" w:eastAsia="Aptos" w:hAnsi="Cambria Math" w:cs="Times New Roman"/>
                          <w:i/>
                        </w:rPr>
                      </m:ctrlPr>
                    </m:fPr>
                    <m:num>
                      <m:r>
                        <w:rPr>
                          <w:rFonts w:ascii="Cambria Math" w:eastAsia="Aptos" w:hAnsi="Cambria Math" w:cs="Times New Roman"/>
                        </w:rPr>
                        <m:t>χ</m:t>
                      </m:r>
                    </m:num>
                    <m:den>
                      <m:sSub>
                        <m:sSubPr>
                          <m:ctrlPr>
                            <w:rPr>
                              <w:rFonts w:ascii="Cambria Math" w:eastAsia="Aptos" w:hAnsi="Cambria Math" w:cs="Times New Roman"/>
                              <w:i/>
                            </w:rPr>
                          </m:ctrlPr>
                        </m:sSubPr>
                        <m:e>
                          <m:r>
                            <w:rPr>
                              <w:rFonts w:ascii="Cambria Math" w:eastAsia="Aptos" w:hAnsi="Cambria Math" w:cs="Times New Roman"/>
                            </w:rPr>
                            <m:t>z</m:t>
                          </m:r>
                        </m:e>
                        <m:sub>
                          <m:r>
                            <w:rPr>
                              <w:rFonts w:ascii="Cambria Math" w:eastAsia="Aptos" w:hAnsi="Cambria Math" w:cs="Times New Roman"/>
                            </w:rPr>
                            <m:t>3</m:t>
                          </m:r>
                        </m:sub>
                      </m:sSub>
                    </m:den>
                  </m:f>
                </m:e>
              </m:d>
            </m:oMath>
            <w:r>
              <w:rPr>
                <w:rFonts w:ascii="Calibri" w:eastAsia="Calibri" w:hAnsi="Calibri" w:cs="Calibri"/>
                <w:iCs/>
              </w:rPr>
              <w:t xml:space="preserve">, </w:t>
            </w:r>
            <m:oMath>
              <m:r>
                <w:rPr>
                  <w:rFonts w:ascii="Cambria Math" w:eastAsia="Calibri" w:hAnsi="Cambria Math" w:cs="Calibri"/>
                </w:rPr>
                <m:t>c</m:t>
              </m:r>
              <m:r>
                <w:rPr>
                  <w:rFonts w:ascii="Cambria Math" w:eastAsia="Calibri" w:hAnsi="Cambria Math" w:cs="Calibri"/>
                </w:rPr>
                <m:t>=</m:t>
              </m:r>
              <m:d>
                <m:dPr>
                  <m:begChr m:val="|"/>
                  <m:endChr m:val="|"/>
                  <m:ctrlPr>
                    <w:rPr>
                      <w:rFonts w:ascii="Cambria Math" w:eastAsia="Aptos" w:hAnsi="Cambria Math" w:cstheme="minorHAnsi"/>
                      <w:iCs/>
                    </w:rPr>
                  </m:ctrlPr>
                </m:dPr>
                <m:e>
                  <m:f>
                    <m:fPr>
                      <m:ctrlPr>
                        <w:rPr>
                          <w:rFonts w:ascii="Cambria Math" w:eastAsia="Aptos" w:hAnsi="Cambria Math" w:cstheme="minorHAnsi"/>
                          <w:i/>
                          <w:iCs/>
                        </w:rPr>
                      </m:ctrlPr>
                    </m:fPr>
                    <m:num>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3</m:t>
                          </m:r>
                        </m:sub>
                      </m:sSub>
                    </m:num>
                    <m:den>
                      <m:sSub>
                        <m:sSubPr>
                          <m:ctrlPr>
                            <w:rPr>
                              <w:rFonts w:ascii="Cambria Math" w:eastAsia="Aptos" w:hAnsi="Cambria Math" w:cstheme="minorHAnsi"/>
                              <w:i/>
                              <w:iCs/>
                            </w:rPr>
                          </m:ctrlPr>
                        </m:sSubPr>
                        <m:e>
                          <m:r>
                            <w:rPr>
                              <w:rFonts w:ascii="Cambria Math" w:eastAsia="Aptos" w:hAnsi="Cambria Math" w:cstheme="minorHAnsi"/>
                            </w:rPr>
                            <m:t>z</m:t>
                          </m:r>
                        </m:e>
                        <m:sub>
                          <m:r>
                            <w:rPr>
                              <w:rFonts w:ascii="Cambria Math" w:eastAsia="Aptos" w:hAnsi="Cambria Math" w:cstheme="minorHAnsi"/>
                            </w:rPr>
                            <m:t>1</m:t>
                          </m:r>
                        </m:sub>
                      </m:sSub>
                    </m:den>
                  </m:f>
                </m:e>
              </m:d>
            </m:oMath>
          </w:p>
        </w:tc>
        <w:tc>
          <w:tcPr>
            <w:tcW w:w="1255" w:type="dxa"/>
          </w:tcPr>
          <w:p w14:paraId="3CE6E51C" w14:textId="77777777" w:rsidR="00850D42" w:rsidRPr="00F57F69" w:rsidRDefault="00850D42" w:rsidP="00827E41">
            <w:pPr>
              <w:jc w:val="center"/>
              <w:rPr>
                <w:rFonts w:cstheme="minorHAnsi"/>
              </w:rPr>
            </w:pPr>
          </w:p>
        </w:tc>
      </w:tr>
      <w:tr w:rsidR="00850D42" w:rsidRPr="00F57F69" w14:paraId="2EB69717" w14:textId="77777777" w:rsidTr="00827E41">
        <w:trPr>
          <w:jc w:val="center"/>
        </w:trPr>
        <w:tc>
          <w:tcPr>
            <w:tcW w:w="8095" w:type="dxa"/>
          </w:tcPr>
          <w:p w14:paraId="269F7038" w14:textId="27B64925" w:rsidR="00850D42" w:rsidRDefault="00850D42" w:rsidP="00827E41">
            <w:pPr>
              <w:jc w:val="center"/>
              <w:rPr>
                <w:rFonts w:ascii="Calibri" w:eastAsia="Calibri" w:hAnsi="Calibri" w:cs="Times New Roman"/>
                <w:iCs/>
              </w:rPr>
            </w:pPr>
            <m:oMathPara>
              <m:oMath>
                <m:r>
                  <w:rPr>
                    <w:rFonts w:ascii="Cambria Math" w:eastAsia="Calibri" w:hAnsi="Cambria Math" w:cs="Times New Roman"/>
                  </w:rPr>
                  <m:t>D=</m:t>
                </m:r>
                <m:r>
                  <w:rPr>
                    <w:rFonts w:ascii="Cambria Math" w:eastAsia="Calibri"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1</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w:rPr>
                        <w:rFonts w:ascii="Cambria Math" w:eastAsia="Aptos" w:hAnsi="Cambria Math" w:cs="Times New Roman"/>
                      </w:rPr>
                      <m:t>s</m:t>
                    </m:r>
                  </m:sup>
                </m:sSubSup>
                <m:r>
                  <w:rPr>
                    <w:rFonts w:ascii="Cambria Math" w:eastAsia="Aptos" w:hAnsi="Cambria Math" w:cs="Times New Roman"/>
                  </w:rPr>
                  <m:t>-</m:t>
                </m:r>
                <m:d>
                  <m:dPr>
                    <m:begChr m:val="|"/>
                    <m:endChr m:val="|"/>
                    <m:ctrlPr>
                      <w:rPr>
                        <w:rFonts w:ascii="Cambria Math" w:eastAsia="Aptos" w:hAnsi="Cambria Math" w:cs="Times New Roman"/>
                        <w:iCs/>
                      </w:rPr>
                    </m:ctrlPr>
                  </m:dPr>
                  <m:e>
                    <m:f>
                      <m:fPr>
                        <m:ctrlPr>
                          <w:rPr>
                            <w:rFonts w:ascii="Cambria Math" w:eastAsia="Aptos" w:hAnsi="Cambria Math" w:cs="Times New Roman"/>
                            <w:i/>
                            <w:iCs/>
                          </w:rPr>
                        </m:ctrlPr>
                      </m:fPr>
                      <m:num>
                        <m:sSub>
                          <m:sSubPr>
                            <m:ctrlPr>
                              <w:rPr>
                                <w:rFonts w:ascii="Cambria Math" w:eastAsia="Aptos" w:hAnsi="Cambria Math" w:cs="Times New Roman"/>
                                <w:iCs/>
                              </w:rPr>
                            </m:ctrlPr>
                          </m:sSubPr>
                          <m:e>
                            <m:r>
                              <m:rPr>
                                <m:sty m:val="p"/>
                              </m:rPr>
                              <w:rPr>
                                <w:rFonts w:ascii="Cambria Math" w:eastAsia="Aptos" w:hAnsi="Cambria Math" w:cs="Times New Roman"/>
                              </w:rPr>
                              <m:t>z</m:t>
                            </m:r>
                          </m:e>
                          <m:sub>
                            <m:r>
                              <m:rPr>
                                <m:sty m:val="p"/>
                              </m:rPr>
                              <w:rPr>
                                <w:rFonts w:ascii="Cambria Math" w:eastAsia="Aptos" w:hAnsi="Cambria Math" w:cs="Times New Roman"/>
                              </w:rPr>
                              <m:t>2</m:t>
                            </m:r>
                          </m:sub>
                        </m:sSub>
                      </m:num>
                      <m:den>
                        <m:sSub>
                          <m:sSubPr>
                            <m:ctrlPr>
                              <w:rPr>
                                <w:rFonts w:ascii="Cambria Math" w:eastAsia="Aptos" w:hAnsi="Cambria Math" w:cs="Times New Roman"/>
                                <w:i/>
                                <w:iCs/>
                              </w:rPr>
                            </m:ctrlPr>
                          </m:sSubPr>
                          <m:e>
                            <m:r>
                              <w:rPr>
                                <w:rFonts w:ascii="Cambria Math" w:eastAsia="Aptos" w:hAnsi="Cambria Math" w:cs="Times New Roman"/>
                              </w:rPr>
                              <m:t>z</m:t>
                            </m:r>
                          </m:e>
                          <m:sub>
                            <m:r>
                              <w:rPr>
                                <w:rFonts w:ascii="Cambria Math" w:eastAsia="Aptos" w:hAnsi="Cambria Math" w:cs="Times New Roman"/>
                              </w:rPr>
                              <m:t>3</m:t>
                            </m:r>
                          </m:sub>
                        </m:sSub>
                      </m:den>
                    </m:f>
                  </m:e>
                </m:d>
                <m:sSubSup>
                  <m:sSubSupPr>
                    <m:ctrlPr>
                      <w:rPr>
                        <w:rFonts w:ascii="Cambria Math" w:eastAsia="Aptos" w:hAnsi="Cambria Math" w:cs="Times New Roman"/>
                        <w:iCs/>
                      </w:rPr>
                    </m:ctrlPr>
                  </m:sSubSupPr>
                  <m:e>
                    <m:r>
                      <m:rPr>
                        <m:sty m:val="p"/>
                      </m:rPr>
                      <w:rPr>
                        <w:rFonts w:ascii="Cambria Math" w:eastAsia="Aptos" w:hAnsi="Cambria Math" w:cs="Times New Roman"/>
                      </w:rPr>
                      <m:t>c</m:t>
                    </m:r>
                  </m:e>
                  <m:sub>
                    <m:r>
                      <m:rPr>
                        <m:sty m:val="p"/>
                      </m:rPr>
                      <w:rPr>
                        <w:rFonts w:ascii="Cambria Math" w:eastAsia="Aptos" w:hAnsi="Cambria Math" w:cs="Times New Roman"/>
                      </w:rPr>
                      <m:t>2</m:t>
                    </m:r>
                  </m:sub>
                  <m:sup>
                    <m:r>
                      <w:rPr>
                        <w:rFonts w:ascii="Cambria Math" w:eastAsia="Aptos" w:hAnsi="Cambria Math" w:cs="Times New Roman"/>
                      </w:rPr>
                      <m:t>s</m:t>
                    </m:r>
                  </m:sup>
                </m:sSubSup>
                <m:r>
                  <w:rPr>
                    <w:rFonts w:ascii="Cambria Math" w:eastAsia="Calibri" w:hAnsi="Cambria Math" w:cs="Times New Roman"/>
                  </w:rPr>
                  <m:t xml:space="preserve"> </m:t>
                </m:r>
              </m:oMath>
            </m:oMathPara>
          </w:p>
        </w:tc>
        <w:tc>
          <w:tcPr>
            <w:tcW w:w="1255" w:type="dxa"/>
          </w:tcPr>
          <w:p w14:paraId="4DA0D921" w14:textId="77777777" w:rsidR="00850D42" w:rsidRPr="00F57F69" w:rsidRDefault="00850D42" w:rsidP="00827E41">
            <w:pPr>
              <w:jc w:val="center"/>
              <w:rPr>
                <w:rFonts w:cstheme="minorHAnsi"/>
              </w:rPr>
            </w:pPr>
          </w:p>
        </w:tc>
      </w:tr>
    </w:tbl>
    <w:p w14:paraId="25F0803C" w14:textId="77777777" w:rsidR="00850D42" w:rsidRDefault="00850D42" w:rsidP="00491B2C">
      <w:pPr>
        <w:rPr>
          <w:rFonts w:cstheme="minorHAnsi"/>
          <w:iCs/>
        </w:rPr>
      </w:pPr>
    </w:p>
    <w:p w14:paraId="20E10C61" w14:textId="77777777" w:rsidR="00850D42" w:rsidRDefault="00850D42" w:rsidP="00491B2C">
      <w:pPr>
        <w:rPr>
          <w:rFonts w:cstheme="minorHAnsi"/>
          <w:iCs/>
        </w:rPr>
      </w:pPr>
    </w:p>
    <w:p w14:paraId="644B83E5" w14:textId="77777777" w:rsidR="00B92161" w:rsidRDefault="00B92161" w:rsidP="00491B2C">
      <w:pPr>
        <w:rPr>
          <w:rFonts w:cstheme="minorHAnsi"/>
          <w:iCs/>
        </w:rPr>
      </w:pPr>
    </w:p>
    <w:p w14:paraId="398D67D1" w14:textId="55EE5C35" w:rsidR="00B92161" w:rsidDel="00FE047C" w:rsidRDefault="00B92161" w:rsidP="00491B2C">
      <w:pPr>
        <w:rPr>
          <w:del w:id="338" w:author="Laurianne Estrada" w:date="2026-06-21T13:38:00Z" w16du:dateUtc="2026-06-21T17:38:00Z"/>
          <w:rFonts w:cstheme="minorHAnsi"/>
          <w:iCs/>
        </w:rPr>
      </w:pPr>
    </w:p>
    <w:p w14:paraId="6AE36573" w14:textId="0216C98A" w:rsidR="00A906F4" w:rsidRDefault="00A906F4" w:rsidP="00491B2C">
      <w:pPr>
        <w:rPr>
          <w:rFonts w:cstheme="minorHAnsi"/>
          <w:iCs/>
        </w:rPr>
      </w:pPr>
      <w:r w:rsidRPr="00A906F4">
        <w:rPr>
          <w:rFonts w:cstheme="minorHAnsi"/>
          <w:iCs/>
          <w:highlight w:val="yellow"/>
        </w:rPr>
        <w:lastRenderedPageBreak/>
        <w:t xml:space="preserve"> Clearly, </w:t>
      </w:r>
      <m:oMath>
        <m:sSub>
          <m:sSubPr>
            <m:ctrlPr>
              <w:rPr>
                <w:rFonts w:ascii="Cambria Math" w:hAnsi="Cambria Math" w:cstheme="minorHAnsi"/>
                <w:i/>
                <w:iCs/>
                <w:highlight w:val="yellow"/>
              </w:rPr>
            </m:ctrlPr>
          </m:sSubPr>
          <m:e>
            <m:r>
              <w:rPr>
                <w:rFonts w:ascii="Cambria Math" w:hAnsi="Cambria Math" w:cstheme="minorHAnsi"/>
                <w:highlight w:val="yellow"/>
              </w:rPr>
              <m:t>H</m:t>
            </m:r>
          </m:e>
          <m:sub>
            <m:r>
              <w:rPr>
                <w:rFonts w:ascii="Cambria Math" w:hAnsi="Cambria Math" w:cstheme="minorHAnsi"/>
                <w:highlight w:val="yellow"/>
              </w:rPr>
              <m:t>1</m:t>
            </m:r>
          </m:sub>
        </m:sSub>
        <m:r>
          <w:rPr>
            <w:rFonts w:ascii="Cambria Math" w:hAnsi="Cambria Math" w:cstheme="minorHAnsi"/>
            <w:highlight w:val="yellow"/>
          </w:rPr>
          <m:t xml:space="preserve"> f(</m:t>
        </m:r>
        <m:sSubSup>
          <m:sSubSupPr>
            <m:ctrlPr>
              <w:rPr>
                <w:rFonts w:ascii="Cambria Math" w:hAnsi="Cambria Math" w:cstheme="minorHAnsi"/>
                <w:i/>
                <w:iCs/>
                <w:highlight w:val="yellow"/>
              </w:rPr>
            </m:ctrlPr>
          </m:sSubSupPr>
          <m:e>
            <m:r>
              <w:rPr>
                <w:rFonts w:ascii="Cambria Math" w:hAnsi="Cambria Math" w:cstheme="minorHAnsi"/>
                <w:highlight w:val="yellow"/>
              </w:rPr>
              <m:t>c</m:t>
            </m:r>
          </m:e>
          <m:sub>
            <m:r>
              <w:rPr>
                <w:rFonts w:ascii="Cambria Math" w:hAnsi="Cambria Math" w:cstheme="minorHAnsi"/>
                <w:highlight w:val="yellow"/>
              </w:rPr>
              <m:t>1</m:t>
            </m:r>
          </m:sub>
          <m:sup>
            <m:r>
              <w:rPr>
                <w:rFonts w:ascii="Cambria Math" w:hAnsi="Cambria Math" w:cstheme="minorHAnsi"/>
                <w:highlight w:val="yellow"/>
              </w:rPr>
              <m:t>s</m:t>
            </m:r>
          </m:sup>
        </m:sSubSup>
        <m:r>
          <w:rPr>
            <w:rFonts w:ascii="Cambria Math" w:hAnsi="Cambria Math" w:cstheme="minorHAnsi"/>
            <w:highlight w:val="yellow"/>
          </w:rPr>
          <m:t xml:space="preserve">, </m:t>
        </m:r>
        <m:sSubSup>
          <m:sSubSupPr>
            <m:ctrlPr>
              <w:rPr>
                <w:rFonts w:ascii="Cambria Math" w:hAnsi="Cambria Math" w:cstheme="minorHAnsi"/>
                <w:i/>
                <w:iCs/>
                <w:highlight w:val="yellow"/>
              </w:rPr>
            </m:ctrlPr>
          </m:sSubSupPr>
          <m:e>
            <m:r>
              <w:rPr>
                <w:rFonts w:ascii="Cambria Math" w:hAnsi="Cambria Math" w:cstheme="minorHAnsi"/>
                <w:highlight w:val="yellow"/>
              </w:rPr>
              <m:t>c</m:t>
            </m:r>
          </m:e>
          <m:sub>
            <m:r>
              <w:rPr>
                <w:rFonts w:ascii="Cambria Math" w:hAnsi="Cambria Math" w:cstheme="minorHAnsi"/>
                <w:highlight w:val="yellow"/>
              </w:rPr>
              <m:t>2</m:t>
            </m:r>
          </m:sub>
          <m:sup>
            <m:r>
              <w:rPr>
                <w:rFonts w:ascii="Cambria Math" w:hAnsi="Cambria Math" w:cstheme="minorHAnsi"/>
                <w:highlight w:val="yellow"/>
              </w:rPr>
              <m:t>s</m:t>
            </m:r>
          </m:sup>
        </m:sSubSup>
        <m:r>
          <w:rPr>
            <w:rFonts w:ascii="Cambria Math" w:hAnsi="Cambria Math" w:cstheme="minorHAnsi"/>
            <w:highlight w:val="yellow"/>
          </w:rPr>
          <m:t>, χ)</m:t>
        </m:r>
      </m:oMath>
      <w:r>
        <w:rPr>
          <w:rFonts w:eastAsiaTheme="minorEastAsia" w:cstheme="minorHAnsi"/>
          <w:iCs/>
        </w:rPr>
        <w:t xml:space="preserve">. The question that we now need to answer is whether there is a functional form that we should be </w:t>
      </w:r>
      <w:commentRangeStart w:id="339"/>
      <w:r>
        <w:rPr>
          <w:rFonts w:eastAsiaTheme="minorEastAsia" w:cstheme="minorHAnsi"/>
          <w:iCs/>
        </w:rPr>
        <w:t>fitting</w:t>
      </w:r>
      <w:commentRangeEnd w:id="339"/>
      <w:r>
        <w:rPr>
          <w:rStyle w:val="CommentReference"/>
          <w:rFonts w:eastAsiaTheme="minorEastAsia" w:cstheme="minorHAnsi"/>
          <w:iCs/>
          <w:sz w:val="24"/>
          <w:szCs w:val="24"/>
        </w:rPr>
        <w:commentReference w:id="339"/>
      </w:r>
      <w:r>
        <w:rPr>
          <w:rFonts w:eastAsiaTheme="minorEastAsia" w:cstheme="minorHAnsi"/>
          <w:iCs/>
        </w:rPr>
        <w:t>.</w:t>
      </w:r>
    </w:p>
    <w:p w14:paraId="1839AB52" w14:textId="77777777" w:rsidR="00A906F4" w:rsidRDefault="00A906F4" w:rsidP="00491B2C">
      <w:pPr>
        <w:rPr>
          <w:rFonts w:cstheme="minorHAnsi"/>
          <w:iCs/>
        </w:rPr>
      </w:pPr>
    </w:p>
    <w:p w14:paraId="4D1DA04D" w14:textId="4E20ECDC" w:rsidR="00A63D15" w:rsidRPr="00A63D15" w:rsidRDefault="00A63D15" w:rsidP="00491B2C">
      <w:pPr>
        <w:rPr>
          <w:rFonts w:eastAsiaTheme="minorEastAsia" w:cstheme="minorHAnsi"/>
          <w:iCs/>
        </w:rPr>
      </w:pPr>
      <w:r>
        <w:rPr>
          <w:rFonts w:cstheme="minorHAnsi"/>
          <w:iCs/>
        </w:rPr>
        <w:t xml:space="preserve">In the limit that </w:t>
      </w:r>
      <m:oMath>
        <m:sSubSup>
          <m:sSubSupPr>
            <m:ctrlPr>
              <w:rPr>
                <w:rFonts w:ascii="Cambria Math" w:hAnsi="Cambria Math" w:cstheme="minorHAnsi"/>
                <w:i/>
                <w:iCs/>
              </w:rPr>
            </m:ctrlPr>
          </m:sSubSupPr>
          <m:e>
            <m:r>
              <w:rPr>
                <w:rFonts w:ascii="Cambria Math" w:hAnsi="Cambria Math" w:cstheme="minorHAnsi"/>
              </w:rPr>
              <m:t>c</m:t>
            </m:r>
          </m:e>
          <m:sub>
            <m:r>
              <w:rPr>
                <w:rFonts w:ascii="Cambria Math" w:hAnsi="Cambria Math" w:cstheme="minorHAnsi"/>
              </w:rPr>
              <m:t>2</m:t>
            </m:r>
          </m:sub>
          <m:sup>
            <m:r>
              <w:rPr>
                <w:rFonts w:ascii="Cambria Math" w:hAnsi="Cambria Math" w:cstheme="minorHAnsi"/>
              </w:rPr>
              <m:t>s</m:t>
            </m:r>
          </m:sup>
        </m:sSubSup>
        <m:r>
          <w:rPr>
            <w:rFonts w:ascii="Cambria Math" w:hAnsi="Cambria Math" w:cstheme="minorHAnsi"/>
          </w:rPr>
          <m:t>→0</m:t>
        </m:r>
      </m:oMath>
    </w:p>
    <w:tbl>
      <w:tblPr>
        <w:tblStyle w:val="TableGrid"/>
        <w:tblW w:w="0" w:type="auto"/>
        <w:jc w:val="center"/>
        <w:tblLook w:val="04A0" w:firstRow="1" w:lastRow="0" w:firstColumn="1" w:lastColumn="0" w:noHBand="0" w:noVBand="1"/>
      </w:tblPr>
      <w:tblGrid>
        <w:gridCol w:w="8095"/>
        <w:gridCol w:w="1255"/>
      </w:tblGrid>
      <w:tr w:rsidR="00A63D15" w:rsidRPr="00F57F69" w14:paraId="3F45BAC1" w14:textId="77777777" w:rsidTr="00AD6101">
        <w:trPr>
          <w:jc w:val="center"/>
        </w:trPr>
        <w:tc>
          <w:tcPr>
            <w:tcW w:w="8095" w:type="dxa"/>
          </w:tcPr>
          <w:p w14:paraId="6F411C46" w14:textId="58D3131B" w:rsidR="00A63D15" w:rsidRDefault="00000000" w:rsidP="00AD6101">
            <w:pPr>
              <w:jc w:val="center"/>
              <w:rPr>
                <w:rFonts w:ascii="Calibri" w:eastAsia="Calibri" w:hAnsi="Calibri" w:cs="Times New Roman"/>
                <w:iCs/>
              </w:rPr>
            </w:pPr>
            <m:oMathPara>
              <m:oMath>
                <m:sSubSup>
                  <m:sSubSupPr>
                    <m:ctrlPr>
                      <w:rPr>
                        <w:rFonts w:ascii="Cambria Math" w:eastAsia="Aptos" w:hAnsi="Cambria Math" w:cs="Times New Roman"/>
                        <w:i/>
                        <w:iCs/>
                      </w:rPr>
                    </m:ctrlPr>
                  </m:sSubSupPr>
                  <m:e>
                    <m:r>
                      <m:rPr>
                        <m:sty m:val="p"/>
                      </m:rPr>
                      <w:rPr>
                        <w:rFonts w:ascii="Cambria Math" w:eastAsia="Aptos" w:hAnsi="Cambria Math" w:cs="Times New Roman"/>
                      </w:rPr>
                      <m:t>H</m:t>
                    </m:r>
                    <m:ctrlPr>
                      <w:rPr>
                        <w:rFonts w:ascii="Cambria Math" w:eastAsia="Aptos" w:hAnsi="Cambria Math" w:cs="Times New Roman"/>
                        <w:iCs/>
                      </w:rPr>
                    </m:ctrlPr>
                  </m:e>
                  <m:sub>
                    <m:r>
                      <m:rPr>
                        <m:sty m:val="p"/>
                      </m:rPr>
                      <w:rPr>
                        <w:rFonts w:ascii="Cambria Math" w:eastAsia="Aptos" w:hAnsi="Cambria Math" w:cs="Times New Roman"/>
                      </w:rPr>
                      <m:t>1</m:t>
                    </m:r>
                    <m:ctrlPr>
                      <w:rPr>
                        <w:rFonts w:ascii="Cambria Math" w:eastAsia="Aptos" w:hAnsi="Cambria Math" w:cs="Times New Roman"/>
                        <w:iCs/>
                      </w:rPr>
                    </m:ctrlPr>
                  </m:sub>
                  <m:sup>
                    <m:r>
                      <w:rPr>
                        <w:rFonts w:ascii="Cambria Math" w:eastAsia="Aptos" w:hAnsi="Cambria Math" w:cs="Times New Roman"/>
                      </w:rPr>
                      <m:t>2</m:t>
                    </m:r>
                  </m:sup>
                </m:sSubSup>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w:rPr>
                    <w:rFonts w:ascii="Cambria Math" w:eastAsia="Aptos" w:hAnsi="Cambria Math" w:cs="Times New Roman"/>
                  </w:rPr>
                  <m:t>-</m:t>
                </m:r>
                <m:d>
                  <m:dPr>
                    <m:begChr m:val="|"/>
                    <m:endChr m:val="|"/>
                    <m:ctrlPr>
                      <w:rPr>
                        <w:rFonts w:ascii="Cambria Math" w:eastAsia="Aptos" w:hAnsi="Cambria Math" w:cs="Times New Roman"/>
                        <w:i/>
                      </w:rPr>
                    </m:ctrlPr>
                  </m:dPr>
                  <m:e>
                    <m:r>
                      <w:rPr>
                        <w:rFonts w:ascii="Cambria Math" w:eastAsia="Aptos" w:hAnsi="Cambria Math" w:cs="Times New Roman"/>
                      </w:rPr>
                      <m:t>χ</m:t>
                    </m:r>
                  </m:e>
                </m:d>
                <m:sSub>
                  <m:sSubPr>
                    <m:ctrlPr>
                      <w:rPr>
                        <w:rFonts w:ascii="Cambria Math" w:eastAsia="Aptos" w:hAnsi="Cambria Math" w:cs="Times New Roman"/>
                        <w:i/>
                      </w:rPr>
                    </m:ctrlPr>
                  </m:sSubPr>
                  <m:e>
                    <m:r>
                      <w:rPr>
                        <w:rFonts w:ascii="Cambria Math" w:eastAsia="Aptos" w:hAnsi="Cambria Math" w:cs="Times New Roman"/>
                      </w:rPr>
                      <m:t>H</m:t>
                    </m:r>
                  </m:e>
                  <m:sub>
                    <m:r>
                      <w:rPr>
                        <w:rFonts w:ascii="Cambria Math" w:eastAsia="Aptos" w:hAnsi="Cambria Math" w:cs="Times New Roman"/>
                      </w:rPr>
                      <m:t>1</m:t>
                    </m:r>
                  </m:sub>
                </m:sSub>
                <m:r>
                  <w:rPr>
                    <w:rFonts w:ascii="Cambria Math" w:eastAsia="Calibri" w:hAnsi="Cambria Math" w:cs="Times New Roman"/>
                  </w:rPr>
                  <m:t>-</m:t>
                </m:r>
                <m:sSubSup>
                  <m:sSubSupPr>
                    <m:ctrlPr>
                      <w:rPr>
                        <w:rFonts w:ascii="Cambria Math" w:eastAsia="Aptos" w:hAnsi="Cambria Math" w:cs="Times New Roman"/>
                      </w:rPr>
                    </m:ctrlPr>
                  </m:sSubSupPr>
                  <m:e>
                    <m:r>
                      <m:rPr>
                        <m:sty m:val="p"/>
                      </m:rPr>
                      <w:rPr>
                        <w:rFonts w:ascii="Cambria Math" w:eastAsia="Aptos" w:hAnsi="Cambria Math" w:cs="Times New Roman"/>
                      </w:rPr>
                      <m:t>c</m:t>
                    </m:r>
                    <m:ctrlPr>
                      <w:rPr>
                        <w:rFonts w:ascii="Cambria Math" w:eastAsia="Calibri" w:hAnsi="Cambria Math" w:cs="Times New Roman"/>
                        <w:i/>
                      </w:rPr>
                    </m:ctrlP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r>
                  <w:rPr>
                    <w:rFonts w:ascii="Cambria Math" w:eastAsia="Aptos" w:hAnsi="Cambria Math" w:cs="Times New Roman"/>
                  </w:rPr>
                  <m:t>=0</m:t>
                </m:r>
              </m:oMath>
            </m:oMathPara>
          </w:p>
        </w:tc>
        <w:tc>
          <w:tcPr>
            <w:tcW w:w="1255" w:type="dxa"/>
          </w:tcPr>
          <w:p w14:paraId="2FE6AB48" w14:textId="77777777" w:rsidR="00A63D15" w:rsidRPr="00F57F69" w:rsidRDefault="00A63D15" w:rsidP="00AD6101">
            <w:pPr>
              <w:jc w:val="center"/>
              <w:rPr>
                <w:rFonts w:cstheme="minorHAnsi"/>
              </w:rPr>
            </w:pPr>
          </w:p>
        </w:tc>
      </w:tr>
      <w:tr w:rsidR="00A63D15" w:rsidRPr="00F57F69" w14:paraId="75F9AA98" w14:textId="77777777" w:rsidTr="00AD6101">
        <w:trPr>
          <w:jc w:val="center"/>
        </w:trPr>
        <w:tc>
          <w:tcPr>
            <w:tcW w:w="8095" w:type="dxa"/>
          </w:tcPr>
          <w:p w14:paraId="6493E7FC" w14:textId="7A2B112F" w:rsidR="00A823F3" w:rsidRPr="00A823F3" w:rsidRDefault="00000000" w:rsidP="00AD6101">
            <w:pPr>
              <w:jc w:val="center"/>
              <w:rPr>
                <w:rFonts w:eastAsiaTheme="minorEastAsia" w:cstheme="minorHAnsi"/>
                <w:iCs/>
              </w:rPr>
            </w:pPr>
            <m:oMathPara>
              <m:oMath>
                <m:sSub>
                  <m:sSubPr>
                    <m:ctrlPr>
                      <w:rPr>
                        <w:rFonts w:ascii="Cambria Math" w:eastAsia="Times New Roman" w:hAnsi="Cambria Math" w:cs="Calibri"/>
                        <w:i/>
                        <w:iCs/>
                      </w:rPr>
                    </m:ctrlPr>
                  </m:sSubPr>
                  <m:e>
                    <m:r>
                      <w:rPr>
                        <w:rFonts w:ascii="Cambria Math" w:eastAsia="Times New Roman" w:hAnsi="Cambria Math" w:cs="Calibri"/>
                      </w:rPr>
                      <m:t>H</m:t>
                    </m:r>
                  </m:e>
                  <m:sub>
                    <m:r>
                      <w:rPr>
                        <w:rFonts w:ascii="Cambria Math" w:eastAsia="Times New Roman" w:hAnsi="Cambria Math" w:cs="Calibri"/>
                      </w:rPr>
                      <m:t>1</m:t>
                    </m:r>
                  </m:sub>
                </m:sSub>
                <m:r>
                  <w:rPr>
                    <w:rFonts w:ascii="Cambria Math" w:eastAsia="Times New Roman" w:hAnsi="Cambria Math" w:cs="Calibri"/>
                  </w:rPr>
                  <m:t>=</m:t>
                </m:r>
                <m:f>
                  <m:fPr>
                    <m:ctrlPr>
                      <w:rPr>
                        <w:rFonts w:ascii="Cambria Math" w:eastAsia="Times New Roman" w:hAnsi="Cambria Math" w:cs="Calibri"/>
                        <w:i/>
                        <w:iCs/>
                      </w:rPr>
                    </m:ctrlPr>
                  </m:fPr>
                  <m:num>
                    <m:d>
                      <m:dPr>
                        <m:begChr m:val="|"/>
                        <m:endChr m:val="|"/>
                        <m:ctrlPr>
                          <w:rPr>
                            <w:rFonts w:ascii="Cambria Math" w:eastAsia="Times New Roman" w:hAnsi="Cambria Math" w:cs="Calibri"/>
                            <w:i/>
                            <w:iCs/>
                          </w:rPr>
                        </m:ctrlPr>
                      </m:dPr>
                      <m:e>
                        <m:r>
                          <w:rPr>
                            <w:rFonts w:ascii="Cambria Math" w:eastAsia="Times New Roman" w:hAnsi="Cambria Math" w:cs="Calibri"/>
                          </w:rPr>
                          <m:t>χ</m:t>
                        </m:r>
                      </m:e>
                    </m:d>
                    <m:r>
                      <w:rPr>
                        <w:rFonts w:ascii="Cambria Math" w:eastAsia="Times New Roman" w:hAnsi="Cambria Math" w:cs="Calibri"/>
                      </w:rPr>
                      <m:t>+</m:t>
                    </m:r>
                    <m:rad>
                      <m:radPr>
                        <m:degHide m:val="1"/>
                        <m:ctrlPr>
                          <w:rPr>
                            <w:rFonts w:ascii="Cambria Math" w:eastAsia="Times New Roman" w:hAnsi="Cambria Math" w:cs="Calibri"/>
                            <w:i/>
                            <w:iCs/>
                          </w:rPr>
                        </m:ctrlPr>
                      </m:radPr>
                      <m:deg/>
                      <m:e>
                        <m:sSup>
                          <m:sSupPr>
                            <m:ctrlPr>
                              <w:rPr>
                                <w:rFonts w:ascii="Cambria Math" w:eastAsia="Times New Roman" w:hAnsi="Cambria Math" w:cs="Calibri"/>
                                <w:i/>
                                <w:iCs/>
                              </w:rPr>
                            </m:ctrlPr>
                          </m:sSupPr>
                          <m:e>
                            <m:d>
                              <m:dPr>
                                <m:begChr m:val="|"/>
                                <m:endChr m:val="|"/>
                                <m:ctrlPr>
                                  <w:rPr>
                                    <w:rFonts w:ascii="Cambria Math" w:eastAsia="Times New Roman" w:hAnsi="Cambria Math" w:cs="Calibri"/>
                                    <w:i/>
                                    <w:iCs/>
                                  </w:rPr>
                                </m:ctrlPr>
                              </m:dPr>
                              <m:e>
                                <m:r>
                                  <w:rPr>
                                    <w:rFonts w:ascii="Cambria Math" w:eastAsia="Times New Roman" w:hAnsi="Cambria Math" w:cs="Calibri"/>
                                  </w:rPr>
                                  <m:t>χ</m:t>
                                </m:r>
                              </m:e>
                            </m:d>
                          </m:e>
                          <m:sup>
                            <m:r>
                              <w:rPr>
                                <w:rFonts w:ascii="Cambria Math" w:eastAsia="Times New Roman" w:hAnsi="Cambria Math" w:cs="Calibri"/>
                              </w:rPr>
                              <m:t>2</m:t>
                            </m:r>
                          </m:sup>
                        </m:sSup>
                        <m:r>
                          <w:rPr>
                            <w:rFonts w:ascii="Cambria Math" w:eastAsia="Times New Roman" w:hAnsi="Cambria Math" w:cs="Calibri"/>
                          </w:rPr>
                          <m:t>+4</m:t>
                        </m:r>
                        <m:sSup>
                          <m:sSupPr>
                            <m:ctrlPr>
                              <w:rPr>
                                <w:rFonts w:ascii="Cambria Math" w:eastAsia="Times New Roman" w:hAnsi="Cambria Math" w:cs="Calibri"/>
                                <w:i/>
                                <w:iCs/>
                              </w:rPr>
                            </m:ctrlPr>
                          </m:sSupPr>
                          <m:e>
                            <m:sSubSup>
                              <m:sSubSupPr>
                                <m:ctrlPr>
                                  <w:rPr>
                                    <w:rFonts w:ascii="Cambria Math" w:eastAsia="Times New Roman" w:hAnsi="Cambria Math" w:cs="Calibri"/>
                                    <w:i/>
                                    <w:iCs/>
                                  </w:rPr>
                                </m:ctrlPr>
                              </m:sSubSupPr>
                              <m:e>
                                <m:r>
                                  <w:rPr>
                                    <w:rFonts w:ascii="Cambria Math" w:eastAsia="Times New Roman" w:hAnsi="Cambria Math" w:cs="Calibri"/>
                                  </w:rPr>
                                  <m:t>c</m:t>
                                </m:r>
                              </m:e>
                              <m:sub>
                                <m:r>
                                  <w:rPr>
                                    <w:rFonts w:ascii="Cambria Math" w:eastAsia="Times New Roman" w:hAnsi="Cambria Math" w:cs="Calibri"/>
                                  </w:rPr>
                                  <m:t>1</m:t>
                                </m:r>
                              </m:sub>
                              <m:sup>
                                <m:r>
                                  <w:rPr>
                                    <w:rFonts w:ascii="Cambria Math" w:eastAsia="Times New Roman" w:hAnsi="Cambria Math" w:cs="Calibri"/>
                                  </w:rPr>
                                  <m:t>s</m:t>
                                </m:r>
                              </m:sup>
                            </m:sSubSup>
                          </m:e>
                          <m:sup>
                            <m:r>
                              <w:rPr>
                                <w:rFonts w:ascii="Cambria Math" w:eastAsia="Times New Roman" w:hAnsi="Cambria Math" w:cs="Calibri"/>
                              </w:rPr>
                              <m:t>2</m:t>
                            </m:r>
                          </m:sup>
                        </m:sSup>
                      </m:e>
                    </m:rad>
                  </m:num>
                  <m:den>
                    <m:r>
                      <w:rPr>
                        <w:rFonts w:ascii="Cambria Math" w:eastAsia="Times New Roman" w:hAnsi="Cambria Math" w:cs="Calibri"/>
                      </w:rPr>
                      <m:t>2</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den>
                </m:f>
              </m:oMath>
            </m:oMathPara>
          </w:p>
          <w:p w14:paraId="5684D7A2" w14:textId="2B9EF518" w:rsidR="00A823F3" w:rsidRPr="009356C8" w:rsidRDefault="00A823F3" w:rsidP="00AD6101">
            <w:pPr>
              <w:jc w:val="center"/>
              <w:rPr>
                <w:rFonts w:eastAsiaTheme="minorEastAsia" w:cstheme="minorHAnsi"/>
                <w:iCs/>
              </w:rPr>
            </w:pPr>
            <m:oMathPara>
              <m:oMath>
                <m:r>
                  <w:rPr>
                    <w:rFonts w:ascii="Cambria Math" w:eastAsia="Times New Roman" w:hAnsi="Cambria Math" w:cs="Calibri"/>
                  </w:rPr>
                  <m:t>⟹</m:t>
                </m:r>
                <m:sSub>
                  <m:sSubPr>
                    <m:ctrlPr>
                      <w:rPr>
                        <w:rFonts w:ascii="Cambria Math" w:eastAsia="Times New Roman" w:hAnsi="Cambria Math" w:cs="Calibri"/>
                        <w:i/>
                        <w:iCs/>
                      </w:rPr>
                    </m:ctrlPr>
                  </m:sSubPr>
                  <m:e>
                    <m:r>
                      <w:rPr>
                        <w:rFonts w:ascii="Cambria Math" w:eastAsia="Times New Roman" w:hAnsi="Cambria Math" w:cs="Calibri"/>
                      </w:rPr>
                      <m:t>H</m:t>
                    </m:r>
                  </m:e>
                  <m:sub>
                    <m:r>
                      <w:rPr>
                        <w:rFonts w:ascii="Cambria Math" w:eastAsia="Times New Roman" w:hAnsi="Cambria Math" w:cs="Calibri"/>
                      </w:rPr>
                      <m:t>1</m:t>
                    </m:r>
                  </m:sub>
                </m:sSub>
                <m:r>
                  <w:rPr>
                    <w:rFonts w:ascii="Cambria Math" w:eastAsia="Times New Roman" w:hAnsi="Cambria Math" w:cs="Calibri"/>
                  </w:rPr>
                  <m:t>=</m:t>
                </m:r>
                <m:f>
                  <m:fPr>
                    <m:ctrlPr>
                      <w:rPr>
                        <w:rFonts w:ascii="Cambria Math" w:eastAsia="Times New Roman" w:hAnsi="Cambria Math" w:cs="Calibri"/>
                        <w:i/>
                        <w:iCs/>
                      </w:rPr>
                    </m:ctrlPr>
                  </m:fPr>
                  <m:num>
                    <m:d>
                      <m:dPr>
                        <m:begChr m:val="|"/>
                        <m:endChr m:val="|"/>
                        <m:ctrlPr>
                          <w:rPr>
                            <w:rFonts w:ascii="Cambria Math" w:eastAsia="Times New Roman" w:hAnsi="Cambria Math" w:cs="Calibri"/>
                            <w:i/>
                            <w:iCs/>
                          </w:rPr>
                        </m:ctrlPr>
                      </m:dPr>
                      <m:e>
                        <m:r>
                          <w:rPr>
                            <w:rFonts w:ascii="Cambria Math" w:eastAsia="Times New Roman" w:hAnsi="Cambria Math" w:cs="Calibri"/>
                          </w:rPr>
                          <m:t>χ</m:t>
                        </m:r>
                      </m:e>
                    </m:d>
                  </m:num>
                  <m:den>
                    <m:r>
                      <w:rPr>
                        <w:rFonts w:ascii="Cambria Math" w:eastAsia="Times New Roman" w:hAnsi="Cambria Math" w:cs="Calibri"/>
                      </w:rPr>
                      <m:t>2</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den>
                </m:f>
                <m:r>
                  <w:rPr>
                    <w:rFonts w:ascii="Cambria Math" w:eastAsia="Times New Roman" w:hAnsi="Cambria Math" w:cs="Calibri"/>
                  </w:rPr>
                  <m:t>+</m:t>
                </m:r>
                <m:rad>
                  <m:radPr>
                    <m:degHide m:val="1"/>
                    <m:ctrlPr>
                      <w:rPr>
                        <w:rFonts w:ascii="Cambria Math" w:eastAsia="Times New Roman" w:hAnsi="Cambria Math" w:cs="Calibri"/>
                        <w:i/>
                        <w:iCs/>
                      </w:rPr>
                    </m:ctrlPr>
                  </m:radPr>
                  <m:deg/>
                  <m:e>
                    <m:sSup>
                      <m:sSupPr>
                        <m:ctrlPr>
                          <w:rPr>
                            <w:rFonts w:ascii="Cambria Math" w:eastAsia="Times New Roman" w:hAnsi="Cambria Math" w:cs="Calibri"/>
                            <w:i/>
                            <w:iCs/>
                          </w:rPr>
                        </m:ctrlPr>
                      </m:sSupPr>
                      <m:e>
                        <m:d>
                          <m:dPr>
                            <m:ctrlPr>
                              <w:rPr>
                                <w:rFonts w:ascii="Cambria Math" w:eastAsia="Times New Roman" w:hAnsi="Cambria Math" w:cs="Calibri"/>
                                <w:i/>
                                <w:iCs/>
                              </w:rPr>
                            </m:ctrlPr>
                          </m:dPr>
                          <m:e>
                            <m:f>
                              <m:fPr>
                                <m:ctrlPr>
                                  <w:rPr>
                                    <w:rFonts w:ascii="Cambria Math" w:eastAsia="Times New Roman" w:hAnsi="Cambria Math" w:cs="Calibri"/>
                                    <w:i/>
                                    <w:iCs/>
                                  </w:rPr>
                                </m:ctrlPr>
                              </m:fPr>
                              <m:num>
                                <m:r>
                                  <w:rPr>
                                    <w:rFonts w:ascii="Cambria Math" w:eastAsia="Times New Roman" w:hAnsi="Cambria Math" w:cs="Calibri"/>
                                  </w:rPr>
                                  <m:t>1</m:t>
                                </m:r>
                              </m:num>
                              <m:den>
                                <m:r>
                                  <w:rPr>
                                    <w:rFonts w:ascii="Cambria Math" w:eastAsia="Times New Roman" w:hAnsi="Cambria Math" w:cs="Calibri"/>
                                  </w:rPr>
                                  <m:t>2</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den>
                            </m:f>
                          </m:e>
                        </m:d>
                      </m:e>
                      <m:sup>
                        <m:r>
                          <w:rPr>
                            <w:rFonts w:ascii="Cambria Math" w:eastAsia="Times New Roman" w:hAnsi="Cambria Math" w:cs="Calibri"/>
                          </w:rPr>
                          <m:t>2</m:t>
                        </m:r>
                      </m:sup>
                    </m:sSup>
                    <m:d>
                      <m:dPr>
                        <m:ctrlPr>
                          <w:rPr>
                            <w:rFonts w:ascii="Cambria Math" w:eastAsia="Times New Roman" w:hAnsi="Cambria Math" w:cs="Calibri"/>
                            <w:i/>
                            <w:iCs/>
                          </w:rPr>
                        </m:ctrlPr>
                      </m:dPr>
                      <m:e>
                        <m:sSup>
                          <m:sSupPr>
                            <m:ctrlPr>
                              <w:rPr>
                                <w:rFonts w:ascii="Cambria Math" w:eastAsia="Times New Roman" w:hAnsi="Cambria Math" w:cs="Calibri"/>
                                <w:i/>
                                <w:iCs/>
                              </w:rPr>
                            </m:ctrlPr>
                          </m:sSupPr>
                          <m:e>
                            <m:d>
                              <m:dPr>
                                <m:begChr m:val="|"/>
                                <m:endChr m:val="|"/>
                                <m:ctrlPr>
                                  <w:rPr>
                                    <w:rFonts w:ascii="Cambria Math" w:eastAsia="Times New Roman" w:hAnsi="Cambria Math" w:cs="Calibri"/>
                                    <w:i/>
                                    <w:iCs/>
                                  </w:rPr>
                                </m:ctrlPr>
                              </m:dPr>
                              <m:e>
                                <m:r>
                                  <w:rPr>
                                    <w:rFonts w:ascii="Cambria Math" w:eastAsia="Times New Roman" w:hAnsi="Cambria Math" w:cs="Calibri"/>
                                  </w:rPr>
                                  <m:t>χ</m:t>
                                </m:r>
                              </m:e>
                            </m:d>
                          </m:e>
                          <m:sup>
                            <m:r>
                              <w:rPr>
                                <w:rFonts w:ascii="Cambria Math" w:eastAsia="Times New Roman" w:hAnsi="Cambria Math" w:cs="Calibri"/>
                              </w:rPr>
                              <m:t>2</m:t>
                            </m:r>
                          </m:sup>
                        </m:sSup>
                        <m:r>
                          <w:rPr>
                            <w:rFonts w:ascii="Cambria Math" w:eastAsia="Times New Roman" w:hAnsi="Cambria Math" w:cs="Calibri"/>
                          </w:rPr>
                          <m:t>+4</m:t>
                        </m:r>
                        <m:sSup>
                          <m:sSupPr>
                            <m:ctrlPr>
                              <w:rPr>
                                <w:rFonts w:ascii="Cambria Math" w:eastAsia="Times New Roman" w:hAnsi="Cambria Math" w:cs="Calibri"/>
                                <w:i/>
                                <w:iCs/>
                              </w:rPr>
                            </m:ctrlPr>
                          </m:sSupPr>
                          <m:e>
                            <m:sSubSup>
                              <m:sSubSupPr>
                                <m:ctrlPr>
                                  <w:rPr>
                                    <w:rFonts w:ascii="Cambria Math" w:eastAsia="Times New Roman" w:hAnsi="Cambria Math" w:cs="Calibri"/>
                                    <w:i/>
                                    <w:iCs/>
                                  </w:rPr>
                                </m:ctrlPr>
                              </m:sSubSupPr>
                              <m:e>
                                <m:r>
                                  <w:rPr>
                                    <w:rFonts w:ascii="Cambria Math" w:eastAsia="Times New Roman" w:hAnsi="Cambria Math" w:cs="Calibri"/>
                                  </w:rPr>
                                  <m:t>c</m:t>
                                </m:r>
                              </m:e>
                              <m:sub>
                                <m:r>
                                  <w:rPr>
                                    <w:rFonts w:ascii="Cambria Math" w:eastAsia="Times New Roman" w:hAnsi="Cambria Math" w:cs="Calibri"/>
                                  </w:rPr>
                                  <m:t>1</m:t>
                                </m:r>
                              </m:sub>
                              <m:sup>
                                <m:r>
                                  <w:rPr>
                                    <w:rFonts w:ascii="Cambria Math" w:eastAsia="Times New Roman" w:hAnsi="Cambria Math" w:cs="Calibri"/>
                                  </w:rPr>
                                  <m:t>s</m:t>
                                </m:r>
                              </m:sup>
                            </m:sSubSup>
                          </m:e>
                          <m:sup>
                            <m:r>
                              <w:rPr>
                                <w:rFonts w:ascii="Cambria Math" w:eastAsia="Times New Roman" w:hAnsi="Cambria Math" w:cs="Calibri"/>
                              </w:rPr>
                              <m:t>2</m:t>
                            </m:r>
                          </m:sup>
                        </m:sSup>
                      </m:e>
                    </m:d>
                  </m:e>
                </m:rad>
                <m:r>
                  <w:rPr>
                    <w:rFonts w:ascii="Cambria Math" w:eastAsia="Times New Roman" w:hAnsi="Cambria Math" w:cs="Calibri"/>
                  </w:rPr>
                  <m:t xml:space="preserve"> </m:t>
                </m:r>
              </m:oMath>
            </m:oMathPara>
          </w:p>
          <w:p w14:paraId="3D10CDD7" w14:textId="774432AE" w:rsidR="0036312C" w:rsidRPr="0036312C" w:rsidRDefault="009356C8" w:rsidP="0036312C">
            <w:pPr>
              <w:jc w:val="center"/>
              <w:rPr>
                <w:rFonts w:eastAsiaTheme="minorEastAsia" w:cstheme="minorHAnsi"/>
                <w:iCs/>
              </w:rPr>
            </w:pPr>
            <m:oMathPara>
              <m:oMath>
                <m:r>
                  <w:rPr>
                    <w:rFonts w:ascii="Cambria Math" w:eastAsia="Times New Roman" w:hAnsi="Cambria Math" w:cs="Calibri"/>
                  </w:rPr>
                  <m:t>⟹</m:t>
                </m:r>
                <m:sSub>
                  <m:sSubPr>
                    <m:ctrlPr>
                      <w:rPr>
                        <w:rFonts w:ascii="Cambria Math" w:eastAsia="Times New Roman" w:hAnsi="Cambria Math" w:cs="Calibri"/>
                        <w:i/>
                        <w:iCs/>
                      </w:rPr>
                    </m:ctrlPr>
                  </m:sSubPr>
                  <m:e>
                    <m:r>
                      <w:rPr>
                        <w:rFonts w:ascii="Cambria Math" w:eastAsia="Times New Roman" w:hAnsi="Cambria Math" w:cs="Calibri"/>
                      </w:rPr>
                      <m:t>H</m:t>
                    </m:r>
                  </m:e>
                  <m:sub>
                    <m:r>
                      <w:rPr>
                        <w:rFonts w:ascii="Cambria Math" w:eastAsia="Times New Roman" w:hAnsi="Cambria Math" w:cs="Calibri"/>
                      </w:rPr>
                      <m:t>1</m:t>
                    </m:r>
                  </m:sub>
                </m:sSub>
                <m:r>
                  <w:rPr>
                    <w:rFonts w:ascii="Cambria Math" w:eastAsia="Times New Roman" w:hAnsi="Cambria Math" w:cs="Calibri"/>
                  </w:rPr>
                  <m:t>=</m:t>
                </m:r>
                <m:f>
                  <m:fPr>
                    <m:ctrlPr>
                      <w:rPr>
                        <w:rFonts w:ascii="Cambria Math" w:eastAsia="Times New Roman" w:hAnsi="Cambria Math" w:cs="Calibri"/>
                        <w:i/>
                        <w:iCs/>
                      </w:rPr>
                    </m:ctrlPr>
                  </m:fPr>
                  <m:num>
                    <m:d>
                      <m:dPr>
                        <m:begChr m:val="|"/>
                        <m:endChr m:val="|"/>
                        <m:ctrlPr>
                          <w:rPr>
                            <w:rFonts w:ascii="Cambria Math" w:eastAsia="Times New Roman" w:hAnsi="Cambria Math" w:cs="Calibri"/>
                            <w:i/>
                            <w:iCs/>
                          </w:rPr>
                        </m:ctrlPr>
                      </m:dPr>
                      <m:e>
                        <m:r>
                          <w:rPr>
                            <w:rFonts w:ascii="Cambria Math" w:eastAsia="Times New Roman" w:hAnsi="Cambria Math" w:cs="Calibri"/>
                          </w:rPr>
                          <m:t>χ</m:t>
                        </m:r>
                      </m:e>
                    </m:d>
                  </m:num>
                  <m:den>
                    <m:r>
                      <w:rPr>
                        <w:rFonts w:ascii="Cambria Math" w:eastAsia="Times New Roman" w:hAnsi="Cambria Math" w:cs="Calibri"/>
                      </w:rPr>
                      <m:t>2</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den>
                </m:f>
                <m:r>
                  <w:rPr>
                    <w:rFonts w:ascii="Cambria Math" w:eastAsia="Times New Roman" w:hAnsi="Cambria Math" w:cs="Calibri"/>
                  </w:rPr>
                  <m:t>+</m:t>
                </m:r>
                <m:rad>
                  <m:radPr>
                    <m:degHide m:val="1"/>
                    <m:ctrlPr>
                      <w:rPr>
                        <w:rFonts w:ascii="Cambria Math" w:eastAsia="Times New Roman" w:hAnsi="Cambria Math" w:cs="Calibri"/>
                        <w:i/>
                        <w:iCs/>
                      </w:rPr>
                    </m:ctrlPr>
                  </m:radPr>
                  <m:deg/>
                  <m:e>
                    <m:sSup>
                      <m:sSupPr>
                        <m:ctrlPr>
                          <w:rPr>
                            <w:rFonts w:ascii="Cambria Math" w:eastAsia="Times New Roman" w:hAnsi="Cambria Math" w:cs="Calibri"/>
                            <w:i/>
                            <w:iCs/>
                          </w:rPr>
                        </m:ctrlPr>
                      </m:sSupPr>
                      <m:e>
                        <m:d>
                          <m:dPr>
                            <m:ctrlPr>
                              <w:rPr>
                                <w:rFonts w:ascii="Cambria Math" w:eastAsia="Times New Roman" w:hAnsi="Cambria Math" w:cs="Calibri"/>
                                <w:i/>
                                <w:iCs/>
                              </w:rPr>
                            </m:ctrlPr>
                          </m:dPr>
                          <m:e>
                            <m:f>
                              <m:fPr>
                                <m:ctrlPr>
                                  <w:rPr>
                                    <w:rFonts w:ascii="Cambria Math" w:eastAsia="Times New Roman" w:hAnsi="Cambria Math" w:cs="Calibri"/>
                                    <w:i/>
                                    <w:iCs/>
                                  </w:rPr>
                                </m:ctrlPr>
                              </m:fPr>
                              <m:num>
                                <m:d>
                                  <m:dPr>
                                    <m:begChr m:val="|"/>
                                    <m:endChr m:val="|"/>
                                    <m:ctrlPr>
                                      <w:rPr>
                                        <w:rFonts w:ascii="Cambria Math" w:eastAsia="Times New Roman" w:hAnsi="Cambria Math" w:cs="Calibri"/>
                                        <w:i/>
                                        <w:iCs/>
                                      </w:rPr>
                                    </m:ctrlPr>
                                  </m:dPr>
                                  <m:e>
                                    <m:r>
                                      <w:rPr>
                                        <w:rFonts w:ascii="Cambria Math" w:eastAsia="Times New Roman" w:hAnsi="Cambria Math" w:cs="Calibri"/>
                                      </w:rPr>
                                      <m:t>χ</m:t>
                                    </m:r>
                                  </m:e>
                                </m:d>
                              </m:num>
                              <m:den>
                                <m:r>
                                  <w:rPr>
                                    <w:rFonts w:ascii="Cambria Math" w:eastAsia="Times New Roman" w:hAnsi="Cambria Math" w:cs="Calibri"/>
                                  </w:rPr>
                                  <m:t>2</m:t>
                                </m:r>
                                <m:sSubSup>
                                  <m:sSubSupPr>
                                    <m:ctrlPr>
                                      <w:rPr>
                                        <w:rFonts w:ascii="Cambria Math" w:eastAsia="Aptos" w:hAnsi="Cambria Math" w:cs="Times New Roman"/>
                                      </w:rPr>
                                    </m:ctrlPr>
                                  </m:sSubSupPr>
                                  <m:e>
                                    <m:r>
                                      <m:rPr>
                                        <m:sty m:val="p"/>
                                      </m:rPr>
                                      <w:rPr>
                                        <w:rFonts w:ascii="Cambria Math" w:eastAsia="Aptos" w:hAnsi="Cambria Math" w:cs="Times New Roman"/>
                                      </w:rPr>
                                      <m:t>c</m:t>
                                    </m:r>
                                  </m:e>
                                  <m:sub>
                                    <m:r>
                                      <m:rPr>
                                        <m:sty m:val="p"/>
                                      </m:rPr>
                                      <w:rPr>
                                        <w:rFonts w:ascii="Cambria Math" w:eastAsia="Aptos" w:hAnsi="Cambria Math" w:cs="Times New Roman"/>
                                      </w:rPr>
                                      <m:t>1</m:t>
                                    </m:r>
                                  </m:sub>
                                  <m:sup>
                                    <m:r>
                                      <m:rPr>
                                        <m:sty m:val="p"/>
                                      </m:rPr>
                                      <w:rPr>
                                        <w:rFonts w:ascii="Cambria Math" w:eastAsia="Aptos" w:hAnsi="Cambria Math" w:cs="Times New Roman"/>
                                      </w:rPr>
                                      <m:t>s</m:t>
                                    </m:r>
                                  </m:sup>
                                </m:sSubSup>
                              </m:den>
                            </m:f>
                          </m:e>
                        </m:d>
                      </m:e>
                      <m:sup>
                        <m:r>
                          <w:rPr>
                            <w:rFonts w:ascii="Cambria Math" w:eastAsia="Times New Roman" w:hAnsi="Cambria Math" w:cs="Calibri"/>
                          </w:rPr>
                          <m:t>2</m:t>
                        </m:r>
                      </m:sup>
                    </m:sSup>
                    <m:r>
                      <w:rPr>
                        <w:rFonts w:ascii="Cambria Math" w:eastAsia="Times New Roman" w:hAnsi="Cambria Math" w:cs="Calibri"/>
                      </w:rPr>
                      <m:t>+1</m:t>
                    </m:r>
                  </m:e>
                </m:rad>
              </m:oMath>
            </m:oMathPara>
          </w:p>
        </w:tc>
        <w:tc>
          <w:tcPr>
            <w:tcW w:w="1255" w:type="dxa"/>
          </w:tcPr>
          <w:p w14:paraId="48B57FEE" w14:textId="77777777" w:rsidR="00A63D15" w:rsidRPr="00F57F69" w:rsidRDefault="00A63D15" w:rsidP="00AD6101">
            <w:pPr>
              <w:jc w:val="center"/>
              <w:rPr>
                <w:rFonts w:cstheme="minorHAnsi"/>
              </w:rPr>
            </w:pPr>
          </w:p>
        </w:tc>
      </w:tr>
      <w:tr w:rsidR="0036312C" w:rsidRPr="00F57F69" w14:paraId="62385342" w14:textId="77777777" w:rsidTr="00AD6101">
        <w:trPr>
          <w:jc w:val="center"/>
        </w:trPr>
        <w:tc>
          <w:tcPr>
            <w:tcW w:w="8095" w:type="dxa"/>
          </w:tcPr>
          <w:p w14:paraId="6C741D18" w14:textId="77777777" w:rsidR="0036312C" w:rsidRPr="0036312C" w:rsidRDefault="00000000" w:rsidP="0036312C">
            <w:pPr>
              <w:jc w:val="center"/>
              <w:rPr>
                <w:rFonts w:ascii="Calibri" w:eastAsia="Calibri" w:hAnsi="Calibri" w:cs="Calibri"/>
                <w:iCs/>
              </w:rPr>
            </w:pPr>
            <m:oMathPara>
              <m:oMath>
                <m:sSub>
                  <m:sSubPr>
                    <m:ctrlPr>
                      <w:rPr>
                        <w:rFonts w:ascii="Cambria Math" w:eastAsia="Calibri" w:hAnsi="Cambria Math" w:cs="Calibri"/>
                        <w:i/>
                        <w:iCs/>
                      </w:rPr>
                    </m:ctrlPr>
                  </m:sSubPr>
                  <m:e>
                    <m:r>
                      <w:rPr>
                        <w:rFonts w:ascii="Cambria Math" w:eastAsia="Calibri" w:hAnsi="Cambria Math" w:cs="Calibri"/>
                      </w:rPr>
                      <m:t>H</m:t>
                    </m:r>
                  </m:e>
                  <m:sub>
                    <m:r>
                      <w:rPr>
                        <w:rFonts w:ascii="Cambria Math" w:eastAsia="Calibri" w:hAnsi="Cambria Math" w:cs="Calibri"/>
                      </w:rPr>
                      <m:t>1</m:t>
                    </m:r>
                  </m:sub>
                </m:sSub>
                <m:r>
                  <w:rPr>
                    <w:rFonts w:ascii="Cambria Math" w:eastAsia="Calibri" w:hAnsi="Cambria Math" w:cs="Calibri"/>
                  </w:rPr>
                  <m:t>=</m:t>
                </m:r>
                <m:sSub>
                  <m:sSubPr>
                    <m:ctrlPr>
                      <w:rPr>
                        <w:rFonts w:ascii="Cambria Math" w:eastAsia="Calibri" w:hAnsi="Cambria Math" w:cs="Calibri"/>
                        <w:i/>
                        <w:iCs/>
                      </w:rPr>
                    </m:ctrlPr>
                  </m:sSubPr>
                  <m:e>
                    <m:r>
                      <w:rPr>
                        <w:rFonts w:ascii="Cambria Math" w:eastAsia="Calibri" w:hAnsi="Cambria Math" w:cs="Calibri"/>
                      </w:rPr>
                      <m:t>β</m:t>
                    </m:r>
                  </m:e>
                  <m:sub>
                    <m:r>
                      <w:rPr>
                        <w:rFonts w:ascii="Cambria Math" w:eastAsia="Calibri" w:hAnsi="Cambria Math" w:cs="Calibri"/>
                      </w:rPr>
                      <m:t>0</m:t>
                    </m:r>
                  </m:sub>
                </m:sSub>
                <m:r>
                  <w:rPr>
                    <w:rFonts w:ascii="Cambria Math" w:eastAsia="Calibri" w:hAnsi="Cambria Math" w:cs="Calibri"/>
                  </w:rPr>
                  <m:t>+</m:t>
                </m:r>
                <m:sSub>
                  <m:sSubPr>
                    <m:ctrlPr>
                      <w:rPr>
                        <w:rFonts w:ascii="Cambria Math" w:eastAsia="Calibri" w:hAnsi="Cambria Math" w:cs="Calibri"/>
                        <w:i/>
                        <w:iCs/>
                      </w:rPr>
                    </m:ctrlPr>
                  </m:sSubPr>
                  <m:e>
                    <m:r>
                      <w:rPr>
                        <w:rFonts w:ascii="Cambria Math" w:eastAsia="Calibri" w:hAnsi="Cambria Math" w:cs="Calibri"/>
                      </w:rPr>
                      <m:t>β</m:t>
                    </m:r>
                  </m:e>
                  <m:sub>
                    <m:r>
                      <w:rPr>
                        <w:rFonts w:ascii="Cambria Math" w:eastAsia="Calibri" w:hAnsi="Cambria Math" w:cs="Calibri"/>
                      </w:rPr>
                      <m:t>1</m:t>
                    </m:r>
                  </m:sub>
                </m:sSub>
                <m:sSubSup>
                  <m:sSubSupPr>
                    <m:ctrlPr>
                      <w:rPr>
                        <w:rFonts w:ascii="Cambria Math" w:eastAsia="Calibri" w:hAnsi="Cambria Math" w:cs="Calibri"/>
                        <w:i/>
                        <w:iCs/>
                      </w:rPr>
                    </m:ctrlPr>
                  </m:sSubSupPr>
                  <m:e>
                    <m:r>
                      <w:rPr>
                        <w:rFonts w:ascii="Cambria Math" w:eastAsia="Calibri" w:hAnsi="Cambria Math" w:cs="Calibri"/>
                      </w:rPr>
                      <m:t>c</m:t>
                    </m:r>
                  </m:e>
                  <m:sub>
                    <m:r>
                      <w:rPr>
                        <w:rFonts w:ascii="Cambria Math" w:eastAsia="Calibri" w:hAnsi="Cambria Math" w:cs="Calibri"/>
                      </w:rPr>
                      <m:t>1</m:t>
                    </m:r>
                  </m:sub>
                  <m:sup>
                    <m:r>
                      <w:rPr>
                        <w:rFonts w:ascii="Cambria Math" w:eastAsia="Calibri" w:hAnsi="Cambria Math" w:cs="Calibri"/>
                      </w:rPr>
                      <m:t>s</m:t>
                    </m:r>
                  </m:sup>
                </m:sSubSup>
              </m:oMath>
            </m:oMathPara>
          </w:p>
          <w:p w14:paraId="1BD2E707" w14:textId="7C02AABF" w:rsidR="0036312C" w:rsidRDefault="00000000" w:rsidP="0036312C">
            <w:pPr>
              <w:jc w:val="center"/>
              <w:rPr>
                <w:rFonts w:ascii="Calibri" w:eastAsia="Calibri" w:hAnsi="Calibri" w:cs="Calibri"/>
                <w:iCs/>
              </w:rPr>
            </w:pPr>
            <m:oMathPara>
              <m:oMath>
                <m:sSub>
                  <m:sSubPr>
                    <m:ctrlPr>
                      <w:rPr>
                        <w:rFonts w:ascii="Cambria Math" w:eastAsia="Calibri" w:hAnsi="Cambria Math" w:cs="Calibri"/>
                        <w:i/>
                        <w:iCs/>
                      </w:rPr>
                    </m:ctrlPr>
                  </m:sSubPr>
                  <m:e>
                    <m:r>
                      <w:rPr>
                        <w:rFonts w:ascii="Cambria Math" w:eastAsia="Calibri" w:hAnsi="Cambria Math" w:cs="Calibri"/>
                      </w:rPr>
                      <m:t>H</m:t>
                    </m:r>
                  </m:e>
                  <m:sub>
                    <m:r>
                      <w:rPr>
                        <w:rFonts w:ascii="Cambria Math" w:eastAsia="Calibri" w:hAnsi="Cambria Math" w:cs="Calibri"/>
                      </w:rPr>
                      <m:t>1</m:t>
                    </m:r>
                  </m:sub>
                </m:sSub>
                <m:r>
                  <w:rPr>
                    <w:rFonts w:ascii="Cambria Math" w:eastAsia="Calibri" w:hAnsi="Cambria Math" w:cs="Calibri"/>
                  </w:rPr>
                  <m:t>=</m:t>
                </m:r>
                <m:sSub>
                  <m:sSubPr>
                    <m:ctrlPr>
                      <w:rPr>
                        <w:rFonts w:ascii="Cambria Math" w:eastAsia="Calibri" w:hAnsi="Cambria Math" w:cs="Calibri"/>
                        <w:i/>
                        <w:iCs/>
                      </w:rPr>
                    </m:ctrlPr>
                  </m:sSubPr>
                  <m:e>
                    <m:r>
                      <w:rPr>
                        <w:rFonts w:ascii="Cambria Math" w:eastAsia="Calibri" w:hAnsi="Cambria Math" w:cs="Calibri"/>
                      </w:rPr>
                      <m:t>β</m:t>
                    </m:r>
                  </m:e>
                  <m:sub>
                    <m:r>
                      <w:rPr>
                        <w:rFonts w:ascii="Cambria Math" w:eastAsia="Calibri" w:hAnsi="Cambria Math" w:cs="Calibri"/>
                      </w:rPr>
                      <m:t>0</m:t>
                    </m:r>
                  </m:sub>
                </m:sSub>
                <m:r>
                  <w:rPr>
                    <w:rFonts w:ascii="Cambria Math" w:eastAsia="Calibri" w:hAnsi="Cambria Math" w:cs="Calibri"/>
                  </w:rPr>
                  <m:t>+</m:t>
                </m:r>
                <m:sSub>
                  <m:sSubPr>
                    <m:ctrlPr>
                      <w:rPr>
                        <w:rFonts w:ascii="Cambria Math" w:eastAsia="Calibri" w:hAnsi="Cambria Math" w:cs="Calibri"/>
                        <w:i/>
                        <w:iCs/>
                      </w:rPr>
                    </m:ctrlPr>
                  </m:sSubPr>
                  <m:e>
                    <m:r>
                      <w:rPr>
                        <w:rFonts w:ascii="Cambria Math" w:eastAsia="Calibri" w:hAnsi="Cambria Math" w:cs="Calibri"/>
                      </w:rPr>
                      <m:t>β</m:t>
                    </m:r>
                  </m:e>
                  <m:sub>
                    <m:r>
                      <w:rPr>
                        <w:rFonts w:ascii="Cambria Math" w:eastAsia="Calibri" w:hAnsi="Cambria Math" w:cs="Calibri"/>
                      </w:rPr>
                      <m:t>1</m:t>
                    </m:r>
                  </m:sub>
                </m:sSub>
                <m:d>
                  <m:dPr>
                    <m:ctrlPr>
                      <w:rPr>
                        <w:rFonts w:ascii="Cambria Math" w:eastAsia="Calibri" w:hAnsi="Cambria Math" w:cs="Calibri"/>
                        <w:i/>
                        <w:iCs/>
                      </w:rPr>
                    </m:ctrlPr>
                  </m:dPr>
                  <m:e>
                    <m:f>
                      <m:fPr>
                        <m:ctrlPr>
                          <w:rPr>
                            <w:rFonts w:ascii="Cambria Math" w:eastAsia="Calibri" w:hAnsi="Cambria Math" w:cs="Calibri"/>
                            <w:i/>
                            <w:iCs/>
                          </w:rPr>
                        </m:ctrlPr>
                      </m:fPr>
                      <m:num>
                        <m:d>
                          <m:dPr>
                            <m:begChr m:val="|"/>
                            <m:endChr m:val="|"/>
                            <m:ctrlPr>
                              <w:rPr>
                                <w:rFonts w:ascii="Cambria Math" w:eastAsia="Calibri" w:hAnsi="Cambria Math" w:cs="Calibri"/>
                                <w:i/>
                                <w:iCs/>
                              </w:rPr>
                            </m:ctrlPr>
                          </m:dPr>
                          <m:e>
                            <m:r>
                              <w:rPr>
                                <w:rFonts w:ascii="Cambria Math" w:eastAsia="Calibri" w:hAnsi="Cambria Math" w:cs="Calibri"/>
                              </w:rPr>
                              <m:t>χ</m:t>
                            </m:r>
                          </m:e>
                        </m:d>
                      </m:num>
                      <m:den>
                        <m:sSubSup>
                          <m:sSubSupPr>
                            <m:ctrlPr>
                              <w:rPr>
                                <w:rFonts w:ascii="Cambria Math" w:eastAsia="Calibri" w:hAnsi="Cambria Math" w:cs="Calibri"/>
                                <w:i/>
                                <w:iCs/>
                              </w:rPr>
                            </m:ctrlPr>
                          </m:sSubSupPr>
                          <m:e>
                            <m:r>
                              <w:rPr>
                                <w:rFonts w:ascii="Cambria Math" w:eastAsia="Calibri" w:hAnsi="Cambria Math" w:cs="Calibri"/>
                              </w:rPr>
                              <m:t>c</m:t>
                            </m:r>
                          </m:e>
                          <m:sub>
                            <m:r>
                              <w:rPr>
                                <w:rFonts w:ascii="Cambria Math" w:eastAsia="Calibri" w:hAnsi="Cambria Math" w:cs="Calibri"/>
                              </w:rPr>
                              <m:t>1</m:t>
                            </m:r>
                          </m:sub>
                          <m:sup>
                            <m:r>
                              <w:rPr>
                                <w:rFonts w:ascii="Cambria Math" w:eastAsia="Calibri" w:hAnsi="Cambria Math" w:cs="Calibri"/>
                              </w:rPr>
                              <m:t>s</m:t>
                            </m:r>
                          </m:sup>
                        </m:sSubSup>
                      </m:den>
                    </m:f>
                  </m:e>
                </m:d>
              </m:oMath>
            </m:oMathPara>
          </w:p>
        </w:tc>
        <w:tc>
          <w:tcPr>
            <w:tcW w:w="1255" w:type="dxa"/>
          </w:tcPr>
          <w:p w14:paraId="04F5BBF5" w14:textId="77777777" w:rsidR="0036312C" w:rsidRPr="00F57F69" w:rsidRDefault="0036312C" w:rsidP="00AD6101">
            <w:pPr>
              <w:jc w:val="center"/>
              <w:rPr>
                <w:rFonts w:cstheme="minorHAnsi"/>
              </w:rPr>
            </w:pPr>
          </w:p>
        </w:tc>
      </w:tr>
    </w:tbl>
    <w:p w14:paraId="115E729C" w14:textId="77777777" w:rsidR="00A823F3" w:rsidRDefault="00A823F3" w:rsidP="00491B2C">
      <w:pPr>
        <w:rPr>
          <w:rFonts w:eastAsiaTheme="minorEastAsia" w:cstheme="minorHAnsi"/>
          <w:iCs/>
        </w:rPr>
      </w:pPr>
    </w:p>
    <w:p w14:paraId="08C7CDFE" w14:textId="688AA75C" w:rsidR="00A63D15" w:rsidRDefault="00A823F3" w:rsidP="00491B2C">
      <w:pPr>
        <w:rPr>
          <w:rFonts w:eastAsiaTheme="minorEastAsia" w:cstheme="minorHAnsi"/>
          <w:iCs/>
        </w:rPr>
      </w:pPr>
      <w:r>
        <w:rPr>
          <w:rFonts w:eastAsiaTheme="minorEastAsia" w:cstheme="minorHAnsi"/>
          <w:iCs/>
        </w:rPr>
        <w:t xml:space="preserve">This means that the partition coefficient should collapse to be something similar to above when only one ion is present. </w:t>
      </w:r>
    </w:p>
    <w:p w14:paraId="7645EDAB" w14:textId="77777777" w:rsidR="00A823F3" w:rsidRDefault="00A823F3" w:rsidP="00491B2C">
      <w:pPr>
        <w:rPr>
          <w:rFonts w:eastAsiaTheme="minorEastAsia" w:cstheme="minorHAnsi"/>
          <w:iCs/>
        </w:rPr>
      </w:pPr>
    </w:p>
    <w:p w14:paraId="029F240A" w14:textId="68505DAB" w:rsidR="00A823F3" w:rsidRDefault="00A823F3" w:rsidP="00491B2C">
      <w:pPr>
        <w:rPr>
          <w:rFonts w:eastAsiaTheme="minorEastAsia" w:cstheme="minorHAnsi"/>
          <w:iCs/>
        </w:rPr>
      </w:pPr>
      <w:r>
        <w:rPr>
          <w:rFonts w:eastAsiaTheme="minorEastAsia" w:cstheme="minorHAnsi"/>
          <w:iCs/>
        </w:rPr>
        <w:t xml:space="preserve">Now, let’s go back to the two salt case. </w:t>
      </w:r>
    </w:p>
    <w:tbl>
      <w:tblPr>
        <w:tblStyle w:val="TableGrid"/>
        <w:tblW w:w="0" w:type="auto"/>
        <w:jc w:val="center"/>
        <w:tblLook w:val="04A0" w:firstRow="1" w:lastRow="0" w:firstColumn="1" w:lastColumn="0" w:noHBand="0" w:noVBand="1"/>
      </w:tblPr>
      <w:tblGrid>
        <w:gridCol w:w="8095"/>
        <w:gridCol w:w="1255"/>
      </w:tblGrid>
      <w:tr w:rsidR="00A823F3" w:rsidRPr="00F57F69" w14:paraId="475073E6" w14:textId="77777777" w:rsidTr="00AD6101">
        <w:trPr>
          <w:jc w:val="center"/>
        </w:trPr>
        <w:tc>
          <w:tcPr>
            <w:tcW w:w="8095" w:type="dxa"/>
          </w:tcPr>
          <w:p w14:paraId="278962AC" w14:textId="61B08D94" w:rsidR="00A823F3" w:rsidRDefault="007434C6" w:rsidP="00AD6101">
            <w:pPr>
              <w:jc w:val="center"/>
              <w:rPr>
                <w:rFonts w:ascii="Calibri" w:eastAsia="Calibri" w:hAnsi="Calibri" w:cs="Times New Roman"/>
              </w:rPr>
            </w:pPr>
            <m:oMathPara>
              <m:oMath>
                <m:r>
                  <w:ins w:id="340" w:author="Jonathan Ouimet" w:date="2026-06-21T20:51:00Z" w16du:dateUtc="2026-06-22T03:51:00Z">
                    <w:rPr>
                      <w:rFonts w:ascii="Cambria Math" w:eastAsia="Aptos" w:hAnsi="Cambria Math" w:cs="Times New Roman"/>
                    </w:rPr>
                    <m:t>2</m:t>
                  </w:ins>
                </m:r>
                <m:sSubSup>
                  <m:sSubSupPr>
                    <m:ctrlPr>
                      <w:ins w:id="341" w:author="Jonathan Ouimet" w:date="2026-06-21T20:51:00Z" w16du:dateUtc="2026-06-22T03:51:00Z">
                        <w:rPr>
                          <w:rFonts w:ascii="Cambria Math" w:eastAsia="Aptos" w:hAnsi="Cambria Math" w:cs="Times New Roman"/>
                        </w:rPr>
                      </w:ins>
                    </m:ctrlPr>
                  </m:sSubSupPr>
                  <m:e>
                    <m:r>
                      <w:ins w:id="342" w:author="Jonathan Ouimet" w:date="2026-06-21T20:51:00Z" w16du:dateUtc="2026-06-22T03:51:00Z">
                        <m:rPr>
                          <m:sty m:val="p"/>
                        </m:rPr>
                        <w:rPr>
                          <w:rFonts w:ascii="Cambria Math" w:eastAsia="Aptos" w:hAnsi="Cambria Math" w:cs="Times New Roman"/>
                        </w:rPr>
                        <m:t>c</m:t>
                      </w:ins>
                    </m:r>
                  </m:e>
                  <m:sub>
                    <m:r>
                      <w:ins w:id="343" w:author="Jonathan Ouimet" w:date="2026-06-21T20:51:00Z" w16du:dateUtc="2026-06-22T03:51:00Z">
                        <m:rPr>
                          <m:sty m:val="p"/>
                        </m:rPr>
                        <w:rPr>
                          <w:rFonts w:ascii="Cambria Math" w:eastAsia="Aptos" w:hAnsi="Cambria Math" w:cs="Times New Roman"/>
                        </w:rPr>
                        <m:t>2</m:t>
                      </w:ins>
                    </m:r>
                  </m:sub>
                  <m:sup>
                    <m:r>
                      <w:ins w:id="344" w:author="Jonathan Ouimet" w:date="2026-06-21T20:51:00Z" w16du:dateUtc="2026-06-22T03:51:00Z">
                        <m:rPr>
                          <m:sty m:val="p"/>
                        </m:rPr>
                        <w:rPr>
                          <w:rFonts w:ascii="Cambria Math" w:eastAsia="Aptos" w:hAnsi="Cambria Math" w:cs="Times New Roman"/>
                        </w:rPr>
                        <m:t>s</m:t>
                      </w:ins>
                    </m:r>
                  </m:sup>
                </m:sSubSup>
                <m:sSubSup>
                  <m:sSubSupPr>
                    <m:ctrlPr>
                      <w:ins w:id="345" w:author="Jonathan Ouimet" w:date="2026-06-21T20:51:00Z" w16du:dateUtc="2026-06-22T03:51:00Z">
                        <w:rPr>
                          <w:rFonts w:ascii="Cambria Math" w:eastAsia="Aptos" w:hAnsi="Cambria Math" w:cs="Times New Roman"/>
                          <w:i/>
                          <w:iCs/>
                        </w:rPr>
                      </w:ins>
                    </m:ctrlPr>
                  </m:sSubSupPr>
                  <m:e>
                    <m:r>
                      <w:ins w:id="346" w:author="Jonathan Ouimet" w:date="2026-06-21T20:51:00Z" w16du:dateUtc="2026-06-22T03:51:00Z">
                        <m:rPr>
                          <m:sty m:val="p"/>
                        </m:rPr>
                        <w:rPr>
                          <w:rFonts w:ascii="Cambria Math" w:eastAsia="Aptos" w:hAnsi="Cambria Math" w:cs="Times New Roman"/>
                        </w:rPr>
                        <m:t>H</m:t>
                      </w:ins>
                    </m:r>
                    <m:ctrlPr>
                      <w:ins w:id="347" w:author="Jonathan Ouimet" w:date="2026-06-21T20:51:00Z" w16du:dateUtc="2026-06-22T03:51:00Z">
                        <w:rPr>
                          <w:rFonts w:ascii="Cambria Math" w:eastAsia="Aptos" w:hAnsi="Cambria Math" w:cs="Times New Roman"/>
                          <w:iCs/>
                        </w:rPr>
                      </w:ins>
                    </m:ctrlPr>
                  </m:e>
                  <m:sub>
                    <m:r>
                      <w:ins w:id="348" w:author="Jonathan Ouimet" w:date="2026-06-21T20:51:00Z" w16du:dateUtc="2026-06-22T03:51:00Z">
                        <m:rPr>
                          <m:sty m:val="p"/>
                        </m:rPr>
                        <w:rPr>
                          <w:rFonts w:ascii="Cambria Math" w:eastAsia="Aptos" w:hAnsi="Cambria Math" w:cs="Times New Roman"/>
                        </w:rPr>
                        <m:t>1</m:t>
                      </w:ins>
                    </m:r>
                    <m:ctrlPr>
                      <w:ins w:id="349" w:author="Jonathan Ouimet" w:date="2026-06-21T20:51:00Z" w16du:dateUtc="2026-06-22T03:51:00Z">
                        <w:rPr>
                          <w:rFonts w:ascii="Cambria Math" w:eastAsia="Aptos" w:hAnsi="Cambria Math" w:cs="Times New Roman"/>
                          <w:iCs/>
                        </w:rPr>
                      </w:ins>
                    </m:ctrlPr>
                  </m:sub>
                  <m:sup>
                    <m:r>
                      <w:ins w:id="350" w:author="Jonathan Ouimet" w:date="2026-06-21T20:51:00Z" w16du:dateUtc="2026-06-22T03:51:00Z">
                        <w:rPr>
                          <w:rFonts w:ascii="Cambria Math" w:eastAsia="Aptos" w:hAnsi="Cambria Math" w:cs="Times New Roman"/>
                        </w:rPr>
                        <m:t>3</m:t>
                      </w:ins>
                    </m:r>
                  </m:sup>
                </m:sSubSup>
                <m:r>
                  <w:ins w:id="351" w:author="Jonathan Ouimet" w:date="2026-06-21T20:51:00Z" w16du:dateUtc="2026-06-22T03:51:00Z">
                    <w:rPr>
                      <w:rFonts w:ascii="Cambria Math" w:eastAsia="Aptos" w:hAnsi="Cambria Math" w:cs="Times New Roman"/>
                    </w:rPr>
                    <m:t>+</m:t>
                  </w:ins>
                </m:r>
                <m:sSubSup>
                  <m:sSubSupPr>
                    <m:ctrlPr>
                      <w:ins w:id="352" w:author="Jonathan Ouimet" w:date="2026-06-21T20:51:00Z" w16du:dateUtc="2026-06-22T03:51:00Z">
                        <w:rPr>
                          <w:rFonts w:ascii="Cambria Math" w:eastAsia="Aptos" w:hAnsi="Cambria Math" w:cs="Times New Roman"/>
                          <w:i/>
                        </w:rPr>
                      </w:ins>
                    </m:ctrlPr>
                  </m:sSubSupPr>
                  <m:e>
                    <m:r>
                      <w:ins w:id="353" w:author="Jonathan Ouimet" w:date="2026-06-21T20:51:00Z" w16du:dateUtc="2026-06-22T03:51:00Z">
                        <w:rPr>
                          <w:rFonts w:ascii="Cambria Math" w:eastAsia="Aptos" w:hAnsi="Cambria Math" w:cs="Times New Roman"/>
                        </w:rPr>
                        <m:t>c</m:t>
                      </w:ins>
                    </m:r>
                  </m:e>
                  <m:sub>
                    <m:r>
                      <w:ins w:id="354" w:author="Jonathan Ouimet" w:date="2026-06-21T20:51:00Z" w16du:dateUtc="2026-06-22T03:51:00Z">
                        <w:rPr>
                          <w:rFonts w:ascii="Cambria Math" w:eastAsia="Aptos" w:hAnsi="Cambria Math" w:cs="Times New Roman"/>
                        </w:rPr>
                        <m:t>1</m:t>
                      </w:ins>
                    </m:r>
                  </m:sub>
                  <m:sup>
                    <m:r>
                      <w:ins w:id="355" w:author="Jonathan Ouimet" w:date="2026-06-21T20:51:00Z" w16du:dateUtc="2026-06-22T03:51:00Z">
                        <w:rPr>
                          <w:rFonts w:ascii="Cambria Math" w:eastAsia="Aptos" w:hAnsi="Cambria Math" w:cs="Times New Roman"/>
                        </w:rPr>
                        <m:t>s</m:t>
                      </w:ins>
                    </m:r>
                  </m:sup>
                </m:sSubSup>
                <m:sSubSup>
                  <m:sSubSupPr>
                    <m:ctrlPr>
                      <w:ins w:id="356" w:author="Jonathan Ouimet" w:date="2026-06-21T20:51:00Z" w16du:dateUtc="2026-06-22T03:51:00Z">
                        <w:rPr>
                          <w:rFonts w:ascii="Cambria Math" w:eastAsia="Aptos" w:hAnsi="Cambria Math" w:cs="Times New Roman"/>
                          <w:i/>
                        </w:rPr>
                      </w:ins>
                    </m:ctrlPr>
                  </m:sSubSupPr>
                  <m:e>
                    <m:r>
                      <w:ins w:id="357" w:author="Jonathan Ouimet" w:date="2026-06-21T20:51:00Z" w16du:dateUtc="2026-06-22T03:51:00Z">
                        <w:rPr>
                          <w:rFonts w:ascii="Cambria Math" w:eastAsia="Aptos" w:hAnsi="Cambria Math" w:cs="Times New Roman"/>
                        </w:rPr>
                        <m:t>H</m:t>
                      </w:ins>
                    </m:r>
                  </m:e>
                  <m:sub>
                    <m:r>
                      <w:ins w:id="358" w:author="Jonathan Ouimet" w:date="2026-06-21T20:51:00Z" w16du:dateUtc="2026-06-22T03:51:00Z">
                        <w:rPr>
                          <w:rFonts w:ascii="Cambria Math" w:eastAsia="Aptos" w:hAnsi="Cambria Math" w:cs="Times New Roman"/>
                        </w:rPr>
                        <m:t>1</m:t>
                      </w:ins>
                    </m:r>
                  </m:sub>
                  <m:sup>
                    <m:r>
                      <w:ins w:id="359" w:author="Jonathan Ouimet" w:date="2026-06-21T20:51:00Z" w16du:dateUtc="2026-06-22T03:51:00Z">
                        <w:rPr>
                          <w:rFonts w:ascii="Cambria Math" w:eastAsia="Aptos" w:hAnsi="Cambria Math" w:cs="Times New Roman"/>
                        </w:rPr>
                        <m:t>2</m:t>
                      </w:ins>
                    </m:r>
                  </m:sup>
                </m:sSubSup>
                <m:r>
                  <w:ins w:id="360" w:author="Jonathan Ouimet" w:date="2026-06-21T20:51:00Z" w16du:dateUtc="2026-06-22T03:51:00Z">
                    <w:rPr>
                      <w:rFonts w:ascii="Cambria Math" w:eastAsia="Calibri" w:hAnsi="Cambria Math" w:cs="Times New Roman"/>
                    </w:rPr>
                    <m:t>-</m:t>
                  </w:ins>
                </m:r>
                <m:d>
                  <m:dPr>
                    <m:begChr m:val="|"/>
                    <m:endChr m:val="|"/>
                    <m:ctrlPr>
                      <w:ins w:id="361" w:author="Jonathan Ouimet" w:date="2026-06-21T20:51:00Z" w16du:dateUtc="2026-06-22T03:51:00Z">
                        <w:rPr>
                          <w:rFonts w:ascii="Cambria Math" w:eastAsia="Calibri" w:hAnsi="Cambria Math" w:cs="Times New Roman"/>
                          <w:i/>
                        </w:rPr>
                      </w:ins>
                    </m:ctrlPr>
                  </m:dPr>
                  <m:e>
                    <m:r>
                      <w:ins w:id="362" w:author="Jonathan Ouimet" w:date="2026-06-21T20:51:00Z" w16du:dateUtc="2026-06-22T03:51:00Z">
                        <w:rPr>
                          <w:rFonts w:ascii="Cambria Math" w:eastAsia="Calibri" w:hAnsi="Cambria Math" w:cs="Times New Roman"/>
                        </w:rPr>
                        <m:t>χ</m:t>
                      </w:ins>
                    </m:r>
                  </m:e>
                </m:d>
                <m:sSub>
                  <m:sSubPr>
                    <m:ctrlPr>
                      <w:ins w:id="363" w:author="Jonathan Ouimet" w:date="2026-06-21T20:51:00Z" w16du:dateUtc="2026-06-22T03:51:00Z">
                        <w:rPr>
                          <w:rFonts w:ascii="Cambria Math" w:eastAsia="Calibri" w:hAnsi="Cambria Math" w:cs="Times New Roman"/>
                          <w:i/>
                        </w:rPr>
                      </w:ins>
                    </m:ctrlPr>
                  </m:sSubPr>
                  <m:e>
                    <m:r>
                      <w:ins w:id="364" w:author="Jonathan Ouimet" w:date="2026-06-21T20:51:00Z" w16du:dateUtc="2026-06-22T03:51:00Z">
                        <w:rPr>
                          <w:rFonts w:ascii="Cambria Math" w:eastAsia="Calibri" w:hAnsi="Cambria Math" w:cs="Times New Roman"/>
                        </w:rPr>
                        <m:t>H</m:t>
                      </w:ins>
                    </m:r>
                  </m:e>
                  <m:sub>
                    <m:r>
                      <w:ins w:id="365" w:author="Jonathan Ouimet" w:date="2026-06-21T20:51:00Z" w16du:dateUtc="2026-06-22T03:51:00Z">
                        <w:rPr>
                          <w:rFonts w:ascii="Cambria Math" w:eastAsia="Calibri" w:hAnsi="Cambria Math" w:cs="Times New Roman"/>
                        </w:rPr>
                        <m:t>1</m:t>
                      </w:ins>
                    </m:r>
                  </m:sub>
                </m:sSub>
                <m:r>
                  <w:ins w:id="366" w:author="Jonathan Ouimet" w:date="2026-06-21T20:51:00Z" w16du:dateUtc="2026-06-22T03:51:00Z">
                    <w:rPr>
                      <w:rFonts w:ascii="Cambria Math" w:eastAsia="Calibri" w:hAnsi="Cambria Math" w:cs="Times New Roman"/>
                    </w:rPr>
                    <m:t>-</m:t>
                  </w:ins>
                </m:r>
                <m:d>
                  <m:dPr>
                    <m:ctrlPr>
                      <w:ins w:id="367" w:author="Jonathan Ouimet" w:date="2026-06-21T20:51:00Z" w16du:dateUtc="2026-06-22T03:51:00Z">
                        <w:rPr>
                          <w:rFonts w:ascii="Cambria Math" w:eastAsia="Calibri" w:hAnsi="Cambria Math" w:cs="Times New Roman"/>
                          <w:i/>
                        </w:rPr>
                      </w:ins>
                    </m:ctrlPr>
                  </m:dPr>
                  <m:e>
                    <m:sSubSup>
                      <m:sSubSupPr>
                        <m:ctrlPr>
                          <w:ins w:id="368" w:author="Jonathan Ouimet" w:date="2026-06-21T20:51:00Z" w16du:dateUtc="2026-06-22T03:51:00Z">
                            <w:rPr>
                              <w:rFonts w:ascii="Cambria Math" w:eastAsia="Aptos" w:hAnsi="Cambria Math" w:cs="Times New Roman"/>
                              <w:iCs/>
                            </w:rPr>
                          </w:ins>
                        </m:ctrlPr>
                      </m:sSubSupPr>
                      <m:e>
                        <m:r>
                          <w:ins w:id="369" w:author="Jonathan Ouimet" w:date="2026-06-21T20:51:00Z" w16du:dateUtc="2026-06-22T03:51:00Z">
                            <m:rPr>
                              <m:sty m:val="p"/>
                            </m:rPr>
                            <w:rPr>
                              <w:rFonts w:ascii="Cambria Math" w:eastAsia="Aptos" w:hAnsi="Cambria Math" w:cs="Times New Roman"/>
                            </w:rPr>
                            <m:t>c</m:t>
                          </w:ins>
                        </m:r>
                      </m:e>
                      <m:sub>
                        <m:r>
                          <w:ins w:id="370" w:author="Jonathan Ouimet" w:date="2026-06-21T20:51:00Z" w16du:dateUtc="2026-06-22T03:51:00Z">
                            <m:rPr>
                              <m:sty m:val="p"/>
                            </m:rPr>
                            <w:rPr>
                              <w:rFonts w:ascii="Cambria Math" w:eastAsia="Aptos" w:hAnsi="Cambria Math" w:cs="Times New Roman"/>
                            </w:rPr>
                            <m:t>1</m:t>
                          </w:ins>
                        </m:r>
                      </m:sub>
                      <m:sup>
                        <m:r>
                          <w:ins w:id="371" w:author="Jonathan Ouimet" w:date="2026-06-21T20:51:00Z" w16du:dateUtc="2026-06-22T03:51:00Z">
                            <w:rPr>
                              <w:rFonts w:ascii="Cambria Math" w:eastAsia="Aptos" w:hAnsi="Cambria Math" w:cs="Times New Roman"/>
                            </w:rPr>
                            <m:t>s</m:t>
                          </w:ins>
                        </m:r>
                      </m:sup>
                    </m:sSubSup>
                    <m:r>
                      <w:ins w:id="372" w:author="Jonathan Ouimet" w:date="2026-06-21T20:51:00Z" w16du:dateUtc="2026-06-22T03:51:00Z">
                        <m:rPr>
                          <m:sty m:val="p"/>
                        </m:rPr>
                        <w:rPr>
                          <w:rFonts w:ascii="Cambria Math" w:eastAsia="Aptos" w:hAnsi="Cambria Math" w:cs="Times New Roman"/>
                        </w:rPr>
                        <m:t>+2</m:t>
                      </w:ins>
                    </m:r>
                    <m:sSubSup>
                      <m:sSubSupPr>
                        <m:ctrlPr>
                          <w:ins w:id="373" w:author="Jonathan Ouimet" w:date="2026-06-21T20:51:00Z" w16du:dateUtc="2026-06-22T03:51:00Z">
                            <w:rPr>
                              <w:rFonts w:ascii="Cambria Math" w:eastAsia="Aptos" w:hAnsi="Cambria Math" w:cs="Times New Roman"/>
                              <w:iCs/>
                            </w:rPr>
                          </w:ins>
                        </m:ctrlPr>
                      </m:sSubSupPr>
                      <m:e>
                        <m:r>
                          <w:ins w:id="374" w:author="Jonathan Ouimet" w:date="2026-06-21T20:51:00Z" w16du:dateUtc="2026-06-22T03:51:00Z">
                            <m:rPr>
                              <m:sty m:val="p"/>
                            </m:rPr>
                            <w:rPr>
                              <w:rFonts w:ascii="Cambria Math" w:eastAsia="Aptos" w:hAnsi="Cambria Math" w:cs="Times New Roman"/>
                            </w:rPr>
                            <m:t>c</m:t>
                          </w:ins>
                        </m:r>
                      </m:e>
                      <m:sub>
                        <m:r>
                          <w:ins w:id="375" w:author="Jonathan Ouimet" w:date="2026-06-21T20:51:00Z" w16du:dateUtc="2026-06-22T03:51:00Z">
                            <m:rPr>
                              <m:sty m:val="p"/>
                            </m:rPr>
                            <w:rPr>
                              <w:rFonts w:ascii="Cambria Math" w:eastAsia="Aptos" w:hAnsi="Cambria Math" w:cs="Times New Roman"/>
                            </w:rPr>
                            <m:t>2</m:t>
                          </w:ins>
                        </m:r>
                      </m:sub>
                      <m:sup>
                        <m:r>
                          <w:ins w:id="376" w:author="Jonathan Ouimet" w:date="2026-06-21T20:51:00Z" w16du:dateUtc="2026-06-22T03:51:00Z">
                            <w:rPr>
                              <w:rFonts w:ascii="Cambria Math" w:eastAsia="Aptos" w:hAnsi="Cambria Math" w:cs="Times New Roman"/>
                            </w:rPr>
                            <m:t>s</m:t>
                          </w:ins>
                        </m:r>
                      </m:sup>
                    </m:sSubSup>
                    <m:ctrlPr>
                      <w:ins w:id="377" w:author="Jonathan Ouimet" w:date="2026-06-21T20:51:00Z" w16du:dateUtc="2026-06-22T03:51:00Z">
                        <w:rPr>
                          <w:rFonts w:ascii="Cambria Math" w:eastAsia="Aptos" w:hAnsi="Cambria Math" w:cs="Times New Roman"/>
                          <w:i/>
                        </w:rPr>
                      </w:ins>
                    </m:ctrlPr>
                  </m:e>
                </m:d>
                <m:r>
                  <w:ins w:id="378" w:author="Jonathan Ouimet" w:date="2026-06-21T20:51:00Z" w16du:dateUtc="2026-06-22T03:51:00Z">
                    <w:rPr>
                      <w:rFonts w:ascii="Cambria Math" w:eastAsia="Aptos" w:hAnsi="Cambria Math" w:cs="Times New Roman"/>
                    </w:rPr>
                    <m:t>=0</m:t>
                  </w:ins>
                </m:r>
                <m:sSubSup>
                  <m:sSubSupPr>
                    <m:ctrlPr>
                      <w:del w:id="379" w:author="Jonathan Ouimet" w:date="2026-06-21T20:51:00Z" w16du:dateUtc="2026-06-22T03:51:00Z">
                        <w:rPr>
                          <w:rFonts w:ascii="Cambria Math" w:eastAsia="Aptos" w:hAnsi="Cambria Math" w:cs="Times New Roman"/>
                          <w:i/>
                          <w:iCs/>
                        </w:rPr>
                      </w:del>
                    </m:ctrlPr>
                  </m:sSubSupPr>
                  <m:e>
                    <m:r>
                      <w:del w:id="380" w:author="Jonathan Ouimet" w:date="2026-06-21T20:51:00Z" w16du:dateUtc="2026-06-22T03:51:00Z">
                        <m:rPr>
                          <m:sty m:val="p"/>
                        </m:rPr>
                        <w:rPr>
                          <w:rFonts w:ascii="Cambria Math" w:eastAsia="Aptos" w:hAnsi="Cambria Math" w:cs="Times New Roman"/>
                        </w:rPr>
                        <m:t>H</m:t>
                      </w:del>
                    </m:r>
                    <m:ctrlPr>
                      <w:del w:id="381" w:author="Jonathan Ouimet" w:date="2026-06-21T20:51:00Z" w16du:dateUtc="2026-06-22T03:51:00Z">
                        <w:rPr>
                          <w:rFonts w:ascii="Cambria Math" w:eastAsia="Aptos" w:hAnsi="Cambria Math" w:cs="Times New Roman"/>
                          <w:iCs/>
                        </w:rPr>
                      </w:del>
                    </m:ctrlPr>
                  </m:e>
                  <m:sub>
                    <m:r>
                      <w:del w:id="382" w:author="Jonathan Ouimet" w:date="2026-06-21T20:51:00Z" w16du:dateUtc="2026-06-22T03:51:00Z">
                        <m:rPr>
                          <m:sty m:val="p"/>
                        </m:rPr>
                        <w:rPr>
                          <w:rFonts w:ascii="Cambria Math" w:eastAsia="Aptos" w:hAnsi="Cambria Math" w:cs="Times New Roman"/>
                        </w:rPr>
                        <m:t>1</m:t>
                      </w:del>
                    </m:r>
                    <m:ctrlPr>
                      <w:del w:id="383" w:author="Jonathan Ouimet" w:date="2026-06-21T20:51:00Z" w16du:dateUtc="2026-06-22T03:51:00Z">
                        <w:rPr>
                          <w:rFonts w:ascii="Cambria Math" w:eastAsia="Aptos" w:hAnsi="Cambria Math" w:cs="Times New Roman"/>
                          <w:iCs/>
                        </w:rPr>
                      </w:del>
                    </m:ctrlPr>
                  </m:sub>
                  <m:sup>
                    <m:r>
                      <w:del w:id="384" w:author="Jonathan Ouimet" w:date="2026-06-21T20:51:00Z" w16du:dateUtc="2026-06-22T03:51:00Z">
                        <w:rPr>
                          <w:rFonts w:ascii="Cambria Math" w:eastAsia="Aptos" w:hAnsi="Cambria Math" w:cs="Times New Roman"/>
                        </w:rPr>
                        <m:t>3</m:t>
                      </w:del>
                    </m:r>
                  </m:sup>
                </m:sSubSup>
                <m:sSubSup>
                  <m:sSubSupPr>
                    <m:ctrlPr>
                      <w:del w:id="385" w:author="Jonathan Ouimet" w:date="2026-06-21T20:51:00Z" w16du:dateUtc="2026-06-22T03:51:00Z">
                        <w:rPr>
                          <w:rFonts w:ascii="Cambria Math" w:eastAsia="Aptos" w:hAnsi="Cambria Math" w:cs="Times New Roman"/>
                        </w:rPr>
                      </w:del>
                    </m:ctrlPr>
                  </m:sSubSupPr>
                  <m:e>
                    <m:r>
                      <w:del w:id="386" w:author="Jonathan Ouimet" w:date="2026-06-21T20:51:00Z" w16du:dateUtc="2026-06-22T03:51:00Z">
                        <m:rPr>
                          <m:sty m:val="p"/>
                        </m:rPr>
                        <w:rPr>
                          <w:rFonts w:ascii="Cambria Math" w:eastAsia="Aptos" w:hAnsi="Cambria Math" w:cs="Times New Roman"/>
                        </w:rPr>
                        <m:t>c</m:t>
                      </w:del>
                    </m:r>
                  </m:e>
                  <m:sub>
                    <m:r>
                      <w:del w:id="387" w:author="Jonathan Ouimet" w:date="2026-06-21T20:51:00Z" w16du:dateUtc="2026-06-22T03:51:00Z">
                        <m:rPr>
                          <m:sty m:val="p"/>
                        </m:rPr>
                        <w:rPr>
                          <w:rFonts w:ascii="Cambria Math" w:eastAsia="Aptos" w:hAnsi="Cambria Math" w:cs="Times New Roman"/>
                        </w:rPr>
                        <m:t>1</m:t>
                      </w:del>
                    </m:r>
                  </m:sub>
                  <m:sup>
                    <m:r>
                      <w:del w:id="388" w:author="Jonathan Ouimet" w:date="2026-06-21T20:51:00Z" w16du:dateUtc="2026-06-22T03:51:00Z">
                        <m:rPr>
                          <m:sty m:val="p"/>
                        </m:rPr>
                        <w:rPr>
                          <w:rFonts w:ascii="Cambria Math" w:eastAsia="Aptos" w:hAnsi="Cambria Math" w:cs="Times New Roman"/>
                        </w:rPr>
                        <m:t>s</m:t>
                      </w:del>
                    </m:r>
                  </m:sup>
                </m:sSubSup>
                <m:r>
                  <w:del w:id="389" w:author="Jonathan Ouimet" w:date="2026-06-21T20:51:00Z" w16du:dateUtc="2026-06-22T03:51:00Z">
                    <w:rPr>
                      <w:rFonts w:ascii="Cambria Math" w:eastAsia="Aptos" w:hAnsi="Cambria Math" w:cs="Times New Roman"/>
                    </w:rPr>
                    <m:t>-</m:t>
                  </w:del>
                </m:r>
                <m:d>
                  <m:dPr>
                    <m:begChr m:val="|"/>
                    <m:endChr m:val="|"/>
                    <m:ctrlPr>
                      <w:del w:id="390" w:author="Jonathan Ouimet" w:date="2026-06-21T20:51:00Z" w16du:dateUtc="2026-06-22T03:51:00Z">
                        <w:rPr>
                          <w:rFonts w:ascii="Cambria Math" w:eastAsia="Aptos" w:hAnsi="Cambria Math" w:cs="Times New Roman"/>
                          <w:i/>
                        </w:rPr>
                      </w:del>
                    </m:ctrlPr>
                  </m:dPr>
                  <m:e>
                    <m:r>
                      <w:del w:id="391" w:author="Jonathan Ouimet" w:date="2026-06-21T20:51:00Z" w16du:dateUtc="2026-06-22T03:51:00Z">
                        <w:rPr>
                          <w:rFonts w:ascii="Cambria Math" w:eastAsia="Aptos" w:hAnsi="Cambria Math" w:cs="Times New Roman"/>
                        </w:rPr>
                        <m:t>χ</m:t>
                      </w:del>
                    </m:r>
                  </m:e>
                </m:d>
                <m:sSubSup>
                  <m:sSubSupPr>
                    <m:ctrlPr>
                      <w:del w:id="392" w:author="Jonathan Ouimet" w:date="2026-06-21T20:51:00Z" w16du:dateUtc="2026-06-22T03:51:00Z">
                        <w:rPr>
                          <w:rFonts w:ascii="Cambria Math" w:eastAsia="Aptos" w:hAnsi="Cambria Math" w:cs="Times New Roman"/>
                          <w:i/>
                        </w:rPr>
                      </w:del>
                    </m:ctrlPr>
                  </m:sSubSupPr>
                  <m:e>
                    <m:r>
                      <w:del w:id="393" w:author="Jonathan Ouimet" w:date="2026-06-21T20:51:00Z" w16du:dateUtc="2026-06-22T03:51:00Z">
                        <w:rPr>
                          <w:rFonts w:ascii="Cambria Math" w:eastAsia="Aptos" w:hAnsi="Cambria Math" w:cs="Times New Roman"/>
                        </w:rPr>
                        <m:t>H</m:t>
                      </w:del>
                    </m:r>
                  </m:e>
                  <m:sub>
                    <m:r>
                      <w:del w:id="394" w:author="Jonathan Ouimet" w:date="2026-06-21T20:51:00Z" w16du:dateUtc="2026-06-22T03:51:00Z">
                        <w:rPr>
                          <w:rFonts w:ascii="Cambria Math" w:eastAsia="Aptos" w:hAnsi="Cambria Math" w:cs="Times New Roman"/>
                        </w:rPr>
                        <m:t>1</m:t>
                      </w:del>
                    </m:r>
                  </m:sub>
                  <m:sup>
                    <m:r>
                      <w:del w:id="395" w:author="Jonathan Ouimet" w:date="2026-06-21T20:51:00Z" w16du:dateUtc="2026-06-22T03:51:00Z">
                        <w:rPr>
                          <w:rFonts w:ascii="Cambria Math" w:eastAsia="Aptos" w:hAnsi="Cambria Math" w:cs="Times New Roman"/>
                        </w:rPr>
                        <m:t>2</m:t>
                      </w:del>
                    </m:r>
                  </m:sup>
                </m:sSubSup>
                <m:r>
                  <w:del w:id="396" w:author="Jonathan Ouimet" w:date="2026-06-21T20:51:00Z" w16du:dateUtc="2026-06-22T03:51:00Z">
                    <w:rPr>
                      <w:rFonts w:ascii="Cambria Math" w:eastAsia="Calibri" w:hAnsi="Cambria Math" w:cs="Times New Roman"/>
                    </w:rPr>
                    <m:t>-</m:t>
                  </w:del>
                </m:r>
                <m:sSub>
                  <m:sSubPr>
                    <m:ctrlPr>
                      <w:del w:id="397" w:author="Jonathan Ouimet" w:date="2026-06-21T20:51:00Z" w16du:dateUtc="2026-06-22T03:51:00Z">
                        <w:rPr>
                          <w:rFonts w:ascii="Cambria Math" w:eastAsia="Calibri" w:hAnsi="Cambria Math" w:cs="Times New Roman"/>
                          <w:i/>
                        </w:rPr>
                      </w:del>
                    </m:ctrlPr>
                  </m:sSubPr>
                  <m:e>
                    <m:r>
                      <w:del w:id="398" w:author="Jonathan Ouimet" w:date="2026-06-21T20:51:00Z" w16du:dateUtc="2026-06-22T03:51:00Z">
                        <w:rPr>
                          <w:rFonts w:ascii="Cambria Math" w:eastAsia="Calibri" w:hAnsi="Cambria Math" w:cs="Times New Roman"/>
                        </w:rPr>
                        <m:t>H</m:t>
                      </w:del>
                    </m:r>
                  </m:e>
                  <m:sub>
                    <m:r>
                      <w:del w:id="399" w:author="Jonathan Ouimet" w:date="2026-06-21T20:51:00Z" w16du:dateUtc="2026-06-22T03:51:00Z">
                        <w:rPr>
                          <w:rFonts w:ascii="Cambria Math" w:eastAsia="Calibri" w:hAnsi="Cambria Math" w:cs="Times New Roman"/>
                        </w:rPr>
                        <m:t>1</m:t>
                      </w:del>
                    </m:r>
                  </m:sub>
                </m:sSub>
                <m:r>
                  <w:del w:id="400" w:author="Jonathan Ouimet" w:date="2026-06-21T20:51:00Z" w16du:dateUtc="2026-06-22T03:51:00Z">
                    <w:rPr>
                      <w:rFonts w:ascii="Cambria Math" w:eastAsia="Calibri" w:hAnsi="Cambria Math" w:cs="Times New Roman"/>
                    </w:rPr>
                    <m:t>(</m:t>
                  </w:del>
                </m:r>
                <m:sSubSup>
                  <m:sSubSupPr>
                    <m:ctrlPr>
                      <w:del w:id="401" w:author="Jonathan Ouimet" w:date="2026-06-21T20:51:00Z" w16du:dateUtc="2026-06-22T03:51:00Z">
                        <w:rPr>
                          <w:rFonts w:ascii="Cambria Math" w:eastAsia="Aptos" w:hAnsi="Cambria Math" w:cs="Times New Roman"/>
                          <w:iCs/>
                        </w:rPr>
                      </w:del>
                    </m:ctrlPr>
                  </m:sSubSupPr>
                  <m:e>
                    <m:r>
                      <w:del w:id="402" w:author="Jonathan Ouimet" w:date="2026-06-21T20:51:00Z" w16du:dateUtc="2026-06-22T03:51:00Z">
                        <m:rPr>
                          <m:sty m:val="p"/>
                        </m:rPr>
                        <w:rPr>
                          <w:rFonts w:ascii="Cambria Math" w:eastAsia="Aptos" w:hAnsi="Cambria Math" w:cs="Times New Roman"/>
                        </w:rPr>
                        <m:t>c</m:t>
                      </w:del>
                    </m:r>
                  </m:e>
                  <m:sub>
                    <m:r>
                      <w:del w:id="403" w:author="Jonathan Ouimet" w:date="2026-06-21T20:51:00Z" w16du:dateUtc="2026-06-22T03:51:00Z">
                        <m:rPr>
                          <m:sty m:val="p"/>
                        </m:rPr>
                        <w:rPr>
                          <w:rFonts w:ascii="Cambria Math" w:eastAsia="Aptos" w:hAnsi="Cambria Math" w:cs="Times New Roman"/>
                        </w:rPr>
                        <m:t>1</m:t>
                      </w:del>
                    </m:r>
                  </m:sub>
                  <m:sup>
                    <m:r>
                      <w:del w:id="404" w:author="Jonathan Ouimet" w:date="2026-06-21T20:51:00Z" w16du:dateUtc="2026-06-22T03:51:00Z">
                        <w:rPr>
                          <w:rFonts w:ascii="Cambria Math" w:eastAsia="Aptos" w:hAnsi="Cambria Math" w:cs="Times New Roman"/>
                        </w:rPr>
                        <m:t>s</m:t>
                      </w:del>
                    </m:r>
                  </m:sup>
                </m:sSubSup>
                <m:r>
                  <w:del w:id="405" w:author="Jonathan Ouimet" w:date="2026-06-21T20:51:00Z" w16du:dateUtc="2026-06-22T03:51:00Z">
                    <m:rPr>
                      <m:sty m:val="p"/>
                    </m:rPr>
                    <w:rPr>
                      <w:rFonts w:ascii="Cambria Math" w:eastAsia="Aptos" w:hAnsi="Cambria Math" w:cs="Times New Roman"/>
                    </w:rPr>
                    <m:t>+2</m:t>
                  </w:del>
                </m:r>
                <m:sSubSup>
                  <m:sSubSupPr>
                    <m:ctrlPr>
                      <w:del w:id="406" w:author="Jonathan Ouimet" w:date="2026-06-21T20:51:00Z" w16du:dateUtc="2026-06-22T03:51:00Z">
                        <w:rPr>
                          <w:rFonts w:ascii="Cambria Math" w:eastAsia="Aptos" w:hAnsi="Cambria Math" w:cs="Times New Roman"/>
                          <w:iCs/>
                        </w:rPr>
                      </w:del>
                    </m:ctrlPr>
                  </m:sSubSupPr>
                  <m:e>
                    <m:r>
                      <w:del w:id="407" w:author="Jonathan Ouimet" w:date="2026-06-21T20:51:00Z" w16du:dateUtc="2026-06-22T03:51:00Z">
                        <m:rPr>
                          <m:sty m:val="p"/>
                        </m:rPr>
                        <w:rPr>
                          <w:rFonts w:ascii="Cambria Math" w:eastAsia="Aptos" w:hAnsi="Cambria Math" w:cs="Times New Roman"/>
                        </w:rPr>
                        <m:t>c</m:t>
                      </w:del>
                    </m:r>
                  </m:e>
                  <m:sub>
                    <m:r>
                      <w:del w:id="408" w:author="Jonathan Ouimet" w:date="2026-06-21T20:51:00Z" w16du:dateUtc="2026-06-22T03:51:00Z">
                        <m:rPr>
                          <m:sty m:val="p"/>
                        </m:rPr>
                        <w:rPr>
                          <w:rFonts w:ascii="Cambria Math" w:eastAsia="Aptos" w:hAnsi="Cambria Math" w:cs="Times New Roman"/>
                        </w:rPr>
                        <m:t>2</m:t>
                      </w:del>
                    </m:r>
                  </m:sub>
                  <m:sup>
                    <m:r>
                      <w:del w:id="409" w:author="Jonathan Ouimet" w:date="2026-06-21T20:51:00Z" w16du:dateUtc="2026-06-22T03:51:00Z">
                        <w:rPr>
                          <w:rFonts w:ascii="Cambria Math" w:eastAsia="Aptos" w:hAnsi="Cambria Math" w:cs="Times New Roman"/>
                        </w:rPr>
                        <m:t>s</m:t>
                      </w:del>
                    </m:r>
                  </m:sup>
                </m:sSubSup>
                <m:r>
                  <w:del w:id="410" w:author="Jonathan Ouimet" w:date="2026-06-21T20:51:00Z" w16du:dateUtc="2026-06-22T03:51:00Z">
                    <w:rPr>
                      <w:rFonts w:ascii="Cambria Math" w:eastAsia="Aptos" w:hAnsi="Cambria Math" w:cs="Times New Roman"/>
                    </w:rPr>
                    <m:t>)</m:t>
                  </w:del>
                </m:r>
                <m:r>
                  <w:del w:id="411" w:author="Jonathan Ouimet" w:date="2026-06-21T20:51:00Z" w16du:dateUtc="2026-06-22T03:51:00Z">
                    <m:rPr>
                      <m:sty m:val="p"/>
                    </m:rPr>
                    <w:rPr>
                      <w:rFonts w:ascii="Cambria Math" w:eastAsia="Aptos" w:hAnsi="Cambria Math" w:cs="Times New Roman"/>
                    </w:rPr>
                    <m:t>+2</m:t>
                  </w:del>
                </m:r>
                <m:sSubSup>
                  <m:sSubSupPr>
                    <m:ctrlPr>
                      <w:del w:id="412" w:author="Jonathan Ouimet" w:date="2026-06-21T20:51:00Z" w16du:dateUtc="2026-06-22T03:51:00Z">
                        <w:rPr>
                          <w:rFonts w:ascii="Cambria Math" w:eastAsia="Aptos" w:hAnsi="Cambria Math" w:cstheme="minorHAnsi"/>
                          <w:iCs/>
                        </w:rPr>
                      </w:del>
                    </m:ctrlPr>
                  </m:sSubSupPr>
                  <m:e>
                    <m:r>
                      <w:del w:id="413" w:author="Jonathan Ouimet" w:date="2026-06-21T20:51:00Z" w16du:dateUtc="2026-06-22T03:51:00Z">
                        <m:rPr>
                          <m:sty m:val="p"/>
                        </m:rPr>
                        <w:rPr>
                          <w:rFonts w:ascii="Cambria Math" w:eastAsia="Aptos" w:hAnsi="Cambria Math" w:cstheme="minorHAnsi"/>
                        </w:rPr>
                        <m:t>c</m:t>
                      </w:del>
                    </m:r>
                  </m:e>
                  <m:sub>
                    <m:r>
                      <w:del w:id="414" w:author="Jonathan Ouimet" w:date="2026-06-21T20:51:00Z" w16du:dateUtc="2026-06-22T03:51:00Z">
                        <w:rPr>
                          <w:rFonts w:ascii="Cambria Math" w:eastAsia="Aptos" w:hAnsi="Cambria Math" w:cstheme="minorHAnsi"/>
                        </w:rPr>
                        <m:t>2</m:t>
                      </w:del>
                    </m:r>
                  </m:sub>
                  <m:sup>
                    <m:r>
                      <w:del w:id="415" w:author="Jonathan Ouimet" w:date="2026-06-21T20:51:00Z" w16du:dateUtc="2026-06-22T03:51:00Z">
                        <w:rPr>
                          <w:rFonts w:ascii="Cambria Math" w:eastAsia="Aptos" w:hAnsi="Cambria Math" w:cstheme="minorHAnsi"/>
                        </w:rPr>
                        <m:t>s</m:t>
                      </w:del>
                    </m:r>
                  </m:sup>
                </m:sSubSup>
                <m:r>
                  <w:del w:id="416" w:author="Jonathan Ouimet" w:date="2026-06-21T20:51:00Z" w16du:dateUtc="2026-06-22T03:51:00Z">
                    <w:rPr>
                      <w:rFonts w:ascii="Cambria Math" w:eastAsia="Aptos" w:hAnsi="Cambria Math" w:cs="Times New Roman"/>
                    </w:rPr>
                    <m:t>=0</m:t>
                  </w:del>
                </m:r>
              </m:oMath>
            </m:oMathPara>
          </w:p>
        </w:tc>
        <w:tc>
          <w:tcPr>
            <w:tcW w:w="1255" w:type="dxa"/>
          </w:tcPr>
          <w:p w14:paraId="5C9B27BD" w14:textId="77777777" w:rsidR="00A823F3" w:rsidRPr="00F57F69" w:rsidRDefault="00A823F3" w:rsidP="00AD6101">
            <w:pPr>
              <w:jc w:val="center"/>
              <w:rPr>
                <w:rFonts w:cstheme="minorHAnsi"/>
              </w:rPr>
            </w:pPr>
          </w:p>
        </w:tc>
      </w:tr>
      <w:tr w:rsidR="00A823F3" w:rsidRPr="00F57F69" w14:paraId="7F95ADF2" w14:textId="77777777" w:rsidTr="00AD6101">
        <w:trPr>
          <w:jc w:val="center"/>
        </w:trPr>
        <w:tc>
          <w:tcPr>
            <w:tcW w:w="8095" w:type="dxa"/>
          </w:tcPr>
          <w:p w14:paraId="747B0A28" w14:textId="21C49CD2" w:rsidR="00A823F3" w:rsidRDefault="00000000" w:rsidP="00A823F3">
            <w:pPr>
              <w:jc w:val="center"/>
              <w:rPr>
                <w:rFonts w:ascii="Calibri" w:eastAsia="Calibri" w:hAnsi="Calibri" w:cs="Calibri"/>
                <w:iCs/>
              </w:rPr>
            </w:pPr>
            <m:oMathPara>
              <m:oMath>
                <m:d>
                  <m:dPr>
                    <m:ctrlPr>
                      <w:ins w:id="417" w:author="Jonathan Ouimet" w:date="2026-06-21T20:54:00Z" w16du:dateUtc="2026-06-22T03:54:00Z">
                        <w:rPr>
                          <w:rFonts w:ascii="Cambria Math" w:eastAsia="Aptos" w:hAnsi="Cambria Math" w:cs="Times New Roman"/>
                          <w:i/>
                          <w:iCs/>
                        </w:rPr>
                      </w:ins>
                    </m:ctrlPr>
                  </m:dPr>
                  <m:e>
                    <m:f>
                      <m:fPr>
                        <m:ctrlPr>
                          <w:ins w:id="418" w:author="Jonathan Ouimet" w:date="2026-06-21T20:54:00Z" w16du:dateUtc="2026-06-22T03:54:00Z">
                            <w:rPr>
                              <w:rFonts w:ascii="Cambria Math" w:eastAsia="Aptos" w:hAnsi="Cambria Math" w:cs="Times New Roman"/>
                              <w:i/>
                            </w:rPr>
                          </w:ins>
                        </m:ctrlPr>
                      </m:fPr>
                      <m:num>
                        <m:r>
                          <w:ins w:id="419" w:author="Jonathan Ouimet" w:date="2026-06-21T20:54:00Z" w16du:dateUtc="2026-06-22T03:54:00Z">
                            <w:rPr>
                              <w:rFonts w:ascii="Cambria Math" w:eastAsia="Aptos" w:hAnsi="Cambria Math" w:cs="Times New Roman"/>
                            </w:rPr>
                            <m:t>2</m:t>
                          </w:ins>
                        </m:r>
                        <m:sSubSup>
                          <m:sSubSupPr>
                            <m:ctrlPr>
                              <w:ins w:id="420" w:author="Jonathan Ouimet" w:date="2026-06-21T20:54:00Z" w16du:dateUtc="2026-06-22T03:54:00Z">
                                <w:rPr>
                                  <w:rFonts w:ascii="Cambria Math" w:eastAsia="Aptos" w:hAnsi="Cambria Math" w:cs="Times New Roman"/>
                                </w:rPr>
                              </w:ins>
                            </m:ctrlPr>
                          </m:sSubSupPr>
                          <m:e>
                            <m:r>
                              <w:ins w:id="421" w:author="Jonathan Ouimet" w:date="2026-06-21T20:54:00Z" w16du:dateUtc="2026-06-22T03:54:00Z">
                                <m:rPr>
                                  <m:sty m:val="p"/>
                                </m:rPr>
                                <w:rPr>
                                  <w:rFonts w:ascii="Cambria Math" w:eastAsia="Aptos" w:hAnsi="Cambria Math" w:cs="Times New Roman"/>
                                </w:rPr>
                                <m:t>c</m:t>
                              </w:ins>
                            </m:r>
                          </m:e>
                          <m:sub>
                            <m:r>
                              <w:ins w:id="422" w:author="Jonathan Ouimet" w:date="2026-06-21T20:54:00Z" w16du:dateUtc="2026-06-22T03:54:00Z">
                                <m:rPr>
                                  <m:sty m:val="p"/>
                                </m:rPr>
                                <w:rPr>
                                  <w:rFonts w:ascii="Cambria Math" w:eastAsia="Aptos" w:hAnsi="Cambria Math" w:cs="Times New Roman"/>
                                </w:rPr>
                                <m:t>2</m:t>
                              </w:ins>
                            </m:r>
                          </m:sub>
                          <m:sup>
                            <m:r>
                              <w:ins w:id="423" w:author="Jonathan Ouimet" w:date="2026-06-21T20:54:00Z" w16du:dateUtc="2026-06-22T03:54:00Z">
                                <m:rPr>
                                  <m:sty m:val="p"/>
                                </m:rPr>
                                <w:rPr>
                                  <w:rFonts w:ascii="Cambria Math" w:eastAsia="Aptos" w:hAnsi="Cambria Math" w:cs="Times New Roman"/>
                                </w:rPr>
                                <m:t>s</m:t>
                              </w:ins>
                            </m:r>
                          </m:sup>
                        </m:sSubSup>
                        <m:ctrlPr>
                          <w:ins w:id="424" w:author="Jonathan Ouimet" w:date="2026-06-21T20:54:00Z" w16du:dateUtc="2026-06-22T03:54:00Z">
                            <w:rPr>
                              <w:rFonts w:ascii="Cambria Math" w:eastAsia="Aptos" w:hAnsi="Cambria Math" w:cs="Times New Roman"/>
                              <w:i/>
                              <w:iCs/>
                            </w:rPr>
                          </w:ins>
                        </m:ctrlPr>
                      </m:num>
                      <m:den>
                        <m:sSubSup>
                          <m:sSubSupPr>
                            <m:ctrlPr>
                              <w:ins w:id="425" w:author="Jonathan Ouimet" w:date="2026-06-21T20:55:00Z" w16du:dateUtc="2026-06-22T03:55:00Z">
                                <w:rPr>
                                  <w:rFonts w:ascii="Cambria Math" w:eastAsia="Aptos" w:hAnsi="Cambria Math" w:cs="Times New Roman"/>
                                  <w:iCs/>
                                </w:rPr>
                              </w:ins>
                            </m:ctrlPr>
                          </m:sSubSupPr>
                          <m:e>
                            <m:r>
                              <w:ins w:id="426" w:author="Jonathan Ouimet" w:date="2026-06-21T20:55:00Z" w16du:dateUtc="2026-06-22T03:55:00Z">
                                <m:rPr>
                                  <m:sty m:val="p"/>
                                </m:rPr>
                                <w:rPr>
                                  <w:rFonts w:ascii="Cambria Math" w:eastAsia="Aptos" w:hAnsi="Cambria Math" w:cs="Times New Roman"/>
                                </w:rPr>
                                <m:t>c</m:t>
                              </w:ins>
                            </m:r>
                          </m:e>
                          <m:sub>
                            <m:r>
                              <w:ins w:id="427" w:author="Jonathan Ouimet" w:date="2026-06-21T20:55:00Z" w16du:dateUtc="2026-06-22T03:55:00Z">
                                <m:rPr>
                                  <m:sty m:val="p"/>
                                </m:rPr>
                                <w:rPr>
                                  <w:rFonts w:ascii="Cambria Math" w:eastAsia="Aptos" w:hAnsi="Cambria Math" w:cs="Times New Roman"/>
                                </w:rPr>
                                <m:t>1</m:t>
                              </w:ins>
                            </m:r>
                          </m:sub>
                          <m:sup>
                            <m:r>
                              <w:ins w:id="428" w:author="Jonathan Ouimet" w:date="2026-06-21T20:55:00Z" w16du:dateUtc="2026-06-22T03:55:00Z">
                                <w:rPr>
                                  <w:rFonts w:ascii="Cambria Math" w:eastAsia="Aptos" w:hAnsi="Cambria Math" w:cs="Times New Roman"/>
                                </w:rPr>
                                <m:t>s</m:t>
                              </w:ins>
                            </m:r>
                          </m:sup>
                        </m:sSubSup>
                        <m:r>
                          <w:ins w:id="429" w:author="Jonathan Ouimet" w:date="2026-06-21T20:55:00Z" w16du:dateUtc="2026-06-22T03:55:00Z">
                            <m:rPr>
                              <m:sty m:val="p"/>
                            </m:rPr>
                            <w:rPr>
                              <w:rFonts w:ascii="Cambria Math" w:eastAsia="Aptos" w:hAnsi="Cambria Math" w:cs="Times New Roman"/>
                            </w:rPr>
                            <m:t>+2</m:t>
                          </w:ins>
                        </m:r>
                        <m:sSubSup>
                          <m:sSubSupPr>
                            <m:ctrlPr>
                              <w:ins w:id="430" w:author="Jonathan Ouimet" w:date="2026-06-21T20:55:00Z" w16du:dateUtc="2026-06-22T03:55:00Z">
                                <w:rPr>
                                  <w:rFonts w:ascii="Cambria Math" w:eastAsia="Aptos" w:hAnsi="Cambria Math" w:cs="Times New Roman"/>
                                  <w:iCs/>
                                </w:rPr>
                              </w:ins>
                            </m:ctrlPr>
                          </m:sSubSupPr>
                          <m:e>
                            <m:r>
                              <w:ins w:id="431" w:author="Jonathan Ouimet" w:date="2026-06-21T20:55:00Z" w16du:dateUtc="2026-06-22T03:55:00Z">
                                <m:rPr>
                                  <m:sty m:val="p"/>
                                </m:rPr>
                                <w:rPr>
                                  <w:rFonts w:ascii="Cambria Math" w:eastAsia="Aptos" w:hAnsi="Cambria Math" w:cs="Times New Roman"/>
                                </w:rPr>
                                <m:t>c</m:t>
                              </w:ins>
                            </m:r>
                          </m:e>
                          <m:sub>
                            <m:r>
                              <w:ins w:id="432" w:author="Jonathan Ouimet" w:date="2026-06-21T20:55:00Z" w16du:dateUtc="2026-06-22T03:55:00Z">
                                <m:rPr>
                                  <m:sty m:val="p"/>
                                </m:rPr>
                                <w:rPr>
                                  <w:rFonts w:ascii="Cambria Math" w:eastAsia="Aptos" w:hAnsi="Cambria Math" w:cs="Times New Roman"/>
                                </w:rPr>
                                <m:t>2</m:t>
                              </w:ins>
                            </m:r>
                          </m:sub>
                          <m:sup>
                            <m:r>
                              <w:ins w:id="433" w:author="Jonathan Ouimet" w:date="2026-06-21T20:55:00Z" w16du:dateUtc="2026-06-22T03:55:00Z">
                                <w:rPr>
                                  <w:rFonts w:ascii="Cambria Math" w:eastAsia="Aptos" w:hAnsi="Cambria Math" w:cs="Times New Roman"/>
                                </w:rPr>
                                <m:t>s</m:t>
                              </w:ins>
                            </m:r>
                          </m:sup>
                        </m:sSubSup>
                      </m:den>
                    </m:f>
                  </m:e>
                </m:d>
                <m:sSubSup>
                  <m:sSubSupPr>
                    <m:ctrlPr>
                      <w:rPr>
                        <w:rFonts w:ascii="Cambria Math" w:eastAsia="Aptos" w:hAnsi="Cambria Math" w:cs="Times New Roman"/>
                        <w:i/>
                        <w:iCs/>
                      </w:rPr>
                    </m:ctrlPr>
                  </m:sSubSupPr>
                  <m:e>
                    <m:r>
                      <m:rPr>
                        <m:sty m:val="p"/>
                      </m:rPr>
                      <w:rPr>
                        <w:rFonts w:ascii="Cambria Math" w:eastAsia="Aptos" w:hAnsi="Cambria Math" w:cs="Times New Roman"/>
                      </w:rPr>
                      <m:t>H</m:t>
                    </m:r>
                    <m:ctrlPr>
                      <w:rPr>
                        <w:rFonts w:ascii="Cambria Math" w:eastAsia="Aptos" w:hAnsi="Cambria Math" w:cs="Times New Roman"/>
                        <w:iCs/>
                      </w:rPr>
                    </m:ctrlPr>
                  </m:e>
                  <m:sub>
                    <m:r>
                      <m:rPr>
                        <m:sty m:val="p"/>
                      </m:rPr>
                      <w:rPr>
                        <w:rFonts w:ascii="Cambria Math" w:eastAsia="Aptos" w:hAnsi="Cambria Math" w:cs="Times New Roman"/>
                      </w:rPr>
                      <m:t>1</m:t>
                    </m:r>
                    <m:ctrlPr>
                      <w:rPr>
                        <w:rFonts w:ascii="Cambria Math" w:eastAsia="Aptos" w:hAnsi="Cambria Math" w:cs="Times New Roman"/>
                        <w:iCs/>
                      </w:rPr>
                    </m:ctrlPr>
                  </m:sub>
                  <m:sup>
                    <m:r>
                      <w:rPr>
                        <w:rFonts w:ascii="Cambria Math" w:eastAsia="Aptos" w:hAnsi="Cambria Math" w:cs="Times New Roman"/>
                      </w:rPr>
                      <m:t>3</m:t>
                    </m:r>
                  </m:sup>
                </m:sSubSup>
                <m:r>
                  <w:rPr>
                    <w:rFonts w:ascii="Cambria Math" w:eastAsia="Aptos" w:hAnsi="Cambria Math" w:cs="Times New Roman"/>
                  </w:rPr>
                  <m:t>-</m:t>
                </m:r>
                <m:d>
                  <m:dPr>
                    <m:ctrlPr>
                      <w:ins w:id="434" w:author="Jonathan Ouimet" w:date="2026-06-21T20:54:00Z" w16du:dateUtc="2026-06-22T03:54:00Z">
                        <w:rPr>
                          <w:rFonts w:ascii="Cambria Math" w:eastAsia="Aptos" w:hAnsi="Cambria Math" w:cs="Times New Roman"/>
                          <w:i/>
                        </w:rPr>
                      </w:ins>
                    </m:ctrlPr>
                  </m:dPr>
                  <m:e>
                    <m:f>
                      <m:fPr>
                        <m:ctrlPr>
                          <w:ins w:id="435" w:author="Jonathan Ouimet" w:date="2026-06-21T20:54:00Z" w16du:dateUtc="2026-06-22T03:54:00Z">
                            <w:rPr>
                              <w:rFonts w:ascii="Cambria Math" w:eastAsia="Aptos" w:hAnsi="Cambria Math" w:cs="Times New Roman"/>
                              <w:i/>
                            </w:rPr>
                          </w:ins>
                        </m:ctrlPr>
                      </m:fPr>
                      <m:num>
                        <m:sSubSup>
                          <m:sSubSupPr>
                            <m:ctrlPr>
                              <w:ins w:id="436" w:author="Jonathan Ouimet" w:date="2026-06-21T20:54:00Z" w16du:dateUtc="2026-06-22T03:54:00Z">
                                <w:rPr>
                                  <w:rFonts w:ascii="Cambria Math" w:eastAsia="Aptos" w:hAnsi="Cambria Math" w:cs="Times New Roman"/>
                                  <w:i/>
                                </w:rPr>
                              </w:ins>
                            </m:ctrlPr>
                          </m:sSubSupPr>
                          <m:e>
                            <m:r>
                              <w:ins w:id="437" w:author="Jonathan Ouimet" w:date="2026-06-21T20:54:00Z" w16du:dateUtc="2026-06-22T03:54:00Z">
                                <w:rPr>
                                  <w:rFonts w:ascii="Cambria Math" w:eastAsia="Aptos" w:hAnsi="Cambria Math" w:cs="Times New Roman"/>
                                </w:rPr>
                                <m:t>c</m:t>
                              </w:ins>
                            </m:r>
                          </m:e>
                          <m:sub>
                            <m:r>
                              <w:ins w:id="438" w:author="Jonathan Ouimet" w:date="2026-06-21T20:54:00Z" w16du:dateUtc="2026-06-22T03:54:00Z">
                                <w:rPr>
                                  <w:rFonts w:ascii="Cambria Math" w:eastAsia="Aptos" w:hAnsi="Cambria Math" w:cs="Times New Roman"/>
                                </w:rPr>
                                <m:t>1</m:t>
                              </w:ins>
                            </m:r>
                          </m:sub>
                          <m:sup>
                            <m:r>
                              <w:ins w:id="439" w:author="Jonathan Ouimet" w:date="2026-06-21T20:54:00Z" w16du:dateUtc="2026-06-22T03:54:00Z">
                                <w:rPr>
                                  <w:rFonts w:ascii="Cambria Math" w:eastAsia="Aptos" w:hAnsi="Cambria Math" w:cs="Times New Roman"/>
                                </w:rPr>
                                <m:t>s</m:t>
                              </w:ins>
                            </m:r>
                          </m:sup>
                        </m:sSubSup>
                      </m:num>
                      <m:den>
                        <m:sSubSup>
                          <m:sSubSupPr>
                            <m:ctrlPr>
                              <w:ins w:id="440" w:author="Jonathan Ouimet" w:date="2026-06-21T20:54:00Z" w16du:dateUtc="2026-06-22T03:54:00Z">
                                <w:rPr>
                                  <w:rFonts w:ascii="Cambria Math" w:eastAsia="Aptos" w:hAnsi="Cambria Math" w:cs="Times New Roman"/>
                                  <w:iCs/>
                                </w:rPr>
                              </w:ins>
                            </m:ctrlPr>
                          </m:sSubSupPr>
                          <m:e>
                            <m:r>
                              <w:ins w:id="441" w:author="Jonathan Ouimet" w:date="2026-06-21T20:54:00Z" w16du:dateUtc="2026-06-22T03:54:00Z">
                                <m:rPr>
                                  <m:sty m:val="p"/>
                                </m:rPr>
                                <w:rPr>
                                  <w:rFonts w:ascii="Cambria Math" w:eastAsia="Aptos" w:hAnsi="Cambria Math" w:cs="Times New Roman"/>
                                </w:rPr>
                                <m:t>c</m:t>
                              </w:ins>
                            </m:r>
                          </m:e>
                          <m:sub>
                            <m:r>
                              <w:ins w:id="442" w:author="Jonathan Ouimet" w:date="2026-06-21T20:54:00Z" w16du:dateUtc="2026-06-22T03:54:00Z">
                                <m:rPr>
                                  <m:sty m:val="p"/>
                                </m:rPr>
                                <w:rPr>
                                  <w:rFonts w:ascii="Cambria Math" w:eastAsia="Aptos" w:hAnsi="Cambria Math" w:cs="Times New Roman"/>
                                </w:rPr>
                                <m:t>1</m:t>
                              </w:ins>
                            </m:r>
                          </m:sub>
                          <m:sup>
                            <m:r>
                              <w:ins w:id="443" w:author="Jonathan Ouimet" w:date="2026-06-21T20:54:00Z" w16du:dateUtc="2026-06-22T03:54:00Z">
                                <w:rPr>
                                  <w:rFonts w:ascii="Cambria Math" w:eastAsia="Aptos" w:hAnsi="Cambria Math" w:cs="Times New Roman"/>
                                </w:rPr>
                                <m:t>s</m:t>
                              </w:ins>
                            </m:r>
                          </m:sup>
                        </m:sSubSup>
                        <m:r>
                          <w:ins w:id="444" w:author="Jonathan Ouimet" w:date="2026-06-21T20:54:00Z" w16du:dateUtc="2026-06-22T03:54:00Z">
                            <m:rPr>
                              <m:sty m:val="p"/>
                            </m:rPr>
                            <w:rPr>
                              <w:rFonts w:ascii="Cambria Math" w:eastAsia="Aptos" w:hAnsi="Cambria Math" w:cs="Times New Roman"/>
                            </w:rPr>
                            <m:t>+2</m:t>
                          </w:ins>
                        </m:r>
                        <m:sSubSup>
                          <m:sSubSupPr>
                            <m:ctrlPr>
                              <w:ins w:id="445" w:author="Jonathan Ouimet" w:date="2026-06-21T20:54:00Z" w16du:dateUtc="2026-06-22T03:54:00Z">
                                <w:rPr>
                                  <w:rFonts w:ascii="Cambria Math" w:eastAsia="Aptos" w:hAnsi="Cambria Math" w:cs="Times New Roman"/>
                                  <w:iCs/>
                                </w:rPr>
                              </w:ins>
                            </m:ctrlPr>
                          </m:sSubSupPr>
                          <m:e>
                            <m:r>
                              <w:ins w:id="446" w:author="Jonathan Ouimet" w:date="2026-06-21T20:54:00Z" w16du:dateUtc="2026-06-22T03:54:00Z">
                                <m:rPr>
                                  <m:sty m:val="p"/>
                                </m:rPr>
                                <w:rPr>
                                  <w:rFonts w:ascii="Cambria Math" w:eastAsia="Aptos" w:hAnsi="Cambria Math" w:cs="Times New Roman"/>
                                </w:rPr>
                                <m:t>c</m:t>
                              </w:ins>
                            </m:r>
                          </m:e>
                          <m:sub>
                            <m:r>
                              <w:ins w:id="447" w:author="Jonathan Ouimet" w:date="2026-06-21T20:54:00Z" w16du:dateUtc="2026-06-22T03:54:00Z">
                                <m:rPr>
                                  <m:sty m:val="p"/>
                                </m:rPr>
                                <w:rPr>
                                  <w:rFonts w:ascii="Cambria Math" w:eastAsia="Aptos" w:hAnsi="Cambria Math" w:cs="Times New Roman"/>
                                </w:rPr>
                                <m:t>2</m:t>
                              </w:ins>
                            </m:r>
                          </m:sub>
                          <m:sup>
                            <m:r>
                              <w:ins w:id="448" w:author="Jonathan Ouimet" w:date="2026-06-21T20:54:00Z" w16du:dateUtc="2026-06-22T03:54:00Z">
                                <w:rPr>
                                  <w:rFonts w:ascii="Cambria Math" w:eastAsia="Aptos" w:hAnsi="Cambria Math" w:cs="Times New Roman"/>
                                </w:rPr>
                                <m:t>s</m:t>
                              </w:ins>
                            </m:r>
                          </m:sup>
                        </m:sSubSup>
                      </m:den>
                    </m:f>
                  </m:e>
                </m:d>
                <m:sSubSup>
                  <m:sSubSupPr>
                    <m:ctrlPr>
                      <w:rPr>
                        <w:rFonts w:ascii="Cambria Math" w:eastAsia="Aptos" w:hAnsi="Cambria Math" w:cs="Times New Roman"/>
                        <w:i/>
                      </w:rPr>
                    </m:ctrlPr>
                  </m:sSubSupPr>
                  <m:e>
                    <m:r>
                      <w:rPr>
                        <w:rFonts w:ascii="Cambria Math" w:eastAsia="Aptos" w:hAnsi="Cambria Math" w:cs="Times New Roman"/>
                      </w:rPr>
                      <m:t>H</m:t>
                    </m:r>
                  </m:e>
                  <m:sub>
                    <m:r>
                      <w:rPr>
                        <w:rFonts w:ascii="Cambria Math" w:eastAsia="Aptos" w:hAnsi="Cambria Math" w:cs="Times New Roman"/>
                      </w:rPr>
                      <m:t>1</m:t>
                    </m:r>
                  </m:sub>
                  <m:sup>
                    <m:r>
                      <w:rPr>
                        <w:rFonts w:ascii="Cambria Math" w:eastAsia="Aptos" w:hAnsi="Cambria Math" w:cs="Times New Roman"/>
                      </w:rPr>
                      <m:t>2</m:t>
                    </m:r>
                  </m:sup>
                </m:sSubSup>
                <m:r>
                  <w:rPr>
                    <w:rFonts w:ascii="Cambria Math" w:eastAsia="Calibri" w:hAnsi="Cambria Math" w:cs="Times New Roman"/>
                  </w:rPr>
                  <m:t>-</m:t>
                </m:r>
                <m:d>
                  <m:dPr>
                    <m:ctrlPr>
                      <w:ins w:id="449" w:author="Jonathan Ouimet" w:date="2026-06-21T20:54:00Z" w16du:dateUtc="2026-06-22T03:54:00Z">
                        <w:rPr>
                          <w:rFonts w:ascii="Cambria Math" w:eastAsia="Calibri" w:hAnsi="Cambria Math" w:cs="Times New Roman"/>
                          <w:i/>
                        </w:rPr>
                      </w:ins>
                    </m:ctrlPr>
                  </m:dPr>
                  <m:e>
                    <m:f>
                      <m:fPr>
                        <m:ctrlPr>
                          <w:ins w:id="450" w:author="Jonathan Ouimet" w:date="2026-06-21T20:54:00Z" w16du:dateUtc="2026-06-22T03:54:00Z">
                            <w:rPr>
                              <w:rFonts w:ascii="Cambria Math" w:eastAsia="Calibri" w:hAnsi="Cambria Math" w:cs="Times New Roman"/>
                              <w:i/>
                            </w:rPr>
                          </w:ins>
                        </m:ctrlPr>
                      </m:fPr>
                      <m:num>
                        <m:d>
                          <m:dPr>
                            <m:begChr m:val="|"/>
                            <m:endChr m:val="|"/>
                            <m:ctrlPr>
                              <w:ins w:id="451" w:author="Jonathan Ouimet" w:date="2026-06-21T20:54:00Z" w16du:dateUtc="2026-06-22T03:54:00Z">
                                <w:rPr>
                                  <w:rFonts w:ascii="Cambria Math" w:eastAsia="Calibri" w:hAnsi="Cambria Math" w:cs="Times New Roman"/>
                                  <w:i/>
                                </w:rPr>
                              </w:ins>
                            </m:ctrlPr>
                          </m:dPr>
                          <m:e>
                            <m:r>
                              <w:ins w:id="452" w:author="Jonathan Ouimet" w:date="2026-06-21T20:54:00Z" w16du:dateUtc="2026-06-22T03:54:00Z">
                                <w:rPr>
                                  <w:rFonts w:ascii="Cambria Math" w:eastAsia="Calibri" w:hAnsi="Cambria Math" w:cs="Times New Roman"/>
                                </w:rPr>
                                <m:t>χ</m:t>
                              </w:ins>
                            </m:r>
                          </m:e>
                        </m:d>
                      </m:num>
                      <m:den>
                        <m:sSubSup>
                          <m:sSubSupPr>
                            <m:ctrlPr>
                              <w:ins w:id="453" w:author="Jonathan Ouimet" w:date="2026-06-21T20:54:00Z" w16du:dateUtc="2026-06-22T03:54:00Z">
                                <w:rPr>
                                  <w:rFonts w:ascii="Cambria Math" w:eastAsia="Aptos" w:hAnsi="Cambria Math" w:cs="Times New Roman"/>
                                  <w:iCs/>
                                </w:rPr>
                              </w:ins>
                            </m:ctrlPr>
                          </m:sSubSupPr>
                          <m:e>
                            <m:r>
                              <w:ins w:id="454" w:author="Jonathan Ouimet" w:date="2026-06-21T20:54:00Z" w16du:dateUtc="2026-06-22T03:54:00Z">
                                <m:rPr>
                                  <m:sty m:val="p"/>
                                </m:rPr>
                                <w:rPr>
                                  <w:rFonts w:ascii="Cambria Math" w:eastAsia="Aptos" w:hAnsi="Cambria Math" w:cs="Times New Roman"/>
                                </w:rPr>
                                <m:t>c</m:t>
                              </w:ins>
                            </m:r>
                          </m:e>
                          <m:sub>
                            <m:r>
                              <w:ins w:id="455" w:author="Jonathan Ouimet" w:date="2026-06-21T20:54:00Z" w16du:dateUtc="2026-06-22T03:54:00Z">
                                <m:rPr>
                                  <m:sty m:val="p"/>
                                </m:rPr>
                                <w:rPr>
                                  <w:rFonts w:ascii="Cambria Math" w:eastAsia="Aptos" w:hAnsi="Cambria Math" w:cs="Times New Roman"/>
                                </w:rPr>
                                <m:t>1</m:t>
                              </w:ins>
                            </m:r>
                          </m:sub>
                          <m:sup>
                            <m:r>
                              <w:ins w:id="456" w:author="Jonathan Ouimet" w:date="2026-06-21T20:54:00Z" w16du:dateUtc="2026-06-22T03:54:00Z">
                                <w:rPr>
                                  <w:rFonts w:ascii="Cambria Math" w:eastAsia="Aptos" w:hAnsi="Cambria Math" w:cs="Times New Roman"/>
                                </w:rPr>
                                <m:t>s</m:t>
                              </w:ins>
                            </m:r>
                          </m:sup>
                        </m:sSubSup>
                        <m:r>
                          <w:ins w:id="457" w:author="Jonathan Ouimet" w:date="2026-06-21T20:54:00Z" w16du:dateUtc="2026-06-22T03:54:00Z">
                            <m:rPr>
                              <m:sty m:val="p"/>
                            </m:rPr>
                            <w:rPr>
                              <w:rFonts w:ascii="Cambria Math" w:eastAsia="Aptos" w:hAnsi="Cambria Math" w:cs="Times New Roman"/>
                            </w:rPr>
                            <m:t>+2</m:t>
                          </w:ins>
                        </m:r>
                        <m:sSubSup>
                          <m:sSubSupPr>
                            <m:ctrlPr>
                              <w:ins w:id="458" w:author="Jonathan Ouimet" w:date="2026-06-21T20:54:00Z" w16du:dateUtc="2026-06-22T03:54:00Z">
                                <w:rPr>
                                  <w:rFonts w:ascii="Cambria Math" w:eastAsia="Aptos" w:hAnsi="Cambria Math" w:cs="Times New Roman"/>
                                  <w:iCs/>
                                </w:rPr>
                              </w:ins>
                            </m:ctrlPr>
                          </m:sSubSupPr>
                          <m:e>
                            <m:r>
                              <w:ins w:id="459" w:author="Jonathan Ouimet" w:date="2026-06-21T20:54:00Z" w16du:dateUtc="2026-06-22T03:54:00Z">
                                <m:rPr>
                                  <m:sty m:val="p"/>
                                </m:rPr>
                                <w:rPr>
                                  <w:rFonts w:ascii="Cambria Math" w:eastAsia="Aptos" w:hAnsi="Cambria Math" w:cs="Times New Roman"/>
                                </w:rPr>
                                <m:t>c</m:t>
                              </w:ins>
                            </m:r>
                          </m:e>
                          <m:sub>
                            <m:r>
                              <w:ins w:id="460" w:author="Jonathan Ouimet" w:date="2026-06-21T20:54:00Z" w16du:dateUtc="2026-06-22T03:54:00Z">
                                <m:rPr>
                                  <m:sty m:val="p"/>
                                </m:rPr>
                                <w:rPr>
                                  <w:rFonts w:ascii="Cambria Math" w:eastAsia="Aptos" w:hAnsi="Cambria Math" w:cs="Times New Roman"/>
                                </w:rPr>
                                <m:t>2</m:t>
                              </w:ins>
                            </m:r>
                          </m:sub>
                          <m:sup>
                            <m:r>
                              <w:ins w:id="461" w:author="Jonathan Ouimet" w:date="2026-06-21T20:54:00Z" w16du:dateUtc="2026-06-22T03:54:00Z">
                                <w:rPr>
                                  <w:rFonts w:ascii="Cambria Math" w:eastAsia="Aptos" w:hAnsi="Cambria Math" w:cs="Times New Roman"/>
                                </w:rPr>
                                <m:t>s</m:t>
                              </w:ins>
                            </m:r>
                          </m:sup>
                        </m:sSubSup>
                      </m:den>
                    </m:f>
                  </m:e>
                </m:d>
                <m:sSub>
                  <m:sSubPr>
                    <m:ctrlPr>
                      <w:rPr>
                        <w:rFonts w:ascii="Cambria Math" w:eastAsia="Calibri" w:hAnsi="Cambria Math" w:cs="Times New Roman"/>
                        <w:i/>
                      </w:rPr>
                    </m:ctrlPr>
                  </m:sSubPr>
                  <m:e>
                    <m:r>
                      <w:rPr>
                        <w:rFonts w:ascii="Cambria Math" w:eastAsia="Calibri" w:hAnsi="Cambria Math" w:cs="Times New Roman"/>
                      </w:rPr>
                      <m:t>H</m:t>
                    </m:r>
                  </m:e>
                  <m:sub>
                    <m:r>
                      <w:rPr>
                        <w:rFonts w:ascii="Cambria Math" w:eastAsia="Calibri" w:hAnsi="Cambria Math" w:cs="Times New Roman"/>
                      </w:rPr>
                      <m:t>1</m:t>
                    </m:r>
                  </m:sub>
                </m:sSub>
                <m:r>
                  <w:ins w:id="462" w:author="Jonathan Ouimet" w:date="2026-06-21T20:54:00Z" w16du:dateUtc="2026-06-22T03:54:00Z">
                    <w:rPr>
                      <w:rFonts w:ascii="Cambria Math" w:eastAsia="Calibri" w:hAnsi="Cambria Math" w:cs="Times New Roman"/>
                    </w:rPr>
                    <m:t>-1</m:t>
                  </w:ins>
                </m:r>
                <m:f>
                  <m:fPr>
                    <m:ctrlPr>
                      <w:del w:id="463" w:author="Jonathan Ouimet" w:date="2026-06-21T20:53:00Z" w16du:dateUtc="2026-06-22T03:53:00Z">
                        <w:rPr>
                          <w:rFonts w:ascii="Cambria Math" w:eastAsia="Aptos" w:hAnsi="Cambria Math" w:cs="Times New Roman"/>
                          <w:i/>
                          <w:iCs/>
                        </w:rPr>
                      </w:del>
                    </m:ctrlPr>
                  </m:fPr>
                  <m:num>
                    <m:d>
                      <m:dPr>
                        <m:ctrlPr>
                          <w:del w:id="464" w:author="Jonathan Ouimet" w:date="2026-06-21T20:53:00Z" w16du:dateUtc="2026-06-22T03:53:00Z">
                            <w:rPr>
                              <w:rFonts w:ascii="Cambria Math" w:eastAsia="Calibri" w:hAnsi="Cambria Math" w:cs="Times New Roman"/>
                              <w:i/>
                            </w:rPr>
                          </w:del>
                        </m:ctrlPr>
                      </m:dPr>
                      <m:e>
                        <m:sSubSup>
                          <m:sSubSupPr>
                            <m:ctrlPr>
                              <w:del w:id="465" w:author="Jonathan Ouimet" w:date="2026-06-21T20:53:00Z" w16du:dateUtc="2026-06-22T03:53:00Z">
                                <w:rPr>
                                  <w:rFonts w:ascii="Cambria Math" w:eastAsia="Aptos" w:hAnsi="Cambria Math" w:cs="Times New Roman"/>
                                  <w:iCs/>
                                </w:rPr>
                              </w:del>
                            </m:ctrlPr>
                          </m:sSubSupPr>
                          <m:e>
                            <m:r>
                              <w:del w:id="466" w:author="Jonathan Ouimet" w:date="2026-06-21T20:53:00Z" w16du:dateUtc="2026-06-22T03:53:00Z">
                                <m:rPr>
                                  <m:sty m:val="p"/>
                                </m:rPr>
                                <w:rPr>
                                  <w:rFonts w:ascii="Cambria Math" w:eastAsia="Aptos" w:hAnsi="Cambria Math" w:cs="Times New Roman"/>
                                </w:rPr>
                                <m:t>c</m:t>
                              </w:del>
                            </m:r>
                          </m:e>
                          <m:sub>
                            <m:r>
                              <w:del w:id="467" w:author="Jonathan Ouimet" w:date="2026-06-21T20:53:00Z" w16du:dateUtc="2026-06-22T03:53:00Z">
                                <m:rPr>
                                  <m:sty m:val="p"/>
                                </m:rPr>
                                <w:rPr>
                                  <w:rFonts w:ascii="Cambria Math" w:eastAsia="Aptos" w:hAnsi="Cambria Math" w:cs="Times New Roman"/>
                                </w:rPr>
                                <m:t>1</m:t>
                              </w:del>
                            </m:r>
                          </m:sub>
                          <m:sup>
                            <m:r>
                              <w:del w:id="468" w:author="Jonathan Ouimet" w:date="2026-06-21T20:53:00Z" w16du:dateUtc="2026-06-22T03:53:00Z">
                                <w:rPr>
                                  <w:rFonts w:ascii="Cambria Math" w:eastAsia="Aptos" w:hAnsi="Cambria Math" w:cs="Times New Roman"/>
                                </w:rPr>
                                <m:t>s</m:t>
                              </w:del>
                            </m:r>
                          </m:sup>
                        </m:sSubSup>
                        <m:r>
                          <w:del w:id="469" w:author="Jonathan Ouimet" w:date="2026-06-21T20:53:00Z" w16du:dateUtc="2026-06-22T03:53:00Z">
                            <m:rPr>
                              <m:sty m:val="p"/>
                            </m:rPr>
                            <w:rPr>
                              <w:rFonts w:ascii="Cambria Math" w:eastAsia="Aptos" w:hAnsi="Cambria Math" w:cs="Times New Roman"/>
                            </w:rPr>
                            <m:t>+2</m:t>
                          </w:del>
                        </m:r>
                        <m:sSubSup>
                          <m:sSubSupPr>
                            <m:ctrlPr>
                              <w:del w:id="470" w:author="Jonathan Ouimet" w:date="2026-06-21T20:53:00Z" w16du:dateUtc="2026-06-22T03:53:00Z">
                                <w:rPr>
                                  <w:rFonts w:ascii="Cambria Math" w:eastAsia="Aptos" w:hAnsi="Cambria Math" w:cs="Times New Roman"/>
                                  <w:iCs/>
                                </w:rPr>
                              </w:del>
                            </m:ctrlPr>
                          </m:sSubSupPr>
                          <m:e>
                            <m:r>
                              <w:del w:id="471" w:author="Jonathan Ouimet" w:date="2026-06-21T20:53:00Z" w16du:dateUtc="2026-06-22T03:53:00Z">
                                <m:rPr>
                                  <m:sty m:val="p"/>
                                </m:rPr>
                                <w:rPr>
                                  <w:rFonts w:ascii="Cambria Math" w:eastAsia="Aptos" w:hAnsi="Cambria Math" w:cs="Times New Roman"/>
                                </w:rPr>
                                <m:t>c</m:t>
                              </w:del>
                            </m:r>
                          </m:e>
                          <m:sub>
                            <m:r>
                              <w:del w:id="472" w:author="Jonathan Ouimet" w:date="2026-06-21T20:53:00Z" w16du:dateUtc="2026-06-22T03:53:00Z">
                                <m:rPr>
                                  <m:sty m:val="p"/>
                                </m:rPr>
                                <w:rPr>
                                  <w:rFonts w:ascii="Cambria Math" w:eastAsia="Aptos" w:hAnsi="Cambria Math" w:cs="Times New Roman"/>
                                </w:rPr>
                                <m:t>2</m:t>
                              </w:del>
                            </m:r>
                          </m:sub>
                          <m:sup>
                            <m:r>
                              <w:del w:id="473" w:author="Jonathan Ouimet" w:date="2026-06-21T20:53:00Z" w16du:dateUtc="2026-06-22T03:53:00Z">
                                <w:rPr>
                                  <w:rFonts w:ascii="Cambria Math" w:eastAsia="Aptos" w:hAnsi="Cambria Math" w:cs="Times New Roman"/>
                                </w:rPr>
                                <m:t>s</m:t>
                              </w:del>
                            </m:r>
                          </m:sup>
                        </m:sSubSup>
                        <m:ctrlPr>
                          <w:del w:id="474" w:author="Jonathan Ouimet" w:date="2026-06-21T20:53:00Z" w16du:dateUtc="2026-06-22T03:53:00Z">
                            <w:rPr>
                              <w:rFonts w:ascii="Cambria Math" w:eastAsia="Aptos" w:hAnsi="Cambria Math" w:cs="Times New Roman"/>
                              <w:i/>
                              <w:iCs/>
                            </w:rPr>
                          </w:del>
                        </m:ctrlPr>
                      </m:e>
                    </m:d>
                    <m:ctrlPr>
                      <w:del w:id="475" w:author="Jonathan Ouimet" w:date="2026-06-21T20:53:00Z" w16du:dateUtc="2026-06-22T03:53:00Z">
                        <w:rPr>
                          <w:rFonts w:ascii="Cambria Math" w:eastAsia="Calibri" w:hAnsi="Cambria Math" w:cs="Times New Roman"/>
                          <w:i/>
                        </w:rPr>
                      </w:del>
                    </m:ctrlPr>
                  </m:num>
                  <m:den>
                    <m:sSubSup>
                      <m:sSubSupPr>
                        <m:ctrlPr>
                          <w:del w:id="476" w:author="Jonathan Ouimet" w:date="2026-06-21T20:53:00Z" w16du:dateUtc="2026-06-22T03:53:00Z">
                            <w:rPr>
                              <w:rFonts w:ascii="Cambria Math" w:eastAsia="Aptos" w:hAnsi="Cambria Math" w:cs="Times New Roman"/>
                              <w:i/>
                              <w:iCs/>
                            </w:rPr>
                          </w:del>
                        </m:ctrlPr>
                      </m:sSubSupPr>
                      <m:e>
                        <m:r>
                          <w:del w:id="477" w:author="Jonathan Ouimet" w:date="2026-06-21T20:53:00Z" w16du:dateUtc="2026-06-22T03:53:00Z">
                            <w:rPr>
                              <w:rFonts w:ascii="Cambria Math" w:eastAsia="Aptos" w:hAnsi="Cambria Math" w:cs="Times New Roman"/>
                            </w:rPr>
                            <m:t>c</m:t>
                          </w:del>
                        </m:r>
                      </m:e>
                      <m:sub>
                        <m:r>
                          <w:del w:id="478" w:author="Jonathan Ouimet" w:date="2026-06-21T20:53:00Z" w16du:dateUtc="2026-06-22T03:53:00Z">
                            <w:rPr>
                              <w:rFonts w:ascii="Cambria Math" w:eastAsia="Aptos" w:hAnsi="Cambria Math" w:cs="Times New Roman"/>
                            </w:rPr>
                            <m:t>1</m:t>
                          </w:del>
                        </m:r>
                      </m:sub>
                      <m:sup>
                        <m:r>
                          <w:del w:id="479" w:author="Jonathan Ouimet" w:date="2026-06-21T20:53:00Z" w16du:dateUtc="2026-06-22T03:53:00Z">
                            <w:rPr>
                              <w:rFonts w:ascii="Cambria Math" w:eastAsia="Aptos" w:hAnsi="Cambria Math" w:cs="Times New Roman"/>
                            </w:rPr>
                            <m:t>s</m:t>
                          </w:del>
                        </m:r>
                      </m:sup>
                    </m:sSubSup>
                  </m:den>
                </m:f>
                <m:r>
                  <w:del w:id="480" w:author="Jonathan Ouimet" w:date="2026-06-21T20:53:00Z" w16du:dateUtc="2026-06-22T03:53:00Z">
                    <m:rPr>
                      <m:sty m:val="p"/>
                    </m:rPr>
                    <w:rPr>
                      <w:rFonts w:ascii="Cambria Math" w:eastAsia="Aptos" w:hAnsi="Cambria Math" w:cs="Times New Roman"/>
                    </w:rPr>
                    <m:t>+</m:t>
                  </w:del>
                </m:r>
                <m:f>
                  <m:fPr>
                    <m:ctrlPr>
                      <w:del w:id="481" w:author="Jonathan Ouimet" w:date="2026-06-21T20:53:00Z" w16du:dateUtc="2026-06-22T03:53:00Z">
                        <w:rPr>
                          <w:rFonts w:ascii="Cambria Math" w:eastAsia="Aptos" w:hAnsi="Cambria Math" w:cs="Times New Roman"/>
                          <w:i/>
                          <w:iCs/>
                        </w:rPr>
                      </w:del>
                    </m:ctrlPr>
                  </m:fPr>
                  <m:num>
                    <m:r>
                      <w:del w:id="482" w:author="Jonathan Ouimet" w:date="2026-06-21T20:53:00Z" w16du:dateUtc="2026-06-22T03:53:00Z">
                        <m:rPr>
                          <m:sty m:val="p"/>
                        </m:rPr>
                        <w:rPr>
                          <w:rFonts w:ascii="Cambria Math" w:eastAsia="Aptos" w:hAnsi="Cambria Math" w:cs="Times New Roman"/>
                        </w:rPr>
                        <m:t>2</m:t>
                      </w:del>
                    </m:r>
                    <m:sSubSup>
                      <m:sSubSupPr>
                        <m:ctrlPr>
                          <w:del w:id="483" w:author="Jonathan Ouimet" w:date="2026-06-21T20:53:00Z" w16du:dateUtc="2026-06-22T03:53:00Z">
                            <w:rPr>
                              <w:rFonts w:ascii="Cambria Math" w:eastAsia="Aptos" w:hAnsi="Cambria Math" w:cstheme="minorHAnsi"/>
                              <w:iCs/>
                            </w:rPr>
                          </w:del>
                        </m:ctrlPr>
                      </m:sSubSupPr>
                      <m:e>
                        <m:r>
                          <w:del w:id="484" w:author="Jonathan Ouimet" w:date="2026-06-21T20:53:00Z" w16du:dateUtc="2026-06-22T03:53:00Z">
                            <m:rPr>
                              <m:sty m:val="p"/>
                            </m:rPr>
                            <w:rPr>
                              <w:rFonts w:ascii="Cambria Math" w:eastAsia="Aptos" w:hAnsi="Cambria Math" w:cstheme="minorHAnsi"/>
                            </w:rPr>
                            <m:t>c</m:t>
                          </w:del>
                        </m:r>
                      </m:e>
                      <m:sub>
                        <m:r>
                          <w:del w:id="485" w:author="Jonathan Ouimet" w:date="2026-06-21T20:53:00Z" w16du:dateUtc="2026-06-22T03:53:00Z">
                            <w:rPr>
                              <w:rFonts w:ascii="Cambria Math" w:eastAsia="Aptos" w:hAnsi="Cambria Math" w:cstheme="minorHAnsi"/>
                            </w:rPr>
                            <m:t>2</m:t>
                          </w:del>
                        </m:r>
                      </m:sub>
                      <m:sup>
                        <m:r>
                          <w:del w:id="486" w:author="Jonathan Ouimet" w:date="2026-06-21T20:53:00Z" w16du:dateUtc="2026-06-22T03:53:00Z">
                            <w:rPr>
                              <w:rFonts w:ascii="Cambria Math" w:eastAsia="Aptos" w:hAnsi="Cambria Math" w:cstheme="minorHAnsi"/>
                            </w:rPr>
                            <m:t>s</m:t>
                          </w:del>
                        </m:r>
                      </m:sup>
                    </m:sSubSup>
                    <m:ctrlPr>
                      <w:del w:id="487" w:author="Jonathan Ouimet" w:date="2026-06-21T20:53:00Z" w16du:dateUtc="2026-06-22T03:53:00Z">
                        <w:rPr>
                          <w:rFonts w:ascii="Cambria Math" w:eastAsia="Aptos" w:hAnsi="Cambria Math" w:cs="Times New Roman"/>
                        </w:rPr>
                      </w:del>
                    </m:ctrlPr>
                  </m:num>
                  <m:den>
                    <m:sSubSup>
                      <m:sSubSupPr>
                        <m:ctrlPr>
                          <w:del w:id="488" w:author="Jonathan Ouimet" w:date="2026-06-21T20:53:00Z" w16du:dateUtc="2026-06-22T03:53:00Z">
                            <w:rPr>
                              <w:rFonts w:ascii="Cambria Math" w:eastAsia="Aptos" w:hAnsi="Cambria Math" w:cs="Times New Roman"/>
                              <w:i/>
                              <w:iCs/>
                            </w:rPr>
                          </w:del>
                        </m:ctrlPr>
                      </m:sSubSupPr>
                      <m:e>
                        <m:r>
                          <w:del w:id="489" w:author="Jonathan Ouimet" w:date="2026-06-21T20:53:00Z" w16du:dateUtc="2026-06-22T03:53:00Z">
                            <w:rPr>
                              <w:rFonts w:ascii="Cambria Math" w:eastAsia="Aptos" w:hAnsi="Cambria Math" w:cs="Times New Roman"/>
                            </w:rPr>
                            <m:t>c</m:t>
                          </w:del>
                        </m:r>
                      </m:e>
                      <m:sub>
                        <m:r>
                          <w:del w:id="490" w:author="Jonathan Ouimet" w:date="2026-06-21T20:53:00Z" w16du:dateUtc="2026-06-22T03:53:00Z">
                            <w:rPr>
                              <w:rFonts w:ascii="Cambria Math" w:eastAsia="Aptos" w:hAnsi="Cambria Math" w:cs="Times New Roman"/>
                            </w:rPr>
                            <m:t>1</m:t>
                          </w:del>
                        </m:r>
                      </m:sub>
                      <m:sup>
                        <m:r>
                          <w:del w:id="491" w:author="Jonathan Ouimet" w:date="2026-06-21T20:53:00Z" w16du:dateUtc="2026-06-22T03:53:00Z">
                            <w:rPr>
                              <w:rFonts w:ascii="Cambria Math" w:eastAsia="Aptos" w:hAnsi="Cambria Math" w:cs="Times New Roman"/>
                            </w:rPr>
                            <m:t>s</m:t>
                          </w:del>
                        </m:r>
                      </m:sup>
                    </m:sSubSup>
                  </m:den>
                </m:f>
                <m:r>
                  <w:rPr>
                    <w:rFonts w:ascii="Cambria Math" w:eastAsia="Aptos" w:hAnsi="Cambria Math" w:cs="Times New Roman"/>
                  </w:rPr>
                  <m:t>=0</m:t>
                </m:r>
              </m:oMath>
            </m:oMathPara>
          </w:p>
        </w:tc>
        <w:tc>
          <w:tcPr>
            <w:tcW w:w="1255" w:type="dxa"/>
          </w:tcPr>
          <w:p w14:paraId="2F4184F0" w14:textId="77777777" w:rsidR="00A823F3" w:rsidRPr="00F57F69" w:rsidRDefault="00A823F3" w:rsidP="00A823F3">
            <w:pPr>
              <w:jc w:val="center"/>
              <w:rPr>
                <w:rFonts w:cstheme="minorHAnsi"/>
              </w:rPr>
            </w:pPr>
          </w:p>
        </w:tc>
      </w:tr>
      <w:tr w:rsidR="00A823F3" w:rsidRPr="00F57F69" w14:paraId="3A580C16" w14:textId="77777777" w:rsidTr="00AD6101">
        <w:trPr>
          <w:jc w:val="center"/>
        </w:trPr>
        <w:tc>
          <w:tcPr>
            <w:tcW w:w="8095" w:type="dxa"/>
          </w:tcPr>
          <w:p w14:paraId="6C92A164" w14:textId="1A07F9B8" w:rsidR="00A823F3" w:rsidRDefault="00000000" w:rsidP="00A823F3">
            <w:pPr>
              <w:jc w:val="center"/>
              <w:rPr>
                <w:rFonts w:ascii="Calibri" w:eastAsia="Calibri" w:hAnsi="Calibri" w:cs="Times New Roman"/>
                <w:iCs/>
              </w:rPr>
            </w:pPr>
            <m:oMathPara>
              <m:oMath>
                <m:sSubSup>
                  <m:sSubSupPr>
                    <m:ctrlPr>
                      <w:del w:id="492" w:author="Jonathan Ouimet" w:date="2026-06-21T20:55:00Z" w16du:dateUtc="2026-06-22T03:55:00Z">
                        <w:rPr>
                          <w:rFonts w:ascii="Cambria Math" w:eastAsia="Aptos" w:hAnsi="Cambria Math" w:cs="Times New Roman"/>
                          <w:i/>
                          <w:iCs/>
                        </w:rPr>
                      </w:del>
                    </m:ctrlPr>
                  </m:sSubSupPr>
                  <m:e>
                    <m:r>
                      <w:del w:id="493" w:author="Jonathan Ouimet" w:date="2026-06-21T20:55:00Z" w16du:dateUtc="2026-06-22T03:55:00Z">
                        <m:rPr>
                          <m:sty m:val="p"/>
                        </m:rPr>
                        <w:rPr>
                          <w:rFonts w:ascii="Cambria Math" w:eastAsia="Aptos" w:hAnsi="Cambria Math" w:cs="Times New Roman"/>
                        </w:rPr>
                        <m:t>H</m:t>
                      </w:del>
                    </m:r>
                    <m:ctrlPr>
                      <w:del w:id="494" w:author="Jonathan Ouimet" w:date="2026-06-21T20:55:00Z" w16du:dateUtc="2026-06-22T03:55:00Z">
                        <w:rPr>
                          <w:rFonts w:ascii="Cambria Math" w:eastAsia="Aptos" w:hAnsi="Cambria Math" w:cs="Times New Roman"/>
                          <w:iCs/>
                        </w:rPr>
                      </w:del>
                    </m:ctrlPr>
                  </m:e>
                  <m:sub>
                    <m:r>
                      <w:del w:id="495" w:author="Jonathan Ouimet" w:date="2026-06-21T20:55:00Z" w16du:dateUtc="2026-06-22T03:55:00Z">
                        <m:rPr>
                          <m:sty m:val="p"/>
                        </m:rPr>
                        <w:rPr>
                          <w:rFonts w:ascii="Cambria Math" w:eastAsia="Aptos" w:hAnsi="Cambria Math" w:cs="Times New Roman"/>
                        </w:rPr>
                        <m:t>1</m:t>
                      </w:del>
                    </m:r>
                    <m:ctrlPr>
                      <w:del w:id="496" w:author="Jonathan Ouimet" w:date="2026-06-21T20:55:00Z" w16du:dateUtc="2026-06-22T03:55:00Z">
                        <w:rPr>
                          <w:rFonts w:ascii="Cambria Math" w:eastAsia="Aptos" w:hAnsi="Cambria Math" w:cs="Times New Roman"/>
                          <w:iCs/>
                        </w:rPr>
                      </w:del>
                    </m:ctrlPr>
                  </m:sub>
                  <m:sup>
                    <m:r>
                      <w:del w:id="497" w:author="Jonathan Ouimet" w:date="2026-06-21T20:55:00Z" w16du:dateUtc="2026-06-22T03:55:00Z">
                        <w:rPr>
                          <w:rFonts w:ascii="Cambria Math" w:eastAsia="Aptos" w:hAnsi="Cambria Math" w:cs="Times New Roman"/>
                        </w:rPr>
                        <m:t>3</m:t>
                      </w:del>
                    </m:r>
                  </m:sup>
                </m:sSubSup>
                <m:d>
                  <m:dPr>
                    <m:ctrlPr>
                      <w:del w:id="498" w:author="Jonathan Ouimet" w:date="2026-06-21T20:55:00Z" w16du:dateUtc="2026-06-22T03:55:00Z">
                        <w:rPr>
                          <w:rFonts w:ascii="Cambria Math" w:eastAsia="Aptos" w:hAnsi="Cambria Math" w:cs="Times New Roman"/>
                          <w:i/>
                        </w:rPr>
                      </w:del>
                    </m:ctrlPr>
                  </m:dPr>
                  <m:e>
                    <m:f>
                      <m:fPr>
                        <m:ctrlPr>
                          <w:del w:id="499" w:author="Jonathan Ouimet" w:date="2026-06-21T20:55:00Z" w16du:dateUtc="2026-06-22T03:55:00Z">
                            <w:rPr>
                              <w:rFonts w:ascii="Cambria Math" w:eastAsia="Aptos" w:hAnsi="Cambria Math" w:cs="Times New Roman"/>
                              <w:i/>
                            </w:rPr>
                          </w:del>
                        </m:ctrlPr>
                      </m:fPr>
                      <m:num>
                        <m:sSubSup>
                          <m:sSubSupPr>
                            <m:ctrlPr>
                              <w:del w:id="500" w:author="Jonathan Ouimet" w:date="2026-06-21T20:55:00Z" w16du:dateUtc="2026-06-22T03:55:00Z">
                                <w:rPr>
                                  <w:rFonts w:ascii="Cambria Math" w:eastAsia="Aptos" w:hAnsi="Cambria Math" w:cs="Times New Roman"/>
                                  <w:i/>
                                </w:rPr>
                              </w:del>
                            </m:ctrlPr>
                          </m:sSubSupPr>
                          <m:e>
                            <m:r>
                              <w:del w:id="501" w:author="Jonathan Ouimet" w:date="2026-06-21T20:55:00Z" w16du:dateUtc="2026-06-22T03:55:00Z">
                                <w:rPr>
                                  <w:rFonts w:ascii="Cambria Math" w:eastAsia="Aptos" w:hAnsi="Cambria Math" w:cs="Times New Roman"/>
                                </w:rPr>
                                <m:t>c</m:t>
                              </w:del>
                            </m:r>
                          </m:e>
                          <m:sub>
                            <m:r>
                              <w:del w:id="502" w:author="Jonathan Ouimet" w:date="2026-06-21T20:55:00Z" w16du:dateUtc="2026-06-22T03:55:00Z">
                                <w:rPr>
                                  <w:rFonts w:ascii="Cambria Math" w:eastAsia="Aptos" w:hAnsi="Cambria Math" w:cs="Times New Roman"/>
                                </w:rPr>
                                <m:t>1</m:t>
                              </w:del>
                            </m:r>
                          </m:sub>
                          <m:sup>
                            <m:r>
                              <w:del w:id="503" w:author="Jonathan Ouimet" w:date="2026-06-21T20:55:00Z" w16du:dateUtc="2026-06-22T03:55:00Z">
                                <w:rPr>
                                  <w:rFonts w:ascii="Cambria Math" w:eastAsia="Aptos" w:hAnsi="Cambria Math" w:cs="Times New Roman"/>
                                </w:rPr>
                                <m:t>s</m:t>
                              </w:del>
                            </m:r>
                          </m:sup>
                        </m:sSubSup>
                      </m:num>
                      <m:den>
                        <m:sSubSup>
                          <m:sSubSupPr>
                            <m:ctrlPr>
                              <w:del w:id="504" w:author="Jonathan Ouimet" w:date="2026-06-21T20:55:00Z" w16du:dateUtc="2026-06-22T03:55:00Z">
                                <w:rPr>
                                  <w:rFonts w:ascii="Cambria Math" w:eastAsia="Aptos" w:hAnsi="Cambria Math" w:cs="Times New Roman"/>
                                  <w:i/>
                                </w:rPr>
                              </w:del>
                            </m:ctrlPr>
                          </m:sSubSupPr>
                          <m:e>
                            <m:r>
                              <w:del w:id="505" w:author="Jonathan Ouimet" w:date="2026-06-21T20:55:00Z" w16du:dateUtc="2026-06-22T03:55:00Z">
                                <w:rPr>
                                  <w:rFonts w:ascii="Cambria Math" w:eastAsia="Aptos" w:hAnsi="Cambria Math" w:cs="Times New Roman"/>
                                </w:rPr>
                                <m:t>c</m:t>
                              </w:del>
                            </m:r>
                          </m:e>
                          <m:sub>
                            <m:r>
                              <w:del w:id="506" w:author="Jonathan Ouimet" w:date="2026-06-21T20:55:00Z" w16du:dateUtc="2026-06-22T03:55:00Z">
                                <w:rPr>
                                  <w:rFonts w:ascii="Cambria Math" w:eastAsia="Aptos" w:hAnsi="Cambria Math" w:cs="Times New Roman"/>
                                </w:rPr>
                                <m:t>1</m:t>
                              </w:del>
                            </m:r>
                          </m:sub>
                          <m:sup>
                            <m:r>
                              <w:del w:id="507" w:author="Jonathan Ouimet" w:date="2026-06-21T20:55:00Z" w16du:dateUtc="2026-06-22T03:55:00Z">
                                <w:rPr>
                                  <w:rFonts w:ascii="Cambria Math" w:eastAsia="Aptos" w:hAnsi="Cambria Math" w:cs="Times New Roman"/>
                                </w:rPr>
                                <m:t>s</m:t>
                              </w:del>
                            </m:r>
                          </m:sup>
                        </m:sSubSup>
                        <m:r>
                          <w:del w:id="508" w:author="Jonathan Ouimet" w:date="2026-06-21T20:55:00Z" w16du:dateUtc="2026-06-22T03:55:00Z">
                            <w:rPr>
                              <w:rFonts w:ascii="Cambria Math" w:eastAsia="Aptos" w:hAnsi="Cambria Math" w:cs="Times New Roman"/>
                            </w:rPr>
                            <m:t>+2</m:t>
                          </w:del>
                        </m:r>
                        <m:sSubSup>
                          <m:sSubSupPr>
                            <m:ctrlPr>
                              <w:del w:id="509" w:author="Jonathan Ouimet" w:date="2026-06-21T20:55:00Z" w16du:dateUtc="2026-06-22T03:55:00Z">
                                <w:rPr>
                                  <w:rFonts w:ascii="Cambria Math" w:eastAsia="Aptos" w:hAnsi="Cambria Math" w:cs="Times New Roman"/>
                                  <w:i/>
                                </w:rPr>
                              </w:del>
                            </m:ctrlPr>
                          </m:sSubSupPr>
                          <m:e>
                            <m:r>
                              <w:del w:id="510" w:author="Jonathan Ouimet" w:date="2026-06-21T20:55:00Z" w16du:dateUtc="2026-06-22T03:55:00Z">
                                <w:rPr>
                                  <w:rFonts w:ascii="Cambria Math" w:eastAsia="Aptos" w:hAnsi="Cambria Math" w:cs="Times New Roman"/>
                                </w:rPr>
                                <m:t>c</m:t>
                              </w:del>
                            </m:r>
                          </m:e>
                          <m:sub>
                            <m:r>
                              <w:del w:id="511" w:author="Jonathan Ouimet" w:date="2026-06-21T20:55:00Z" w16du:dateUtc="2026-06-22T03:55:00Z">
                                <w:rPr>
                                  <w:rFonts w:ascii="Cambria Math" w:eastAsia="Aptos" w:hAnsi="Cambria Math" w:cs="Times New Roman"/>
                                </w:rPr>
                                <m:t>2</m:t>
                              </w:del>
                            </m:r>
                          </m:sub>
                          <m:sup>
                            <m:r>
                              <w:del w:id="512" w:author="Jonathan Ouimet" w:date="2026-06-21T20:55:00Z" w16du:dateUtc="2026-06-22T03:55:00Z">
                                <w:rPr>
                                  <w:rFonts w:ascii="Cambria Math" w:eastAsia="Aptos" w:hAnsi="Cambria Math" w:cs="Times New Roman"/>
                                </w:rPr>
                                <m:t>s</m:t>
                              </w:del>
                            </m:r>
                          </m:sup>
                        </m:sSubSup>
                      </m:den>
                    </m:f>
                  </m:e>
                </m:d>
                <m:r>
                  <w:del w:id="513" w:author="Jonathan Ouimet" w:date="2026-06-21T20:55:00Z" w16du:dateUtc="2026-06-22T03:55:00Z">
                    <w:rPr>
                      <w:rFonts w:ascii="Cambria Math" w:eastAsia="Aptos" w:hAnsi="Cambria Math" w:cs="Times New Roman"/>
                    </w:rPr>
                    <m:t>-</m:t>
                  </w:del>
                </m:r>
                <m:f>
                  <m:fPr>
                    <m:ctrlPr>
                      <w:del w:id="514" w:author="Jonathan Ouimet" w:date="2026-06-21T20:55:00Z" w16du:dateUtc="2026-06-22T03:55:00Z">
                        <w:rPr>
                          <w:rFonts w:ascii="Cambria Math" w:eastAsia="Aptos" w:hAnsi="Cambria Math" w:cs="Times New Roman"/>
                          <w:i/>
                        </w:rPr>
                      </w:del>
                    </m:ctrlPr>
                  </m:fPr>
                  <m:num>
                    <m:d>
                      <m:dPr>
                        <m:begChr m:val="|"/>
                        <m:endChr m:val="|"/>
                        <m:ctrlPr>
                          <w:del w:id="515" w:author="Jonathan Ouimet" w:date="2026-06-21T20:55:00Z" w16du:dateUtc="2026-06-22T03:55:00Z">
                            <w:rPr>
                              <w:rFonts w:ascii="Cambria Math" w:eastAsia="Aptos" w:hAnsi="Cambria Math" w:cs="Times New Roman"/>
                              <w:i/>
                            </w:rPr>
                          </w:del>
                        </m:ctrlPr>
                      </m:dPr>
                      <m:e>
                        <m:r>
                          <w:del w:id="516" w:author="Jonathan Ouimet" w:date="2026-06-21T20:55:00Z" w16du:dateUtc="2026-06-22T03:55:00Z">
                            <w:rPr>
                              <w:rFonts w:ascii="Cambria Math" w:eastAsia="Aptos" w:hAnsi="Cambria Math" w:cs="Times New Roman"/>
                            </w:rPr>
                            <m:t>χ</m:t>
                          </w:del>
                        </m:r>
                      </m:e>
                    </m:d>
                  </m:num>
                  <m:den>
                    <m:r>
                      <w:del w:id="517" w:author="Jonathan Ouimet" w:date="2026-06-21T20:55:00Z" w16du:dateUtc="2026-06-22T03:55:00Z">
                        <w:rPr>
                          <w:rFonts w:ascii="Cambria Math" w:eastAsia="Aptos" w:hAnsi="Cambria Math" w:cs="Times New Roman"/>
                        </w:rPr>
                        <m:t>1</m:t>
                      </w:del>
                    </m:r>
                  </m:den>
                </m:f>
                <m:d>
                  <m:dPr>
                    <m:ctrlPr>
                      <w:del w:id="518" w:author="Jonathan Ouimet" w:date="2026-06-21T20:55:00Z" w16du:dateUtc="2026-06-22T03:55:00Z">
                        <w:rPr>
                          <w:rFonts w:ascii="Cambria Math" w:eastAsia="Aptos" w:hAnsi="Cambria Math" w:cs="Times New Roman"/>
                          <w:i/>
                        </w:rPr>
                      </w:del>
                    </m:ctrlPr>
                  </m:dPr>
                  <m:e>
                    <m:f>
                      <m:fPr>
                        <m:ctrlPr>
                          <w:del w:id="519" w:author="Jonathan Ouimet" w:date="2026-06-21T20:55:00Z" w16du:dateUtc="2026-06-22T03:55:00Z">
                            <w:rPr>
                              <w:rFonts w:ascii="Cambria Math" w:eastAsia="Aptos" w:hAnsi="Cambria Math" w:cs="Times New Roman"/>
                              <w:i/>
                            </w:rPr>
                          </w:del>
                        </m:ctrlPr>
                      </m:fPr>
                      <m:num>
                        <m:r>
                          <w:del w:id="520" w:author="Jonathan Ouimet" w:date="2026-06-21T20:55:00Z" w16du:dateUtc="2026-06-22T03:55:00Z">
                            <w:rPr>
                              <w:rFonts w:ascii="Cambria Math" w:eastAsia="Aptos" w:hAnsi="Cambria Math" w:cs="Times New Roman"/>
                            </w:rPr>
                            <m:t>1</m:t>
                          </w:del>
                        </m:r>
                      </m:num>
                      <m:den>
                        <m:sSubSup>
                          <m:sSubSupPr>
                            <m:ctrlPr>
                              <w:del w:id="521" w:author="Jonathan Ouimet" w:date="2026-06-21T20:55:00Z" w16du:dateUtc="2026-06-22T03:55:00Z">
                                <w:rPr>
                                  <w:rFonts w:ascii="Cambria Math" w:eastAsia="Aptos" w:hAnsi="Cambria Math" w:cs="Times New Roman"/>
                                  <w:i/>
                                </w:rPr>
                              </w:del>
                            </m:ctrlPr>
                          </m:sSubSupPr>
                          <m:e>
                            <m:r>
                              <w:del w:id="522" w:author="Jonathan Ouimet" w:date="2026-06-21T20:55:00Z" w16du:dateUtc="2026-06-22T03:55:00Z">
                                <w:rPr>
                                  <w:rFonts w:ascii="Cambria Math" w:eastAsia="Aptos" w:hAnsi="Cambria Math" w:cs="Times New Roman"/>
                                </w:rPr>
                                <m:t>c</m:t>
                              </w:del>
                            </m:r>
                          </m:e>
                          <m:sub>
                            <m:r>
                              <w:del w:id="523" w:author="Jonathan Ouimet" w:date="2026-06-21T20:55:00Z" w16du:dateUtc="2026-06-22T03:55:00Z">
                                <w:rPr>
                                  <w:rFonts w:ascii="Cambria Math" w:eastAsia="Aptos" w:hAnsi="Cambria Math" w:cs="Times New Roman"/>
                                </w:rPr>
                                <m:t>1</m:t>
                              </w:del>
                            </m:r>
                          </m:sub>
                          <m:sup>
                            <m:r>
                              <w:del w:id="524" w:author="Jonathan Ouimet" w:date="2026-06-21T20:55:00Z" w16du:dateUtc="2026-06-22T03:55:00Z">
                                <w:rPr>
                                  <w:rFonts w:ascii="Cambria Math" w:eastAsia="Aptos" w:hAnsi="Cambria Math" w:cs="Times New Roman"/>
                                </w:rPr>
                                <m:t>s</m:t>
                              </w:del>
                            </m:r>
                          </m:sup>
                        </m:sSubSup>
                        <m:r>
                          <w:del w:id="525" w:author="Jonathan Ouimet" w:date="2026-06-21T20:55:00Z" w16du:dateUtc="2026-06-22T03:55:00Z">
                            <w:rPr>
                              <w:rFonts w:ascii="Cambria Math" w:eastAsia="Aptos" w:hAnsi="Cambria Math" w:cs="Times New Roman"/>
                            </w:rPr>
                            <m:t>+2</m:t>
                          </w:del>
                        </m:r>
                        <m:sSubSup>
                          <m:sSubSupPr>
                            <m:ctrlPr>
                              <w:del w:id="526" w:author="Jonathan Ouimet" w:date="2026-06-21T20:55:00Z" w16du:dateUtc="2026-06-22T03:55:00Z">
                                <w:rPr>
                                  <w:rFonts w:ascii="Cambria Math" w:eastAsia="Aptos" w:hAnsi="Cambria Math" w:cs="Times New Roman"/>
                                  <w:i/>
                                </w:rPr>
                              </w:del>
                            </m:ctrlPr>
                          </m:sSubSupPr>
                          <m:e>
                            <m:r>
                              <w:del w:id="527" w:author="Jonathan Ouimet" w:date="2026-06-21T20:55:00Z" w16du:dateUtc="2026-06-22T03:55:00Z">
                                <w:rPr>
                                  <w:rFonts w:ascii="Cambria Math" w:eastAsia="Aptos" w:hAnsi="Cambria Math" w:cs="Times New Roman"/>
                                </w:rPr>
                                <m:t>c</m:t>
                              </w:del>
                            </m:r>
                          </m:e>
                          <m:sub>
                            <m:r>
                              <w:del w:id="528" w:author="Jonathan Ouimet" w:date="2026-06-21T20:55:00Z" w16du:dateUtc="2026-06-22T03:55:00Z">
                                <w:rPr>
                                  <w:rFonts w:ascii="Cambria Math" w:eastAsia="Aptos" w:hAnsi="Cambria Math" w:cs="Times New Roman"/>
                                </w:rPr>
                                <m:t>2</m:t>
                              </w:del>
                            </m:r>
                          </m:sub>
                          <m:sup>
                            <m:r>
                              <w:del w:id="529" w:author="Jonathan Ouimet" w:date="2026-06-21T20:55:00Z" w16du:dateUtc="2026-06-22T03:55:00Z">
                                <w:rPr>
                                  <w:rFonts w:ascii="Cambria Math" w:eastAsia="Aptos" w:hAnsi="Cambria Math" w:cs="Times New Roman"/>
                                </w:rPr>
                                <m:t>s</m:t>
                              </w:del>
                            </m:r>
                          </m:sup>
                        </m:sSubSup>
                      </m:den>
                    </m:f>
                  </m:e>
                </m:d>
                <m:sSubSup>
                  <m:sSubSupPr>
                    <m:ctrlPr>
                      <w:del w:id="530" w:author="Jonathan Ouimet" w:date="2026-06-21T20:55:00Z" w16du:dateUtc="2026-06-22T03:55:00Z">
                        <w:rPr>
                          <w:rFonts w:ascii="Cambria Math" w:eastAsia="Aptos" w:hAnsi="Cambria Math" w:cs="Times New Roman"/>
                          <w:i/>
                        </w:rPr>
                      </w:del>
                    </m:ctrlPr>
                  </m:sSubSupPr>
                  <m:e>
                    <m:r>
                      <w:del w:id="531" w:author="Jonathan Ouimet" w:date="2026-06-21T20:55:00Z" w16du:dateUtc="2026-06-22T03:55:00Z">
                        <w:rPr>
                          <w:rFonts w:ascii="Cambria Math" w:eastAsia="Aptos" w:hAnsi="Cambria Math" w:cs="Times New Roman"/>
                        </w:rPr>
                        <m:t>H</m:t>
                      </w:del>
                    </m:r>
                  </m:e>
                  <m:sub>
                    <m:r>
                      <w:del w:id="532" w:author="Jonathan Ouimet" w:date="2026-06-21T20:55:00Z" w16du:dateUtc="2026-06-22T03:55:00Z">
                        <w:rPr>
                          <w:rFonts w:ascii="Cambria Math" w:eastAsia="Aptos" w:hAnsi="Cambria Math" w:cs="Times New Roman"/>
                        </w:rPr>
                        <m:t>1</m:t>
                      </w:del>
                    </m:r>
                  </m:sub>
                  <m:sup>
                    <m:r>
                      <w:del w:id="533" w:author="Jonathan Ouimet" w:date="2026-06-21T20:55:00Z" w16du:dateUtc="2026-06-22T03:55:00Z">
                        <w:rPr>
                          <w:rFonts w:ascii="Cambria Math" w:eastAsia="Aptos" w:hAnsi="Cambria Math" w:cs="Times New Roman"/>
                        </w:rPr>
                        <m:t>2</m:t>
                      </w:del>
                    </m:r>
                  </m:sup>
                </m:sSubSup>
                <m:r>
                  <w:del w:id="534" w:author="Jonathan Ouimet" w:date="2026-06-21T20:55:00Z" w16du:dateUtc="2026-06-22T03:55:00Z">
                    <w:rPr>
                      <w:rFonts w:ascii="Cambria Math" w:eastAsia="Calibri" w:hAnsi="Cambria Math" w:cs="Times New Roman"/>
                    </w:rPr>
                    <m:t>-</m:t>
                  </w:del>
                </m:r>
                <m:sSub>
                  <m:sSubPr>
                    <m:ctrlPr>
                      <w:del w:id="535" w:author="Jonathan Ouimet" w:date="2026-06-21T20:55:00Z" w16du:dateUtc="2026-06-22T03:55:00Z">
                        <w:rPr>
                          <w:rFonts w:ascii="Cambria Math" w:eastAsia="Calibri" w:hAnsi="Cambria Math" w:cs="Times New Roman"/>
                          <w:i/>
                        </w:rPr>
                      </w:del>
                    </m:ctrlPr>
                  </m:sSubPr>
                  <m:e>
                    <m:r>
                      <w:del w:id="536" w:author="Jonathan Ouimet" w:date="2026-06-21T20:55:00Z" w16du:dateUtc="2026-06-22T03:55:00Z">
                        <w:rPr>
                          <w:rFonts w:ascii="Cambria Math" w:eastAsia="Calibri" w:hAnsi="Cambria Math" w:cs="Times New Roman"/>
                        </w:rPr>
                        <m:t>H</m:t>
                      </w:del>
                    </m:r>
                  </m:e>
                  <m:sub>
                    <m:r>
                      <w:del w:id="537" w:author="Jonathan Ouimet" w:date="2026-06-21T20:55:00Z" w16du:dateUtc="2026-06-22T03:55:00Z">
                        <w:rPr>
                          <w:rFonts w:ascii="Cambria Math" w:eastAsia="Calibri" w:hAnsi="Cambria Math" w:cs="Times New Roman"/>
                        </w:rPr>
                        <m:t>1</m:t>
                      </w:del>
                    </m:r>
                  </m:sub>
                </m:sSub>
                <m:r>
                  <w:del w:id="538" w:author="Jonathan Ouimet" w:date="2026-06-21T20:55:00Z" w16du:dateUtc="2026-06-22T03:55:00Z">
                    <m:rPr>
                      <m:sty m:val="p"/>
                    </m:rPr>
                    <w:rPr>
                      <w:rFonts w:ascii="Cambria Math" w:eastAsia="Aptos" w:hAnsi="Cambria Math" w:cs="Times New Roman"/>
                    </w:rPr>
                    <m:t>+</m:t>
                  </w:del>
                </m:r>
                <m:f>
                  <m:fPr>
                    <m:ctrlPr>
                      <w:del w:id="539" w:author="Jonathan Ouimet" w:date="2026-06-21T20:55:00Z" w16du:dateUtc="2026-06-22T03:55:00Z">
                        <w:rPr>
                          <w:rFonts w:ascii="Cambria Math" w:eastAsia="Aptos" w:hAnsi="Cambria Math" w:cs="Times New Roman"/>
                          <w:i/>
                          <w:iCs/>
                        </w:rPr>
                      </w:del>
                    </m:ctrlPr>
                  </m:fPr>
                  <m:num>
                    <m:r>
                      <w:del w:id="540" w:author="Jonathan Ouimet" w:date="2026-06-21T20:55:00Z" w16du:dateUtc="2026-06-22T03:55:00Z">
                        <m:rPr>
                          <m:sty m:val="p"/>
                        </m:rPr>
                        <w:rPr>
                          <w:rFonts w:ascii="Cambria Math" w:eastAsia="Aptos" w:hAnsi="Cambria Math" w:cs="Times New Roman"/>
                        </w:rPr>
                        <m:t>2</m:t>
                      </w:del>
                    </m:r>
                    <m:sSubSup>
                      <m:sSubSupPr>
                        <m:ctrlPr>
                          <w:del w:id="541" w:author="Jonathan Ouimet" w:date="2026-06-21T20:55:00Z" w16du:dateUtc="2026-06-22T03:55:00Z">
                            <w:rPr>
                              <w:rFonts w:ascii="Cambria Math" w:eastAsia="Aptos" w:hAnsi="Cambria Math" w:cstheme="minorHAnsi"/>
                              <w:iCs/>
                            </w:rPr>
                          </w:del>
                        </m:ctrlPr>
                      </m:sSubSupPr>
                      <m:e>
                        <m:r>
                          <w:del w:id="542" w:author="Jonathan Ouimet" w:date="2026-06-21T20:55:00Z" w16du:dateUtc="2026-06-22T03:55:00Z">
                            <m:rPr>
                              <m:sty m:val="p"/>
                            </m:rPr>
                            <w:rPr>
                              <w:rFonts w:ascii="Cambria Math" w:eastAsia="Aptos" w:hAnsi="Cambria Math" w:cstheme="minorHAnsi"/>
                            </w:rPr>
                            <m:t>c</m:t>
                          </w:del>
                        </m:r>
                      </m:e>
                      <m:sub>
                        <m:r>
                          <w:del w:id="543" w:author="Jonathan Ouimet" w:date="2026-06-21T20:55:00Z" w16du:dateUtc="2026-06-22T03:55:00Z">
                            <w:rPr>
                              <w:rFonts w:ascii="Cambria Math" w:eastAsia="Aptos" w:hAnsi="Cambria Math" w:cstheme="minorHAnsi"/>
                            </w:rPr>
                            <m:t>2</m:t>
                          </w:del>
                        </m:r>
                      </m:sub>
                      <m:sup>
                        <m:r>
                          <w:del w:id="544" w:author="Jonathan Ouimet" w:date="2026-06-21T20:55:00Z" w16du:dateUtc="2026-06-22T03:55:00Z">
                            <w:rPr>
                              <w:rFonts w:ascii="Cambria Math" w:eastAsia="Aptos" w:hAnsi="Cambria Math" w:cstheme="minorHAnsi"/>
                            </w:rPr>
                            <m:t>s</m:t>
                          </w:del>
                        </m:r>
                      </m:sup>
                    </m:sSubSup>
                    <m:ctrlPr>
                      <w:del w:id="545" w:author="Jonathan Ouimet" w:date="2026-06-21T20:55:00Z" w16du:dateUtc="2026-06-22T03:55:00Z">
                        <w:rPr>
                          <w:rFonts w:ascii="Cambria Math" w:eastAsia="Aptos" w:hAnsi="Cambria Math" w:cs="Times New Roman"/>
                        </w:rPr>
                      </w:del>
                    </m:ctrlPr>
                  </m:num>
                  <m:den>
                    <m:r>
                      <w:del w:id="546" w:author="Jonathan Ouimet" w:date="2026-06-21T20:55:00Z" w16du:dateUtc="2026-06-22T03:55:00Z">
                        <w:rPr>
                          <w:rFonts w:ascii="Cambria Math" w:eastAsia="Aptos" w:hAnsi="Cambria Math" w:cs="Times New Roman"/>
                        </w:rPr>
                        <m:t>1</m:t>
                      </w:del>
                    </m:r>
                  </m:den>
                </m:f>
                <m:d>
                  <m:dPr>
                    <m:ctrlPr>
                      <w:del w:id="547" w:author="Jonathan Ouimet" w:date="2026-06-21T20:55:00Z" w16du:dateUtc="2026-06-22T03:55:00Z">
                        <w:rPr>
                          <w:rFonts w:ascii="Cambria Math" w:eastAsia="Aptos" w:hAnsi="Cambria Math" w:cs="Times New Roman"/>
                          <w:i/>
                        </w:rPr>
                      </w:del>
                    </m:ctrlPr>
                  </m:dPr>
                  <m:e>
                    <m:f>
                      <m:fPr>
                        <m:ctrlPr>
                          <w:del w:id="548" w:author="Jonathan Ouimet" w:date="2026-06-21T20:55:00Z" w16du:dateUtc="2026-06-22T03:55:00Z">
                            <w:rPr>
                              <w:rFonts w:ascii="Cambria Math" w:eastAsia="Aptos" w:hAnsi="Cambria Math" w:cs="Times New Roman"/>
                              <w:i/>
                            </w:rPr>
                          </w:del>
                        </m:ctrlPr>
                      </m:fPr>
                      <m:num>
                        <m:r>
                          <w:del w:id="549" w:author="Jonathan Ouimet" w:date="2026-06-21T20:55:00Z" w16du:dateUtc="2026-06-22T03:55:00Z">
                            <w:rPr>
                              <w:rFonts w:ascii="Cambria Math" w:eastAsia="Aptos" w:hAnsi="Cambria Math" w:cs="Times New Roman"/>
                            </w:rPr>
                            <m:t>1</m:t>
                          </w:del>
                        </m:r>
                      </m:num>
                      <m:den>
                        <m:sSubSup>
                          <m:sSubSupPr>
                            <m:ctrlPr>
                              <w:del w:id="550" w:author="Jonathan Ouimet" w:date="2026-06-21T20:55:00Z" w16du:dateUtc="2026-06-22T03:55:00Z">
                                <w:rPr>
                                  <w:rFonts w:ascii="Cambria Math" w:eastAsia="Aptos" w:hAnsi="Cambria Math" w:cs="Times New Roman"/>
                                  <w:i/>
                                </w:rPr>
                              </w:del>
                            </m:ctrlPr>
                          </m:sSubSupPr>
                          <m:e>
                            <m:r>
                              <w:del w:id="551" w:author="Jonathan Ouimet" w:date="2026-06-21T20:55:00Z" w16du:dateUtc="2026-06-22T03:55:00Z">
                                <w:rPr>
                                  <w:rFonts w:ascii="Cambria Math" w:eastAsia="Aptos" w:hAnsi="Cambria Math" w:cs="Times New Roman"/>
                                </w:rPr>
                                <m:t>c</m:t>
                              </w:del>
                            </m:r>
                          </m:e>
                          <m:sub>
                            <m:r>
                              <w:del w:id="552" w:author="Jonathan Ouimet" w:date="2026-06-21T20:55:00Z" w16du:dateUtc="2026-06-22T03:55:00Z">
                                <w:rPr>
                                  <w:rFonts w:ascii="Cambria Math" w:eastAsia="Aptos" w:hAnsi="Cambria Math" w:cs="Times New Roman"/>
                                </w:rPr>
                                <m:t>1</m:t>
                              </w:del>
                            </m:r>
                          </m:sub>
                          <m:sup>
                            <m:r>
                              <w:del w:id="553" w:author="Jonathan Ouimet" w:date="2026-06-21T20:55:00Z" w16du:dateUtc="2026-06-22T03:55:00Z">
                                <w:rPr>
                                  <w:rFonts w:ascii="Cambria Math" w:eastAsia="Aptos" w:hAnsi="Cambria Math" w:cs="Times New Roman"/>
                                </w:rPr>
                                <m:t>s</m:t>
                              </w:del>
                            </m:r>
                          </m:sup>
                        </m:sSubSup>
                        <m:r>
                          <w:del w:id="554" w:author="Jonathan Ouimet" w:date="2026-06-21T20:55:00Z" w16du:dateUtc="2026-06-22T03:55:00Z">
                            <w:rPr>
                              <w:rFonts w:ascii="Cambria Math" w:eastAsia="Aptos" w:hAnsi="Cambria Math" w:cs="Times New Roman"/>
                            </w:rPr>
                            <m:t>+2</m:t>
                          </w:del>
                        </m:r>
                        <m:sSubSup>
                          <m:sSubSupPr>
                            <m:ctrlPr>
                              <w:del w:id="555" w:author="Jonathan Ouimet" w:date="2026-06-21T20:55:00Z" w16du:dateUtc="2026-06-22T03:55:00Z">
                                <w:rPr>
                                  <w:rFonts w:ascii="Cambria Math" w:eastAsia="Aptos" w:hAnsi="Cambria Math" w:cs="Times New Roman"/>
                                  <w:i/>
                                </w:rPr>
                              </w:del>
                            </m:ctrlPr>
                          </m:sSubSupPr>
                          <m:e>
                            <m:r>
                              <w:del w:id="556" w:author="Jonathan Ouimet" w:date="2026-06-21T20:55:00Z" w16du:dateUtc="2026-06-22T03:55:00Z">
                                <w:rPr>
                                  <w:rFonts w:ascii="Cambria Math" w:eastAsia="Aptos" w:hAnsi="Cambria Math" w:cs="Times New Roman"/>
                                </w:rPr>
                                <m:t>c</m:t>
                              </w:del>
                            </m:r>
                          </m:e>
                          <m:sub>
                            <m:r>
                              <w:del w:id="557" w:author="Jonathan Ouimet" w:date="2026-06-21T20:55:00Z" w16du:dateUtc="2026-06-22T03:55:00Z">
                                <w:rPr>
                                  <w:rFonts w:ascii="Cambria Math" w:eastAsia="Aptos" w:hAnsi="Cambria Math" w:cs="Times New Roman"/>
                                </w:rPr>
                                <m:t>2</m:t>
                              </w:del>
                            </m:r>
                          </m:sub>
                          <m:sup>
                            <m:r>
                              <w:del w:id="558" w:author="Jonathan Ouimet" w:date="2026-06-21T20:55:00Z" w16du:dateUtc="2026-06-22T03:55:00Z">
                                <w:rPr>
                                  <w:rFonts w:ascii="Cambria Math" w:eastAsia="Aptos" w:hAnsi="Cambria Math" w:cs="Times New Roman"/>
                                </w:rPr>
                                <m:t>s</m:t>
                              </w:del>
                            </m:r>
                          </m:sup>
                        </m:sSubSup>
                      </m:den>
                    </m:f>
                  </m:e>
                </m:d>
                <m:r>
                  <w:del w:id="559" w:author="Jonathan Ouimet" w:date="2026-06-21T20:55:00Z" w16du:dateUtc="2026-06-22T03:55:00Z">
                    <w:rPr>
                      <w:rFonts w:ascii="Cambria Math" w:eastAsia="Aptos" w:hAnsi="Cambria Math" w:cs="Times New Roman"/>
                    </w:rPr>
                    <m:t>=0</m:t>
                  </w:del>
                </m:r>
              </m:oMath>
            </m:oMathPara>
          </w:p>
        </w:tc>
        <w:tc>
          <w:tcPr>
            <w:tcW w:w="1255" w:type="dxa"/>
          </w:tcPr>
          <w:p w14:paraId="50467735" w14:textId="77777777" w:rsidR="00A823F3" w:rsidRPr="00F57F69" w:rsidRDefault="00A823F3" w:rsidP="00A823F3">
            <w:pPr>
              <w:jc w:val="center"/>
              <w:rPr>
                <w:rFonts w:cstheme="minorHAnsi"/>
              </w:rPr>
            </w:pPr>
          </w:p>
        </w:tc>
      </w:tr>
    </w:tbl>
    <w:p w14:paraId="4EE911C3" w14:textId="77777777" w:rsidR="00A823F3" w:rsidRDefault="00A823F3" w:rsidP="00491B2C">
      <w:pPr>
        <w:rPr>
          <w:rFonts w:eastAsiaTheme="minorEastAsia" w:cstheme="minorHAnsi"/>
          <w:iCs/>
        </w:rPr>
      </w:pPr>
    </w:p>
    <w:p w14:paraId="3F51ADD9" w14:textId="5F247066" w:rsidR="00A823F3" w:rsidRDefault="00A823F3" w:rsidP="00491B2C">
      <w:pPr>
        <w:rPr>
          <w:rFonts w:eastAsiaTheme="minorEastAsia" w:cstheme="minorHAnsi"/>
          <w:iCs/>
        </w:rPr>
      </w:pPr>
      <w:r>
        <w:rPr>
          <w:rFonts w:eastAsiaTheme="minorEastAsia" w:cstheme="minorHAnsi"/>
          <w:iCs/>
        </w:rPr>
        <w:t xml:space="preserve">If we define a few variables… </w:t>
      </w:r>
    </w:p>
    <w:tbl>
      <w:tblPr>
        <w:tblStyle w:val="TableGrid"/>
        <w:tblW w:w="0" w:type="auto"/>
        <w:jc w:val="center"/>
        <w:tblLook w:val="04A0" w:firstRow="1" w:lastRow="0" w:firstColumn="1" w:lastColumn="0" w:noHBand="0" w:noVBand="1"/>
      </w:tblPr>
      <w:tblGrid>
        <w:gridCol w:w="8095"/>
        <w:gridCol w:w="1255"/>
      </w:tblGrid>
      <w:tr w:rsidR="00A823F3" w:rsidRPr="00F57F69" w14:paraId="336E60B6" w14:textId="77777777" w:rsidTr="00AD6101">
        <w:trPr>
          <w:jc w:val="center"/>
        </w:trPr>
        <w:tc>
          <w:tcPr>
            <w:tcW w:w="8095" w:type="dxa"/>
          </w:tcPr>
          <w:p w14:paraId="271E2C5B" w14:textId="05C286A6" w:rsidR="00A823F3" w:rsidRDefault="00A823F3" w:rsidP="00AD6101">
            <w:pPr>
              <w:jc w:val="center"/>
              <w:rPr>
                <w:rFonts w:ascii="Calibri" w:eastAsia="Calibri" w:hAnsi="Calibri" w:cs="Times New Roman"/>
              </w:rPr>
            </w:pPr>
            <m:oMathPara>
              <m:oMath>
                <m:r>
                  <w:rPr>
                    <w:rFonts w:ascii="Cambria Math" w:eastAsia="Aptos" w:hAnsi="Cambria Math" w:cs="Times New Roman"/>
                  </w:rPr>
                  <m:t>r≡</m:t>
                </m:r>
                <m:f>
                  <m:fPr>
                    <m:ctrlPr>
                      <w:rPr>
                        <w:rFonts w:ascii="Cambria Math" w:eastAsia="Aptos" w:hAnsi="Cambria Math" w:cs="Times New Roman"/>
                        <w:i/>
                      </w:rPr>
                    </m:ctrlPr>
                  </m:fPr>
                  <m:num>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1</m:t>
                        </m:r>
                      </m:sub>
                      <m:sup>
                        <m:r>
                          <w:rPr>
                            <w:rFonts w:ascii="Cambria Math" w:eastAsia="Aptos" w:hAnsi="Cambria Math" w:cs="Times New Roman"/>
                          </w:rPr>
                          <m:t>s</m:t>
                        </m:r>
                      </m:sup>
                    </m:sSubSup>
                  </m:num>
                  <m:den>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1</m:t>
                        </m:r>
                      </m:sub>
                      <m:sup>
                        <m:r>
                          <w:rPr>
                            <w:rFonts w:ascii="Cambria Math" w:eastAsia="Aptos" w:hAnsi="Cambria Math" w:cs="Times New Roman"/>
                          </w:rPr>
                          <m:t>s</m:t>
                        </m:r>
                      </m:sup>
                    </m:sSubSup>
                    <m:r>
                      <w:rPr>
                        <w:rFonts w:ascii="Cambria Math" w:eastAsia="Aptos" w:hAnsi="Cambria Math" w:cs="Times New Roman"/>
                      </w:rPr>
                      <m:t>+2</m:t>
                    </m:r>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2</m:t>
                        </m:r>
                      </m:sub>
                      <m:sup>
                        <m:r>
                          <w:rPr>
                            <w:rFonts w:ascii="Cambria Math" w:eastAsia="Aptos" w:hAnsi="Cambria Math" w:cs="Times New Roman"/>
                          </w:rPr>
                          <m:t>s</m:t>
                        </m:r>
                      </m:sup>
                    </m:sSubSup>
                  </m:den>
                </m:f>
              </m:oMath>
            </m:oMathPara>
          </w:p>
        </w:tc>
        <w:tc>
          <w:tcPr>
            <w:tcW w:w="1255" w:type="dxa"/>
          </w:tcPr>
          <w:p w14:paraId="4B987932" w14:textId="77777777" w:rsidR="00A823F3" w:rsidRPr="00F57F69" w:rsidRDefault="00A823F3" w:rsidP="00AD6101">
            <w:pPr>
              <w:jc w:val="center"/>
              <w:rPr>
                <w:rFonts w:cstheme="minorHAnsi"/>
              </w:rPr>
            </w:pPr>
          </w:p>
        </w:tc>
      </w:tr>
      <w:tr w:rsidR="00A906F4" w:rsidRPr="00F57F69" w14:paraId="76EF5D74" w14:textId="77777777" w:rsidTr="00AD6101">
        <w:trPr>
          <w:jc w:val="center"/>
        </w:trPr>
        <w:tc>
          <w:tcPr>
            <w:tcW w:w="8095" w:type="dxa"/>
          </w:tcPr>
          <w:p w14:paraId="588A4571" w14:textId="3F098F61" w:rsidR="00A906F4" w:rsidRDefault="00A906F4" w:rsidP="00A906F4">
            <w:pPr>
              <w:rPr>
                <w:rFonts w:ascii="Calibri" w:eastAsia="Times New Roman" w:hAnsi="Calibri" w:cs="Calibri"/>
                <w:iCs/>
              </w:rPr>
            </w:pPr>
            <m:oMathPara>
              <m:oMath>
                <m:r>
                  <w:rPr>
                    <w:rFonts w:ascii="Cambria Math" w:eastAsia="Times New Roman" w:hAnsi="Cambria Math" w:cs="Calibri"/>
                  </w:rPr>
                  <m:t xml:space="preserve">λ≡ </m:t>
                </m:r>
                <m:f>
                  <m:fPr>
                    <m:ctrlPr>
                      <w:rPr>
                        <w:rFonts w:ascii="Cambria Math" w:eastAsia="Aptos" w:hAnsi="Cambria Math" w:cs="Times New Roman"/>
                        <w:i/>
                      </w:rPr>
                    </m:ctrlPr>
                  </m:fPr>
                  <m:num>
                    <m:d>
                      <m:dPr>
                        <m:begChr m:val="|"/>
                        <m:endChr m:val="|"/>
                        <m:ctrlPr>
                          <w:rPr>
                            <w:rFonts w:ascii="Cambria Math" w:eastAsia="Aptos" w:hAnsi="Cambria Math" w:cs="Times New Roman"/>
                            <w:i/>
                          </w:rPr>
                        </m:ctrlPr>
                      </m:dPr>
                      <m:e>
                        <m:r>
                          <w:rPr>
                            <w:rFonts w:ascii="Cambria Math" w:eastAsia="Aptos" w:hAnsi="Cambria Math" w:cs="Times New Roman"/>
                          </w:rPr>
                          <m:t>χ</m:t>
                        </m:r>
                      </m:e>
                    </m:d>
                  </m:num>
                  <m:den>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1</m:t>
                        </m:r>
                      </m:sub>
                      <m:sup>
                        <m:r>
                          <w:rPr>
                            <w:rFonts w:ascii="Cambria Math" w:eastAsia="Aptos" w:hAnsi="Cambria Math" w:cs="Times New Roman"/>
                          </w:rPr>
                          <m:t>s</m:t>
                        </m:r>
                      </m:sup>
                    </m:sSubSup>
                    <m:r>
                      <w:rPr>
                        <w:rFonts w:ascii="Cambria Math" w:eastAsia="Aptos" w:hAnsi="Cambria Math" w:cs="Times New Roman"/>
                      </w:rPr>
                      <m:t>+2</m:t>
                    </m:r>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2</m:t>
                        </m:r>
                      </m:sub>
                      <m:sup>
                        <m:r>
                          <w:rPr>
                            <w:rFonts w:ascii="Cambria Math" w:eastAsia="Aptos" w:hAnsi="Cambria Math" w:cs="Times New Roman"/>
                          </w:rPr>
                          <m:t>s</m:t>
                        </m:r>
                      </m:sup>
                    </m:sSubSup>
                  </m:den>
                </m:f>
              </m:oMath>
            </m:oMathPara>
          </w:p>
        </w:tc>
        <w:tc>
          <w:tcPr>
            <w:tcW w:w="1255" w:type="dxa"/>
          </w:tcPr>
          <w:p w14:paraId="4B96E581" w14:textId="77777777" w:rsidR="00A906F4" w:rsidRPr="00F57F69" w:rsidRDefault="00A906F4" w:rsidP="00AD6101">
            <w:pPr>
              <w:jc w:val="center"/>
              <w:rPr>
                <w:rFonts w:cstheme="minorHAnsi"/>
              </w:rPr>
            </w:pPr>
          </w:p>
        </w:tc>
      </w:tr>
      <w:tr w:rsidR="00A823F3" w:rsidRPr="00F57F69" w:rsidDel="00115419" w14:paraId="6AB6E9F2" w14:textId="1A345742" w:rsidTr="00AD6101">
        <w:trPr>
          <w:jc w:val="center"/>
          <w:del w:id="560" w:author="Jonathan Ouimet" w:date="2026-06-21T20:56:00Z"/>
        </w:trPr>
        <w:tc>
          <w:tcPr>
            <w:tcW w:w="8095" w:type="dxa"/>
          </w:tcPr>
          <w:p w14:paraId="2C80EF06" w14:textId="7E232C12" w:rsidR="00A823F3" w:rsidDel="00115419" w:rsidRDefault="00A906F4" w:rsidP="00AD6101">
            <w:pPr>
              <w:jc w:val="center"/>
              <w:rPr>
                <w:del w:id="561" w:author="Jonathan Ouimet" w:date="2026-06-21T20:56:00Z" w16du:dateUtc="2026-06-22T03:56:00Z"/>
                <w:rFonts w:ascii="Calibri" w:eastAsia="Calibri" w:hAnsi="Calibri" w:cs="Calibri"/>
                <w:iCs/>
              </w:rPr>
            </w:pPr>
            <m:oMathPara>
              <m:oMath>
                <m:r>
                  <w:del w:id="562" w:author="Jonathan Ouimet" w:date="2026-06-21T20:56:00Z" w16du:dateUtc="2026-06-22T03:56:00Z">
                    <w:rPr>
                      <w:rFonts w:ascii="Cambria Math" w:eastAsia="Aptos" w:hAnsi="Cambria Math" w:cs="Times New Roman"/>
                    </w:rPr>
                    <m:t>r</m:t>
                  </w:del>
                </m:r>
                <m:sSubSup>
                  <m:sSubSupPr>
                    <m:ctrlPr>
                      <w:del w:id="563" w:author="Jonathan Ouimet" w:date="2026-06-21T20:56:00Z" w16du:dateUtc="2026-06-22T03:56:00Z">
                        <w:rPr>
                          <w:rFonts w:ascii="Cambria Math" w:eastAsia="Aptos" w:hAnsi="Cambria Math" w:cs="Times New Roman"/>
                          <w:i/>
                          <w:iCs/>
                        </w:rPr>
                      </w:del>
                    </m:ctrlPr>
                  </m:sSubSupPr>
                  <m:e>
                    <m:r>
                      <w:del w:id="564" w:author="Jonathan Ouimet" w:date="2026-06-21T20:56:00Z" w16du:dateUtc="2026-06-22T03:56:00Z">
                        <m:rPr>
                          <m:sty m:val="p"/>
                        </m:rPr>
                        <w:rPr>
                          <w:rFonts w:ascii="Cambria Math" w:eastAsia="Aptos" w:hAnsi="Cambria Math" w:cs="Times New Roman"/>
                        </w:rPr>
                        <m:t>H</m:t>
                      </w:del>
                    </m:r>
                    <m:ctrlPr>
                      <w:del w:id="565" w:author="Jonathan Ouimet" w:date="2026-06-21T20:56:00Z" w16du:dateUtc="2026-06-22T03:56:00Z">
                        <w:rPr>
                          <w:rFonts w:ascii="Cambria Math" w:eastAsia="Aptos" w:hAnsi="Cambria Math" w:cs="Times New Roman"/>
                          <w:iCs/>
                        </w:rPr>
                      </w:del>
                    </m:ctrlPr>
                  </m:e>
                  <m:sub>
                    <m:r>
                      <w:del w:id="566" w:author="Jonathan Ouimet" w:date="2026-06-21T20:56:00Z" w16du:dateUtc="2026-06-22T03:56:00Z">
                        <m:rPr>
                          <m:sty m:val="p"/>
                        </m:rPr>
                        <w:rPr>
                          <w:rFonts w:ascii="Cambria Math" w:eastAsia="Aptos" w:hAnsi="Cambria Math" w:cs="Times New Roman"/>
                        </w:rPr>
                        <m:t>1</m:t>
                      </w:del>
                    </m:r>
                    <m:ctrlPr>
                      <w:del w:id="567" w:author="Jonathan Ouimet" w:date="2026-06-21T20:56:00Z" w16du:dateUtc="2026-06-22T03:56:00Z">
                        <w:rPr>
                          <w:rFonts w:ascii="Cambria Math" w:eastAsia="Aptos" w:hAnsi="Cambria Math" w:cs="Times New Roman"/>
                          <w:iCs/>
                        </w:rPr>
                      </w:del>
                    </m:ctrlPr>
                  </m:sub>
                  <m:sup>
                    <m:r>
                      <w:del w:id="568" w:author="Jonathan Ouimet" w:date="2026-06-21T20:56:00Z" w16du:dateUtc="2026-06-22T03:56:00Z">
                        <w:rPr>
                          <w:rFonts w:ascii="Cambria Math" w:eastAsia="Aptos" w:hAnsi="Cambria Math" w:cs="Times New Roman"/>
                        </w:rPr>
                        <m:t>3</m:t>
                      </w:del>
                    </m:r>
                  </m:sup>
                </m:sSubSup>
                <m:r>
                  <w:del w:id="569" w:author="Jonathan Ouimet" w:date="2026-06-21T20:56:00Z" w16du:dateUtc="2026-06-22T03:56:00Z">
                    <w:rPr>
                      <w:rFonts w:ascii="Cambria Math" w:eastAsia="Aptos" w:hAnsi="Cambria Math" w:cs="Times New Roman"/>
                    </w:rPr>
                    <m:t>-λ</m:t>
                  </w:del>
                </m:r>
                <m:sSubSup>
                  <m:sSubSupPr>
                    <m:ctrlPr>
                      <w:del w:id="570" w:author="Jonathan Ouimet" w:date="2026-06-21T20:56:00Z" w16du:dateUtc="2026-06-22T03:56:00Z">
                        <w:rPr>
                          <w:rFonts w:ascii="Cambria Math" w:eastAsia="Aptos" w:hAnsi="Cambria Math" w:cs="Times New Roman"/>
                          <w:i/>
                        </w:rPr>
                      </w:del>
                    </m:ctrlPr>
                  </m:sSubSupPr>
                  <m:e>
                    <m:r>
                      <w:del w:id="571" w:author="Jonathan Ouimet" w:date="2026-06-21T20:56:00Z" w16du:dateUtc="2026-06-22T03:56:00Z">
                        <w:rPr>
                          <w:rFonts w:ascii="Cambria Math" w:eastAsia="Aptos" w:hAnsi="Cambria Math" w:cs="Times New Roman"/>
                        </w:rPr>
                        <m:t>H</m:t>
                      </w:del>
                    </m:r>
                  </m:e>
                  <m:sub>
                    <m:r>
                      <w:del w:id="572" w:author="Jonathan Ouimet" w:date="2026-06-21T20:56:00Z" w16du:dateUtc="2026-06-22T03:56:00Z">
                        <w:rPr>
                          <w:rFonts w:ascii="Cambria Math" w:eastAsia="Aptos" w:hAnsi="Cambria Math" w:cs="Times New Roman"/>
                        </w:rPr>
                        <m:t>1</m:t>
                      </w:del>
                    </m:r>
                  </m:sub>
                  <m:sup>
                    <m:r>
                      <w:del w:id="573" w:author="Jonathan Ouimet" w:date="2026-06-21T20:56:00Z" w16du:dateUtc="2026-06-22T03:56:00Z">
                        <w:rPr>
                          <w:rFonts w:ascii="Cambria Math" w:eastAsia="Aptos" w:hAnsi="Cambria Math" w:cs="Times New Roman"/>
                        </w:rPr>
                        <m:t>2</m:t>
                      </w:del>
                    </m:r>
                  </m:sup>
                </m:sSubSup>
                <m:r>
                  <w:del w:id="574" w:author="Jonathan Ouimet" w:date="2026-06-21T20:56:00Z" w16du:dateUtc="2026-06-22T03:56:00Z">
                    <w:rPr>
                      <w:rFonts w:ascii="Cambria Math" w:eastAsia="Calibri" w:hAnsi="Cambria Math" w:cs="Times New Roman"/>
                    </w:rPr>
                    <m:t>-</m:t>
                  </w:del>
                </m:r>
                <m:sSub>
                  <m:sSubPr>
                    <m:ctrlPr>
                      <w:del w:id="575" w:author="Jonathan Ouimet" w:date="2026-06-21T20:56:00Z" w16du:dateUtc="2026-06-22T03:56:00Z">
                        <w:rPr>
                          <w:rFonts w:ascii="Cambria Math" w:eastAsia="Calibri" w:hAnsi="Cambria Math" w:cs="Times New Roman"/>
                          <w:i/>
                        </w:rPr>
                      </w:del>
                    </m:ctrlPr>
                  </m:sSubPr>
                  <m:e>
                    <m:r>
                      <w:del w:id="576" w:author="Jonathan Ouimet" w:date="2026-06-21T20:56:00Z" w16du:dateUtc="2026-06-22T03:56:00Z">
                        <w:rPr>
                          <w:rFonts w:ascii="Cambria Math" w:eastAsia="Calibri" w:hAnsi="Cambria Math" w:cs="Times New Roman"/>
                        </w:rPr>
                        <m:t>H</m:t>
                      </w:del>
                    </m:r>
                  </m:e>
                  <m:sub>
                    <m:r>
                      <w:del w:id="577" w:author="Jonathan Ouimet" w:date="2026-06-21T20:56:00Z" w16du:dateUtc="2026-06-22T03:56:00Z">
                        <w:rPr>
                          <w:rFonts w:ascii="Cambria Math" w:eastAsia="Calibri" w:hAnsi="Cambria Math" w:cs="Times New Roman"/>
                        </w:rPr>
                        <m:t>1</m:t>
                      </w:del>
                    </m:r>
                  </m:sub>
                </m:sSub>
                <m:r>
                  <w:del w:id="578" w:author="Jonathan Ouimet" w:date="2026-06-21T20:56:00Z" w16du:dateUtc="2026-06-22T03:56:00Z">
                    <w:rPr>
                      <w:rFonts w:ascii="Cambria Math" w:eastAsia="Aptos" w:hAnsi="Cambria Math" w:cs="Times New Roman"/>
                    </w:rPr>
                    <m:t>r</m:t>
                  </w:del>
                </m:r>
                <m:r>
                  <w:del w:id="579" w:author="Jonathan Ouimet" w:date="2026-06-21T20:56:00Z" w16du:dateUtc="2026-06-22T03:56:00Z">
                    <m:rPr>
                      <m:sty m:val="p"/>
                    </m:rPr>
                    <w:rPr>
                      <w:rFonts w:ascii="Cambria Math" w:eastAsia="Aptos" w:hAnsi="Cambria Math" w:cs="Times New Roman"/>
                    </w:rPr>
                    <m:t>+</m:t>
                  </w:del>
                </m:r>
                <m:r>
                  <w:del w:id="580" w:author="Jonathan Ouimet" w:date="2026-06-21T20:56:00Z" w16du:dateUtc="2026-06-22T03:56:00Z">
                    <w:rPr>
                      <w:rFonts w:ascii="Cambria Math" w:eastAsia="Aptos" w:hAnsi="Cambria Math" w:cs="Times New Roman"/>
                    </w:rPr>
                    <m:t>(1-r)=0</m:t>
                  </w:del>
                </m:r>
              </m:oMath>
            </m:oMathPara>
          </w:p>
        </w:tc>
        <w:tc>
          <w:tcPr>
            <w:tcW w:w="1255" w:type="dxa"/>
          </w:tcPr>
          <w:p w14:paraId="695E88E7" w14:textId="265EB437" w:rsidR="00A823F3" w:rsidRPr="00F57F69" w:rsidDel="00115419" w:rsidRDefault="00A823F3" w:rsidP="00AD6101">
            <w:pPr>
              <w:jc w:val="center"/>
              <w:rPr>
                <w:del w:id="581" w:author="Jonathan Ouimet" w:date="2026-06-21T20:56:00Z" w16du:dateUtc="2026-06-22T03:56:00Z"/>
                <w:rFonts w:cstheme="minorHAnsi"/>
              </w:rPr>
            </w:pPr>
          </w:p>
        </w:tc>
      </w:tr>
    </w:tbl>
    <w:p w14:paraId="4F4EA3DE" w14:textId="65043812" w:rsidR="00A823F3" w:rsidDel="00115419" w:rsidRDefault="00A823F3" w:rsidP="00491B2C">
      <w:pPr>
        <w:rPr>
          <w:del w:id="582" w:author="Jonathan Ouimet" w:date="2026-06-21T20:56:00Z" w16du:dateUtc="2026-06-22T03:56:00Z"/>
          <w:rFonts w:eastAsiaTheme="minorEastAsia" w:cstheme="minorHAnsi"/>
          <w:iCs/>
        </w:rPr>
      </w:pPr>
    </w:p>
    <w:p w14:paraId="228C3C3C" w14:textId="77777777" w:rsidR="00115419" w:rsidRDefault="00115419" w:rsidP="00491B2C">
      <w:pPr>
        <w:rPr>
          <w:ins w:id="583" w:author="Jonathan Ouimet" w:date="2026-06-21T20:56:00Z" w16du:dateUtc="2026-06-22T03:56:00Z"/>
          <w:rFonts w:eastAsiaTheme="minorEastAsia" w:cstheme="minorHAnsi"/>
          <w:iCs/>
        </w:rPr>
      </w:pPr>
    </w:p>
    <w:p w14:paraId="50929B13" w14:textId="0D2D6BC6" w:rsidR="006145BE" w:rsidRDefault="00613557" w:rsidP="00491B2C">
      <w:pPr>
        <w:rPr>
          <w:rFonts w:eastAsiaTheme="minorEastAsia" w:cstheme="minorHAnsi"/>
          <w:iCs/>
        </w:rPr>
      </w:pPr>
      <w:r>
        <w:rPr>
          <w:rFonts w:eastAsiaTheme="minorEastAsia" w:cstheme="minorHAnsi"/>
          <w:iCs/>
        </w:rPr>
        <w:t>This suggests that one possible for</w:t>
      </w:r>
      <w:r w:rsidR="00DA6240">
        <w:rPr>
          <w:rFonts w:eastAsiaTheme="minorEastAsia" w:cstheme="minorHAnsi"/>
          <w:iCs/>
        </w:rPr>
        <w:t>m</w:t>
      </w:r>
      <w:r>
        <w:rPr>
          <w:rFonts w:eastAsiaTheme="minorEastAsia" w:cstheme="minorHAnsi"/>
          <w:iCs/>
        </w:rPr>
        <w:t xml:space="preserve"> of the partition coefficient for a two component system follows. </w:t>
      </w:r>
    </w:p>
    <w:tbl>
      <w:tblPr>
        <w:tblStyle w:val="TableGrid"/>
        <w:tblW w:w="0" w:type="auto"/>
        <w:jc w:val="center"/>
        <w:tblLook w:val="04A0" w:firstRow="1" w:lastRow="0" w:firstColumn="1" w:lastColumn="0" w:noHBand="0" w:noVBand="1"/>
      </w:tblPr>
      <w:tblGrid>
        <w:gridCol w:w="8095"/>
        <w:gridCol w:w="1255"/>
      </w:tblGrid>
      <w:tr w:rsidR="00613557" w:rsidRPr="00F57F69" w14:paraId="489E3E5B" w14:textId="77777777" w:rsidTr="00AD6101">
        <w:trPr>
          <w:jc w:val="center"/>
        </w:trPr>
        <w:tc>
          <w:tcPr>
            <w:tcW w:w="8095" w:type="dxa"/>
          </w:tcPr>
          <w:p w14:paraId="6B1BCEB7" w14:textId="1E820C04" w:rsidR="00613557" w:rsidRDefault="00000000" w:rsidP="00AD6101">
            <w:pPr>
              <w:jc w:val="center"/>
              <w:rPr>
                <w:rFonts w:ascii="Calibri" w:eastAsia="Calibri" w:hAnsi="Calibri" w:cs="Times New Roman"/>
              </w:rPr>
            </w:pPr>
            <m:oMathPara>
              <m:oMath>
                <m:sSub>
                  <m:sSubPr>
                    <m:ctrlPr>
                      <w:rPr>
                        <w:rFonts w:ascii="Cambria Math" w:eastAsia="Aptos" w:hAnsi="Cambria Math" w:cs="Times New Roman"/>
                        <w:i/>
                        <w:iCs/>
                      </w:rPr>
                    </m:ctrlPr>
                  </m:sSubPr>
                  <m:e>
                    <m:r>
                      <w:rPr>
                        <w:rFonts w:ascii="Cambria Math" w:eastAsia="Aptos" w:hAnsi="Cambria Math" w:cs="Times New Roman"/>
                      </w:rPr>
                      <m:t>H</m:t>
                    </m:r>
                  </m:e>
                  <m:sub>
                    <m:r>
                      <w:rPr>
                        <w:rFonts w:ascii="Cambria Math" w:eastAsia="Aptos" w:hAnsi="Cambria Math" w:cs="Times New Roman"/>
                      </w:rPr>
                      <m:t>1</m:t>
                    </m:r>
                  </m:sub>
                </m:sSub>
                <m:r>
                  <w:rPr>
                    <w:rFonts w:ascii="Cambria Math" w:eastAsia="Aptos" w:hAnsi="Cambria Math" w:cs="Times New Roman"/>
                  </w:rPr>
                  <m:t>=</m:t>
                </m:r>
                <m:sSub>
                  <m:sSubPr>
                    <m:ctrlPr>
                      <w:rPr>
                        <w:rFonts w:ascii="Cambria Math" w:eastAsia="Aptos" w:hAnsi="Cambria Math" w:cs="Times New Roman"/>
                        <w:i/>
                        <w:iCs/>
                      </w:rPr>
                    </m:ctrlPr>
                  </m:sSubPr>
                  <m:e>
                    <m:r>
                      <w:rPr>
                        <w:rFonts w:ascii="Cambria Math" w:eastAsia="Aptos" w:hAnsi="Cambria Math" w:cs="Times New Roman"/>
                      </w:rPr>
                      <m:t>β</m:t>
                    </m:r>
                  </m:e>
                  <m:sub>
                    <m:r>
                      <w:rPr>
                        <w:rFonts w:ascii="Cambria Math" w:eastAsia="Aptos" w:hAnsi="Cambria Math" w:cs="Times New Roman"/>
                      </w:rPr>
                      <m:t>0</m:t>
                    </m:r>
                  </m:sub>
                </m:sSub>
                <m:r>
                  <w:rPr>
                    <w:rFonts w:ascii="Cambria Math" w:eastAsia="Aptos" w:hAnsi="Cambria Math" w:cs="Times New Roman"/>
                  </w:rPr>
                  <m:t>+</m:t>
                </m:r>
                <m:sSub>
                  <m:sSubPr>
                    <m:ctrlPr>
                      <w:rPr>
                        <w:rFonts w:ascii="Cambria Math" w:eastAsia="Aptos" w:hAnsi="Cambria Math" w:cs="Times New Roman"/>
                        <w:i/>
                        <w:iCs/>
                      </w:rPr>
                    </m:ctrlPr>
                  </m:sSubPr>
                  <m:e>
                    <m:r>
                      <w:rPr>
                        <w:rFonts w:ascii="Cambria Math" w:eastAsia="Aptos" w:hAnsi="Cambria Math" w:cs="Times New Roman"/>
                      </w:rPr>
                      <m:t>β</m:t>
                    </m:r>
                  </m:e>
                  <m:sub>
                    <m:r>
                      <w:rPr>
                        <w:rFonts w:ascii="Cambria Math" w:eastAsia="Aptos" w:hAnsi="Cambria Math" w:cs="Times New Roman"/>
                      </w:rPr>
                      <m:t>1</m:t>
                    </m:r>
                  </m:sub>
                </m:sSub>
                <m:d>
                  <m:dPr>
                    <m:ctrlPr>
                      <w:rPr>
                        <w:rFonts w:ascii="Cambria Math" w:eastAsia="Aptos" w:hAnsi="Cambria Math" w:cs="Times New Roman"/>
                        <w:i/>
                        <w:iCs/>
                      </w:rPr>
                    </m:ctrlPr>
                  </m:dPr>
                  <m:e>
                    <m:f>
                      <m:fPr>
                        <m:ctrlPr>
                          <w:rPr>
                            <w:rFonts w:ascii="Cambria Math" w:eastAsia="Aptos" w:hAnsi="Cambria Math" w:cs="Times New Roman"/>
                            <w:i/>
                          </w:rPr>
                        </m:ctrlPr>
                      </m:fPr>
                      <m:num>
                        <m:d>
                          <m:dPr>
                            <m:begChr m:val="|"/>
                            <m:endChr m:val="|"/>
                            <m:ctrlPr>
                              <w:rPr>
                                <w:rFonts w:ascii="Cambria Math" w:eastAsia="Aptos" w:hAnsi="Cambria Math" w:cs="Times New Roman"/>
                                <w:i/>
                              </w:rPr>
                            </m:ctrlPr>
                          </m:dPr>
                          <m:e>
                            <m:r>
                              <w:rPr>
                                <w:rFonts w:ascii="Cambria Math" w:eastAsia="Aptos" w:hAnsi="Cambria Math" w:cs="Times New Roman"/>
                              </w:rPr>
                              <m:t>χ</m:t>
                            </m:r>
                          </m:e>
                        </m:d>
                      </m:num>
                      <m:den>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1</m:t>
                            </m:r>
                          </m:sub>
                          <m:sup>
                            <m:r>
                              <w:rPr>
                                <w:rFonts w:ascii="Cambria Math" w:eastAsia="Aptos" w:hAnsi="Cambria Math" w:cs="Times New Roman"/>
                              </w:rPr>
                              <m:t>s</m:t>
                            </m:r>
                          </m:sup>
                        </m:sSubSup>
                        <m:r>
                          <w:rPr>
                            <w:rFonts w:ascii="Cambria Math" w:eastAsia="Aptos" w:hAnsi="Cambria Math" w:cs="Times New Roman"/>
                          </w:rPr>
                          <m:t>+2</m:t>
                        </m:r>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2</m:t>
                            </m:r>
                          </m:sub>
                          <m:sup>
                            <m:r>
                              <w:rPr>
                                <w:rFonts w:ascii="Cambria Math" w:eastAsia="Aptos" w:hAnsi="Cambria Math" w:cs="Times New Roman"/>
                              </w:rPr>
                              <m:t>s</m:t>
                            </m:r>
                          </m:sup>
                        </m:sSubSup>
                      </m:den>
                    </m:f>
                  </m:e>
                </m:d>
                <m:r>
                  <w:rPr>
                    <w:rFonts w:ascii="Cambria Math" w:eastAsia="Aptos" w:hAnsi="Cambria Math" w:cs="Times New Roman"/>
                  </w:rPr>
                  <m:t>+</m:t>
                </m:r>
                <m:sSub>
                  <m:sSubPr>
                    <m:ctrlPr>
                      <w:rPr>
                        <w:rFonts w:ascii="Cambria Math" w:eastAsia="Aptos" w:hAnsi="Cambria Math" w:cs="Times New Roman"/>
                        <w:i/>
                        <w:iCs/>
                      </w:rPr>
                    </m:ctrlPr>
                  </m:sSubPr>
                  <m:e>
                    <m:r>
                      <w:rPr>
                        <w:rFonts w:ascii="Cambria Math" w:eastAsia="Aptos" w:hAnsi="Cambria Math" w:cs="Times New Roman"/>
                      </w:rPr>
                      <m:t>β</m:t>
                    </m:r>
                  </m:e>
                  <m:sub>
                    <m:r>
                      <w:rPr>
                        <w:rFonts w:ascii="Cambria Math" w:eastAsia="Aptos" w:hAnsi="Cambria Math" w:cs="Times New Roman"/>
                      </w:rPr>
                      <m:t>2</m:t>
                    </m:r>
                  </m:sub>
                </m:sSub>
                <m:d>
                  <m:dPr>
                    <m:ctrlPr>
                      <w:rPr>
                        <w:rFonts w:ascii="Cambria Math" w:eastAsia="Aptos" w:hAnsi="Cambria Math" w:cs="Times New Roman"/>
                        <w:i/>
                        <w:iCs/>
                      </w:rPr>
                    </m:ctrlPr>
                  </m:dPr>
                  <m:e>
                    <m:f>
                      <m:fPr>
                        <m:ctrlPr>
                          <w:rPr>
                            <w:rFonts w:ascii="Cambria Math" w:eastAsia="Aptos" w:hAnsi="Cambria Math" w:cs="Times New Roman"/>
                            <w:i/>
                          </w:rPr>
                        </m:ctrlPr>
                      </m:fPr>
                      <m:num>
                        <m:r>
                          <w:rPr>
                            <w:rFonts w:ascii="Cambria Math" w:eastAsia="Aptos" w:hAnsi="Cambria Math" w:cs="Times New Roman"/>
                          </w:rPr>
                          <m:t>2</m:t>
                        </m:r>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2</m:t>
                            </m:r>
                          </m:sub>
                          <m:sup>
                            <m:r>
                              <w:rPr>
                                <w:rFonts w:ascii="Cambria Math" w:eastAsia="Aptos" w:hAnsi="Cambria Math" w:cs="Times New Roman"/>
                              </w:rPr>
                              <m:t>s</m:t>
                            </m:r>
                          </m:sup>
                        </m:sSubSup>
                      </m:num>
                      <m:den>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1</m:t>
                            </m:r>
                          </m:sub>
                          <m:sup>
                            <m:r>
                              <w:rPr>
                                <w:rFonts w:ascii="Cambria Math" w:eastAsia="Aptos" w:hAnsi="Cambria Math" w:cs="Times New Roman"/>
                              </w:rPr>
                              <m:t>s</m:t>
                            </m:r>
                          </m:sup>
                        </m:sSubSup>
                        <m:r>
                          <w:rPr>
                            <w:rFonts w:ascii="Cambria Math" w:eastAsia="Aptos" w:hAnsi="Cambria Math" w:cs="Times New Roman"/>
                          </w:rPr>
                          <m:t>+2</m:t>
                        </m:r>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2</m:t>
                            </m:r>
                          </m:sub>
                          <m:sup>
                            <m:r>
                              <w:rPr>
                                <w:rFonts w:ascii="Cambria Math" w:eastAsia="Aptos" w:hAnsi="Cambria Math" w:cs="Times New Roman"/>
                              </w:rPr>
                              <m:t>s</m:t>
                            </m:r>
                          </m:sup>
                        </m:sSubSup>
                      </m:den>
                    </m:f>
                  </m:e>
                </m:d>
              </m:oMath>
            </m:oMathPara>
          </w:p>
        </w:tc>
        <w:tc>
          <w:tcPr>
            <w:tcW w:w="1255" w:type="dxa"/>
          </w:tcPr>
          <w:p w14:paraId="24D63439" w14:textId="77777777" w:rsidR="00613557" w:rsidRPr="00F57F69" w:rsidRDefault="00613557" w:rsidP="00AD6101">
            <w:pPr>
              <w:jc w:val="center"/>
              <w:rPr>
                <w:rFonts w:cstheme="minorHAnsi"/>
              </w:rPr>
            </w:pPr>
          </w:p>
        </w:tc>
      </w:tr>
      <w:tr w:rsidR="00613557" w:rsidRPr="00F57F69" w14:paraId="48212B28" w14:textId="77777777" w:rsidTr="00AD6101">
        <w:trPr>
          <w:jc w:val="center"/>
        </w:trPr>
        <w:tc>
          <w:tcPr>
            <w:tcW w:w="8095" w:type="dxa"/>
          </w:tcPr>
          <w:p w14:paraId="1CEDF57B" w14:textId="3875886E" w:rsidR="00613557" w:rsidRDefault="00000000" w:rsidP="00AD6101">
            <w:pPr>
              <w:jc w:val="center"/>
              <w:rPr>
                <w:rFonts w:ascii="Calibri" w:eastAsia="Times New Roman" w:hAnsi="Calibri" w:cs="Calibri"/>
                <w:iCs/>
              </w:rPr>
            </w:pPr>
            <m:oMathPara>
              <m:oMath>
                <m:sSub>
                  <m:sSubPr>
                    <m:ctrlPr>
                      <w:rPr>
                        <w:rFonts w:ascii="Cambria Math" w:eastAsia="Aptos" w:hAnsi="Cambria Math" w:cs="Times New Roman"/>
                        <w:i/>
                        <w:iCs/>
                      </w:rPr>
                    </m:ctrlPr>
                  </m:sSubPr>
                  <m:e>
                    <m:r>
                      <w:rPr>
                        <w:rFonts w:ascii="Cambria Math" w:eastAsia="Aptos" w:hAnsi="Cambria Math" w:cs="Times New Roman"/>
                      </w:rPr>
                      <m:t>H</m:t>
                    </m:r>
                  </m:e>
                  <m:sub>
                    <m:r>
                      <w:rPr>
                        <w:rFonts w:ascii="Cambria Math" w:eastAsia="Aptos" w:hAnsi="Cambria Math" w:cs="Times New Roman"/>
                      </w:rPr>
                      <m:t>1</m:t>
                    </m:r>
                  </m:sub>
                </m:sSub>
                <m:r>
                  <w:rPr>
                    <w:rFonts w:ascii="Cambria Math" w:eastAsia="Aptos" w:hAnsi="Cambria Math" w:cs="Times New Roman"/>
                  </w:rPr>
                  <m:t>=</m:t>
                </m:r>
                <m:sSub>
                  <m:sSubPr>
                    <m:ctrlPr>
                      <w:rPr>
                        <w:rFonts w:ascii="Cambria Math" w:eastAsia="Aptos" w:hAnsi="Cambria Math" w:cs="Times New Roman"/>
                        <w:i/>
                        <w:iCs/>
                      </w:rPr>
                    </m:ctrlPr>
                  </m:sSubPr>
                  <m:e>
                    <m:r>
                      <w:rPr>
                        <w:rFonts w:ascii="Cambria Math" w:eastAsia="Aptos" w:hAnsi="Cambria Math" w:cs="Times New Roman"/>
                      </w:rPr>
                      <m:t>β</m:t>
                    </m:r>
                  </m:e>
                  <m:sub>
                    <m:r>
                      <w:rPr>
                        <w:rFonts w:ascii="Cambria Math" w:eastAsia="Aptos" w:hAnsi="Cambria Math" w:cs="Times New Roman"/>
                      </w:rPr>
                      <m:t>0</m:t>
                    </m:r>
                  </m:sub>
                </m:sSub>
                <m:r>
                  <w:rPr>
                    <w:rFonts w:ascii="Cambria Math" w:eastAsia="Aptos" w:hAnsi="Cambria Math" w:cs="Times New Roman"/>
                  </w:rPr>
                  <m:t>+</m:t>
                </m:r>
                <m:sSub>
                  <m:sSubPr>
                    <m:ctrlPr>
                      <w:rPr>
                        <w:rFonts w:ascii="Cambria Math" w:eastAsia="Aptos" w:hAnsi="Cambria Math" w:cs="Times New Roman"/>
                        <w:i/>
                        <w:iCs/>
                      </w:rPr>
                    </m:ctrlPr>
                  </m:sSubPr>
                  <m:e>
                    <m:r>
                      <w:rPr>
                        <w:rFonts w:ascii="Cambria Math" w:eastAsia="Aptos" w:hAnsi="Cambria Math" w:cs="Times New Roman"/>
                      </w:rPr>
                      <m:t>β</m:t>
                    </m:r>
                  </m:e>
                  <m:sub>
                    <m:r>
                      <w:rPr>
                        <w:rFonts w:ascii="Cambria Math" w:eastAsia="Aptos" w:hAnsi="Cambria Math" w:cs="Times New Roman"/>
                      </w:rPr>
                      <m:t>1</m:t>
                    </m:r>
                  </m:sub>
                </m:sSub>
                <m:d>
                  <m:dPr>
                    <m:ctrlPr>
                      <w:rPr>
                        <w:rFonts w:ascii="Cambria Math" w:eastAsia="Aptos" w:hAnsi="Cambria Math" w:cs="Times New Roman"/>
                        <w:i/>
                        <w:iCs/>
                      </w:rPr>
                    </m:ctrlPr>
                  </m:dPr>
                  <m:e>
                    <m:f>
                      <m:fPr>
                        <m:ctrlPr>
                          <w:rPr>
                            <w:rFonts w:ascii="Cambria Math" w:eastAsia="Aptos" w:hAnsi="Cambria Math" w:cs="Times New Roman"/>
                            <w:i/>
                          </w:rPr>
                        </m:ctrlPr>
                      </m:fPr>
                      <m:num>
                        <m:r>
                          <w:rPr>
                            <w:rFonts w:ascii="Cambria Math" w:eastAsia="Aptos" w:hAnsi="Cambria Math" w:cs="Times New Roman"/>
                          </w:rPr>
                          <m:t>1</m:t>
                        </m:r>
                      </m:num>
                      <m:den>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1</m:t>
                            </m:r>
                          </m:sub>
                          <m:sup>
                            <m:r>
                              <w:rPr>
                                <w:rFonts w:ascii="Cambria Math" w:eastAsia="Aptos" w:hAnsi="Cambria Math" w:cs="Times New Roman"/>
                              </w:rPr>
                              <m:t>s</m:t>
                            </m:r>
                          </m:sup>
                        </m:sSubSup>
                        <m:r>
                          <w:rPr>
                            <w:rFonts w:ascii="Cambria Math" w:eastAsia="Aptos" w:hAnsi="Cambria Math" w:cs="Times New Roman"/>
                          </w:rPr>
                          <m:t>+2</m:t>
                        </m:r>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2</m:t>
                            </m:r>
                          </m:sub>
                          <m:sup>
                            <m:r>
                              <w:rPr>
                                <w:rFonts w:ascii="Cambria Math" w:eastAsia="Aptos" w:hAnsi="Cambria Math" w:cs="Times New Roman"/>
                              </w:rPr>
                              <m:t>s</m:t>
                            </m:r>
                          </m:sup>
                        </m:sSubSup>
                      </m:den>
                    </m:f>
                  </m:e>
                </m:d>
                <m:r>
                  <w:rPr>
                    <w:rFonts w:ascii="Cambria Math" w:eastAsia="Aptos" w:hAnsi="Cambria Math" w:cs="Times New Roman"/>
                  </w:rPr>
                  <m:t>+</m:t>
                </m:r>
                <m:sSub>
                  <m:sSubPr>
                    <m:ctrlPr>
                      <w:rPr>
                        <w:rFonts w:ascii="Cambria Math" w:eastAsia="Aptos" w:hAnsi="Cambria Math" w:cs="Times New Roman"/>
                        <w:i/>
                        <w:iCs/>
                      </w:rPr>
                    </m:ctrlPr>
                  </m:sSubPr>
                  <m:e>
                    <m:r>
                      <w:rPr>
                        <w:rFonts w:ascii="Cambria Math" w:eastAsia="Aptos" w:hAnsi="Cambria Math" w:cs="Times New Roman"/>
                      </w:rPr>
                      <m:t>β</m:t>
                    </m:r>
                  </m:e>
                  <m:sub>
                    <m:r>
                      <w:rPr>
                        <w:rFonts w:ascii="Cambria Math" w:eastAsia="Aptos" w:hAnsi="Cambria Math" w:cs="Times New Roman"/>
                      </w:rPr>
                      <m:t>2</m:t>
                    </m:r>
                  </m:sub>
                </m:sSub>
                <m:d>
                  <m:dPr>
                    <m:ctrlPr>
                      <w:rPr>
                        <w:rFonts w:ascii="Cambria Math" w:eastAsia="Aptos" w:hAnsi="Cambria Math" w:cs="Times New Roman"/>
                        <w:i/>
                        <w:iCs/>
                      </w:rPr>
                    </m:ctrlPr>
                  </m:dPr>
                  <m:e>
                    <m:f>
                      <m:fPr>
                        <m:ctrlPr>
                          <w:rPr>
                            <w:rFonts w:ascii="Cambria Math" w:eastAsia="Aptos" w:hAnsi="Cambria Math" w:cs="Times New Roman"/>
                            <w:i/>
                          </w:rPr>
                        </m:ctrlPr>
                      </m:fPr>
                      <m:num>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2</m:t>
                            </m:r>
                          </m:sub>
                          <m:sup>
                            <m:r>
                              <w:rPr>
                                <w:rFonts w:ascii="Cambria Math" w:eastAsia="Aptos" w:hAnsi="Cambria Math" w:cs="Times New Roman"/>
                              </w:rPr>
                              <m:t>s</m:t>
                            </m:r>
                          </m:sup>
                        </m:sSubSup>
                      </m:num>
                      <m:den>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1</m:t>
                            </m:r>
                          </m:sub>
                          <m:sup>
                            <m:r>
                              <w:rPr>
                                <w:rFonts w:ascii="Cambria Math" w:eastAsia="Aptos" w:hAnsi="Cambria Math" w:cs="Times New Roman"/>
                              </w:rPr>
                              <m:t>s</m:t>
                            </m:r>
                          </m:sup>
                        </m:sSubSup>
                        <m:r>
                          <w:rPr>
                            <w:rFonts w:ascii="Cambria Math" w:eastAsia="Aptos" w:hAnsi="Cambria Math" w:cs="Times New Roman"/>
                          </w:rPr>
                          <m:t>+2</m:t>
                        </m:r>
                        <m:sSubSup>
                          <m:sSubSupPr>
                            <m:ctrlPr>
                              <w:rPr>
                                <w:rFonts w:ascii="Cambria Math" w:eastAsia="Aptos" w:hAnsi="Cambria Math" w:cs="Times New Roman"/>
                                <w:i/>
                              </w:rPr>
                            </m:ctrlPr>
                          </m:sSubSupPr>
                          <m:e>
                            <m:r>
                              <w:rPr>
                                <w:rFonts w:ascii="Cambria Math" w:eastAsia="Aptos" w:hAnsi="Cambria Math" w:cs="Times New Roman"/>
                              </w:rPr>
                              <m:t>c</m:t>
                            </m:r>
                          </m:e>
                          <m:sub>
                            <m:r>
                              <w:rPr>
                                <w:rFonts w:ascii="Cambria Math" w:eastAsia="Aptos" w:hAnsi="Cambria Math" w:cs="Times New Roman"/>
                              </w:rPr>
                              <m:t>2</m:t>
                            </m:r>
                          </m:sub>
                          <m:sup>
                            <m:r>
                              <w:rPr>
                                <w:rFonts w:ascii="Cambria Math" w:eastAsia="Aptos" w:hAnsi="Cambria Math" w:cs="Times New Roman"/>
                              </w:rPr>
                              <m:t>s</m:t>
                            </m:r>
                          </m:sup>
                        </m:sSubSup>
                      </m:den>
                    </m:f>
                  </m:e>
                </m:d>
              </m:oMath>
            </m:oMathPara>
          </w:p>
        </w:tc>
        <w:tc>
          <w:tcPr>
            <w:tcW w:w="1255" w:type="dxa"/>
          </w:tcPr>
          <w:p w14:paraId="6FEF3DC2" w14:textId="77777777" w:rsidR="00613557" w:rsidRPr="00F57F69" w:rsidRDefault="00613557" w:rsidP="00AD6101">
            <w:pPr>
              <w:jc w:val="center"/>
              <w:rPr>
                <w:rFonts w:cstheme="minorHAnsi"/>
              </w:rPr>
            </w:pPr>
          </w:p>
        </w:tc>
      </w:tr>
    </w:tbl>
    <w:p w14:paraId="6929E3D0" w14:textId="7F766832" w:rsidR="006145BE" w:rsidRPr="00551013" w:rsidRDefault="00000000" w:rsidP="00491B2C">
      <w:pPr>
        <w:rPr>
          <w:rFonts w:eastAsiaTheme="minorEastAsia" w:cstheme="minorHAnsi"/>
          <w:iCs/>
          <w:color w:val="EE0000"/>
        </w:rPr>
      </w:pPr>
      <m:oMathPara>
        <m:oMath>
          <m:sSub>
            <m:sSubPr>
              <m:ctrlPr>
                <w:rPr>
                  <w:rFonts w:ascii="Cambria Math" w:eastAsia="Aptos" w:hAnsi="Cambria Math" w:cs="Times New Roman"/>
                  <w:i/>
                  <w:iCs/>
                  <w:color w:val="EE0000"/>
                </w:rPr>
              </m:ctrlPr>
            </m:sSubPr>
            <m:e>
              <m:r>
                <w:rPr>
                  <w:rFonts w:ascii="Cambria Math" w:eastAsia="Aptos" w:hAnsi="Cambria Math" w:cs="Times New Roman"/>
                  <w:color w:val="EE0000"/>
                </w:rPr>
                <m:t>H</m:t>
              </m:r>
            </m:e>
            <m:sub>
              <m:r>
                <w:rPr>
                  <w:rFonts w:ascii="Cambria Math" w:eastAsia="Aptos" w:hAnsi="Cambria Math" w:cs="Times New Roman"/>
                  <w:color w:val="EE0000"/>
                </w:rPr>
                <m:t>1</m:t>
              </m:r>
            </m:sub>
          </m:sSub>
          <m:r>
            <w:rPr>
              <w:rFonts w:ascii="Cambria Math" w:eastAsia="Aptos" w:hAnsi="Cambria Math" w:cs="Times New Roman"/>
              <w:color w:val="EE0000"/>
            </w:rPr>
            <m:t>=</m:t>
          </m:r>
          <m:sSub>
            <m:sSubPr>
              <m:ctrlPr>
                <w:rPr>
                  <w:rFonts w:ascii="Cambria Math" w:eastAsia="Aptos" w:hAnsi="Cambria Math" w:cs="Times New Roman"/>
                  <w:i/>
                  <w:iCs/>
                  <w:color w:val="EE0000"/>
                </w:rPr>
              </m:ctrlPr>
            </m:sSubPr>
            <m:e>
              <m:r>
                <w:rPr>
                  <w:rFonts w:ascii="Cambria Math" w:eastAsia="Aptos" w:hAnsi="Cambria Math" w:cs="Times New Roman"/>
                  <w:color w:val="EE0000"/>
                </w:rPr>
                <m:t>β</m:t>
              </m:r>
            </m:e>
            <m:sub>
              <m:r>
                <w:rPr>
                  <w:rFonts w:ascii="Cambria Math" w:eastAsia="Aptos" w:hAnsi="Cambria Math" w:cs="Times New Roman"/>
                  <w:color w:val="EE0000"/>
                </w:rPr>
                <m:t>0</m:t>
              </m:r>
            </m:sub>
          </m:sSub>
          <m:r>
            <w:rPr>
              <w:rFonts w:ascii="Cambria Math" w:eastAsia="Aptos" w:hAnsi="Cambria Math" w:cs="Times New Roman"/>
              <w:color w:val="EE0000"/>
            </w:rPr>
            <m:t>+</m:t>
          </m:r>
          <m:sSub>
            <m:sSubPr>
              <m:ctrlPr>
                <w:rPr>
                  <w:rFonts w:ascii="Cambria Math" w:eastAsia="Aptos" w:hAnsi="Cambria Math" w:cs="Times New Roman"/>
                  <w:i/>
                  <w:iCs/>
                  <w:color w:val="EE0000"/>
                </w:rPr>
              </m:ctrlPr>
            </m:sSubPr>
            <m:e>
              <m:r>
                <w:rPr>
                  <w:rFonts w:ascii="Cambria Math" w:eastAsia="Aptos" w:hAnsi="Cambria Math" w:cs="Times New Roman"/>
                  <w:color w:val="EE0000"/>
                </w:rPr>
                <m:t>β</m:t>
              </m:r>
            </m:e>
            <m:sub>
              <m:r>
                <w:rPr>
                  <w:rFonts w:ascii="Cambria Math" w:eastAsia="Aptos" w:hAnsi="Cambria Math" w:cs="Times New Roman"/>
                  <w:color w:val="EE0000"/>
                </w:rPr>
                <m:t>1</m:t>
              </m:r>
            </m:sub>
          </m:sSub>
          <m:d>
            <m:dPr>
              <m:ctrlPr>
                <w:rPr>
                  <w:rFonts w:ascii="Cambria Math" w:eastAsia="Aptos" w:hAnsi="Cambria Math" w:cs="Times New Roman"/>
                  <w:i/>
                  <w:iCs/>
                  <w:color w:val="EE0000"/>
                </w:rPr>
              </m:ctrlPr>
            </m:dPr>
            <m:e>
              <m:f>
                <m:fPr>
                  <m:ctrlPr>
                    <w:rPr>
                      <w:rFonts w:ascii="Cambria Math" w:eastAsia="Aptos" w:hAnsi="Cambria Math" w:cs="Times New Roman"/>
                      <w:i/>
                      <w:color w:val="EE0000"/>
                    </w:rPr>
                  </m:ctrlPr>
                </m:fPr>
                <m:num>
                  <m:r>
                    <w:rPr>
                      <w:rFonts w:ascii="Cambria Math" w:eastAsia="Aptos" w:hAnsi="Cambria Math" w:cs="Times New Roman"/>
                      <w:color w:val="EE0000"/>
                    </w:rPr>
                    <m:t>1</m:t>
                  </m:r>
                </m:num>
                <m:den>
                  <m:rad>
                    <m:radPr>
                      <m:degHide m:val="1"/>
                      <m:ctrlPr>
                        <w:rPr>
                          <w:rFonts w:ascii="Cambria Math" w:eastAsia="Aptos" w:hAnsi="Cambria Math" w:cs="Times New Roman"/>
                          <w:i/>
                          <w:color w:val="EE0000"/>
                        </w:rPr>
                      </m:ctrlPr>
                    </m:radPr>
                    <m:deg/>
                    <m:e>
                      <m:sSubSup>
                        <m:sSubSupPr>
                          <m:ctrlPr>
                            <w:rPr>
                              <w:rFonts w:ascii="Cambria Math" w:eastAsia="Aptos" w:hAnsi="Cambria Math" w:cs="Times New Roman"/>
                              <w:i/>
                              <w:color w:val="EE0000"/>
                            </w:rPr>
                          </m:ctrlPr>
                        </m:sSubSupPr>
                        <m:e>
                          <m:r>
                            <w:rPr>
                              <w:rFonts w:ascii="Cambria Math" w:eastAsia="Aptos" w:hAnsi="Cambria Math" w:cs="Times New Roman"/>
                              <w:color w:val="EE0000"/>
                            </w:rPr>
                            <m:t>c</m:t>
                          </m:r>
                        </m:e>
                        <m:sub>
                          <m:r>
                            <w:rPr>
                              <w:rFonts w:ascii="Cambria Math" w:eastAsia="Aptos" w:hAnsi="Cambria Math" w:cs="Times New Roman"/>
                              <w:color w:val="EE0000"/>
                            </w:rPr>
                            <m:t>1</m:t>
                          </m:r>
                        </m:sub>
                        <m:sup>
                          <m:r>
                            <w:rPr>
                              <w:rFonts w:ascii="Cambria Math" w:eastAsia="Aptos" w:hAnsi="Cambria Math" w:cs="Times New Roman"/>
                              <w:color w:val="EE0000"/>
                            </w:rPr>
                            <m:t>s</m:t>
                          </m:r>
                        </m:sup>
                      </m:sSubSup>
                      <m:r>
                        <w:rPr>
                          <w:rFonts w:ascii="Cambria Math" w:eastAsia="Aptos" w:hAnsi="Cambria Math" w:cs="Times New Roman"/>
                          <w:color w:val="EE0000"/>
                        </w:rPr>
                        <m:t>+2</m:t>
                      </m:r>
                      <m:sSubSup>
                        <m:sSubSupPr>
                          <m:ctrlPr>
                            <w:rPr>
                              <w:rFonts w:ascii="Cambria Math" w:eastAsia="Aptos" w:hAnsi="Cambria Math" w:cs="Times New Roman"/>
                              <w:i/>
                              <w:color w:val="EE0000"/>
                            </w:rPr>
                          </m:ctrlPr>
                        </m:sSubSupPr>
                        <m:e>
                          <m:r>
                            <w:rPr>
                              <w:rFonts w:ascii="Cambria Math" w:eastAsia="Aptos" w:hAnsi="Cambria Math" w:cs="Times New Roman"/>
                              <w:color w:val="EE0000"/>
                            </w:rPr>
                            <m:t>c</m:t>
                          </m:r>
                        </m:e>
                        <m:sub>
                          <m:r>
                            <w:rPr>
                              <w:rFonts w:ascii="Cambria Math" w:eastAsia="Aptos" w:hAnsi="Cambria Math" w:cs="Times New Roman"/>
                              <w:color w:val="EE0000"/>
                            </w:rPr>
                            <m:t>2</m:t>
                          </m:r>
                        </m:sub>
                        <m:sup>
                          <m:r>
                            <w:rPr>
                              <w:rFonts w:ascii="Cambria Math" w:eastAsia="Aptos" w:hAnsi="Cambria Math" w:cs="Times New Roman"/>
                              <w:color w:val="EE0000"/>
                            </w:rPr>
                            <m:t>s</m:t>
                          </m:r>
                        </m:sup>
                      </m:sSubSup>
                    </m:e>
                  </m:rad>
                </m:den>
              </m:f>
            </m:e>
          </m:d>
          <m:r>
            <w:rPr>
              <w:rFonts w:ascii="Cambria Math" w:eastAsia="Aptos" w:hAnsi="Cambria Math" w:cs="Times New Roman"/>
              <w:color w:val="EE0000"/>
            </w:rPr>
            <m:t>+</m:t>
          </m:r>
          <m:sSub>
            <m:sSubPr>
              <m:ctrlPr>
                <w:rPr>
                  <w:rFonts w:ascii="Cambria Math" w:eastAsia="Aptos" w:hAnsi="Cambria Math" w:cs="Times New Roman"/>
                  <w:i/>
                  <w:iCs/>
                  <w:color w:val="EE0000"/>
                </w:rPr>
              </m:ctrlPr>
            </m:sSubPr>
            <m:e>
              <m:r>
                <w:rPr>
                  <w:rFonts w:ascii="Cambria Math" w:eastAsia="Aptos" w:hAnsi="Cambria Math" w:cs="Times New Roman"/>
                  <w:color w:val="EE0000"/>
                </w:rPr>
                <m:t>β</m:t>
              </m:r>
            </m:e>
            <m:sub>
              <m:r>
                <w:rPr>
                  <w:rFonts w:ascii="Cambria Math" w:eastAsia="Aptos" w:hAnsi="Cambria Math" w:cs="Times New Roman"/>
                  <w:color w:val="EE0000"/>
                </w:rPr>
                <m:t>2</m:t>
              </m:r>
            </m:sub>
          </m:sSub>
          <m:d>
            <m:dPr>
              <m:ctrlPr>
                <w:rPr>
                  <w:rFonts w:ascii="Cambria Math" w:eastAsia="Aptos" w:hAnsi="Cambria Math" w:cs="Times New Roman"/>
                  <w:i/>
                  <w:iCs/>
                  <w:color w:val="EE0000"/>
                </w:rPr>
              </m:ctrlPr>
            </m:dPr>
            <m:e>
              <m:f>
                <m:fPr>
                  <m:ctrlPr>
                    <w:rPr>
                      <w:rFonts w:ascii="Cambria Math" w:eastAsia="Aptos" w:hAnsi="Cambria Math" w:cs="Times New Roman"/>
                      <w:i/>
                      <w:color w:val="EE0000"/>
                    </w:rPr>
                  </m:ctrlPr>
                </m:fPr>
                <m:num>
                  <m:sSubSup>
                    <m:sSubSupPr>
                      <m:ctrlPr>
                        <w:rPr>
                          <w:rFonts w:ascii="Cambria Math" w:eastAsia="Aptos" w:hAnsi="Cambria Math" w:cs="Times New Roman"/>
                          <w:i/>
                          <w:color w:val="EE0000"/>
                        </w:rPr>
                      </m:ctrlPr>
                    </m:sSubSupPr>
                    <m:e>
                      <m:r>
                        <w:rPr>
                          <w:rFonts w:ascii="Cambria Math" w:eastAsia="Aptos" w:hAnsi="Cambria Math" w:cs="Times New Roman"/>
                          <w:color w:val="EE0000"/>
                        </w:rPr>
                        <m:t>c</m:t>
                      </m:r>
                    </m:e>
                    <m:sub>
                      <m:r>
                        <w:rPr>
                          <w:rFonts w:ascii="Cambria Math" w:eastAsia="Aptos" w:hAnsi="Cambria Math" w:cs="Times New Roman"/>
                          <w:color w:val="EE0000"/>
                        </w:rPr>
                        <m:t>2</m:t>
                      </m:r>
                    </m:sub>
                    <m:sup>
                      <m:r>
                        <w:rPr>
                          <w:rFonts w:ascii="Cambria Math" w:eastAsia="Aptos" w:hAnsi="Cambria Math" w:cs="Times New Roman"/>
                          <w:color w:val="EE0000"/>
                        </w:rPr>
                        <m:t>s</m:t>
                      </m:r>
                    </m:sup>
                  </m:sSubSup>
                </m:num>
                <m:den>
                  <m:rad>
                    <m:radPr>
                      <m:degHide m:val="1"/>
                      <m:ctrlPr>
                        <w:rPr>
                          <w:rFonts w:ascii="Cambria Math" w:eastAsia="Aptos" w:hAnsi="Cambria Math" w:cs="Times New Roman"/>
                          <w:i/>
                          <w:color w:val="EE0000"/>
                        </w:rPr>
                      </m:ctrlPr>
                    </m:radPr>
                    <m:deg/>
                    <m:e>
                      <m:sSubSup>
                        <m:sSubSupPr>
                          <m:ctrlPr>
                            <w:rPr>
                              <w:rFonts w:ascii="Cambria Math" w:eastAsia="Aptos" w:hAnsi="Cambria Math" w:cs="Times New Roman"/>
                              <w:i/>
                              <w:color w:val="EE0000"/>
                            </w:rPr>
                          </m:ctrlPr>
                        </m:sSubSupPr>
                        <m:e>
                          <m:r>
                            <w:rPr>
                              <w:rFonts w:ascii="Cambria Math" w:eastAsia="Aptos" w:hAnsi="Cambria Math" w:cs="Times New Roman"/>
                              <w:color w:val="EE0000"/>
                            </w:rPr>
                            <m:t>c</m:t>
                          </m:r>
                        </m:e>
                        <m:sub>
                          <m:r>
                            <w:rPr>
                              <w:rFonts w:ascii="Cambria Math" w:eastAsia="Aptos" w:hAnsi="Cambria Math" w:cs="Times New Roman"/>
                              <w:color w:val="EE0000"/>
                            </w:rPr>
                            <m:t>1</m:t>
                          </m:r>
                        </m:sub>
                        <m:sup>
                          <m:r>
                            <w:rPr>
                              <w:rFonts w:ascii="Cambria Math" w:eastAsia="Aptos" w:hAnsi="Cambria Math" w:cs="Times New Roman"/>
                              <w:color w:val="EE0000"/>
                            </w:rPr>
                            <m:t>s</m:t>
                          </m:r>
                        </m:sup>
                      </m:sSubSup>
                      <m:r>
                        <w:rPr>
                          <w:rFonts w:ascii="Cambria Math" w:eastAsia="Aptos" w:hAnsi="Cambria Math" w:cs="Times New Roman"/>
                          <w:color w:val="EE0000"/>
                        </w:rPr>
                        <m:t>+2</m:t>
                      </m:r>
                      <m:sSubSup>
                        <m:sSubSupPr>
                          <m:ctrlPr>
                            <w:rPr>
                              <w:rFonts w:ascii="Cambria Math" w:eastAsia="Aptos" w:hAnsi="Cambria Math" w:cs="Times New Roman"/>
                              <w:i/>
                              <w:color w:val="EE0000"/>
                            </w:rPr>
                          </m:ctrlPr>
                        </m:sSubSupPr>
                        <m:e>
                          <m:r>
                            <w:rPr>
                              <w:rFonts w:ascii="Cambria Math" w:eastAsia="Aptos" w:hAnsi="Cambria Math" w:cs="Times New Roman"/>
                              <w:color w:val="EE0000"/>
                            </w:rPr>
                            <m:t>c</m:t>
                          </m:r>
                        </m:e>
                        <m:sub>
                          <m:r>
                            <w:rPr>
                              <w:rFonts w:ascii="Cambria Math" w:eastAsia="Aptos" w:hAnsi="Cambria Math" w:cs="Times New Roman"/>
                              <w:color w:val="EE0000"/>
                            </w:rPr>
                            <m:t>2</m:t>
                          </m:r>
                        </m:sub>
                        <m:sup>
                          <m:r>
                            <w:rPr>
                              <w:rFonts w:ascii="Cambria Math" w:eastAsia="Aptos" w:hAnsi="Cambria Math" w:cs="Times New Roman"/>
                              <w:color w:val="EE0000"/>
                            </w:rPr>
                            <m:t>s</m:t>
                          </m:r>
                        </m:sup>
                      </m:sSubSup>
                    </m:e>
                  </m:rad>
                </m:den>
              </m:f>
            </m:e>
          </m:d>
        </m:oMath>
      </m:oMathPara>
    </w:p>
    <w:p w14:paraId="2A85C39F" w14:textId="29BDE9DF" w:rsidR="00551013" w:rsidRDefault="00000000" w:rsidP="00491B2C">
      <w:pPr>
        <w:rPr>
          <w:rFonts w:eastAsiaTheme="minorEastAsia" w:cstheme="minorHAnsi"/>
          <w:iCs/>
        </w:rPr>
      </w:pPr>
      <m:oMathPara>
        <m:oMath>
          <m:sSub>
            <m:sSubPr>
              <m:ctrlPr>
                <w:rPr>
                  <w:rFonts w:ascii="Cambria Math" w:eastAsia="Aptos" w:hAnsi="Cambria Math" w:cs="Times New Roman"/>
                  <w:i/>
                  <w:iCs/>
                  <w:color w:val="EE0000"/>
                </w:rPr>
              </m:ctrlPr>
            </m:sSubPr>
            <m:e>
              <m:r>
                <w:rPr>
                  <w:rFonts w:ascii="Cambria Math" w:eastAsia="Aptos" w:hAnsi="Cambria Math" w:cs="Times New Roman"/>
                  <w:color w:val="EE0000"/>
                </w:rPr>
                <m:t>H</m:t>
              </m:r>
            </m:e>
            <m:sub>
              <m:r>
                <w:rPr>
                  <w:rFonts w:ascii="Cambria Math" w:eastAsia="Aptos" w:hAnsi="Cambria Math" w:cs="Times New Roman"/>
                  <w:color w:val="EE0000"/>
                </w:rPr>
                <m:t>2</m:t>
              </m:r>
            </m:sub>
          </m:sSub>
          <m:r>
            <w:rPr>
              <w:rFonts w:ascii="Cambria Math" w:eastAsia="Aptos" w:hAnsi="Cambria Math" w:cs="Times New Roman"/>
              <w:color w:val="EE0000"/>
            </w:rPr>
            <m:t>=</m:t>
          </m:r>
          <m:sSub>
            <m:sSubPr>
              <m:ctrlPr>
                <w:rPr>
                  <w:rFonts w:ascii="Cambria Math" w:eastAsia="Aptos" w:hAnsi="Cambria Math" w:cs="Times New Roman"/>
                  <w:i/>
                  <w:iCs/>
                  <w:color w:val="EE0000"/>
                </w:rPr>
              </m:ctrlPr>
            </m:sSubPr>
            <m:e>
              <m:r>
                <w:rPr>
                  <w:rFonts w:ascii="Cambria Math" w:eastAsia="Aptos" w:hAnsi="Cambria Math" w:cs="Times New Roman"/>
                  <w:color w:val="EE0000"/>
                </w:rPr>
                <m:t>β</m:t>
              </m:r>
            </m:e>
            <m:sub>
              <m:r>
                <w:rPr>
                  <w:rFonts w:ascii="Cambria Math" w:eastAsia="Aptos" w:hAnsi="Cambria Math" w:cs="Times New Roman"/>
                  <w:color w:val="EE0000"/>
                </w:rPr>
                <m:t>0</m:t>
              </m:r>
            </m:sub>
          </m:sSub>
          <m:r>
            <w:rPr>
              <w:rFonts w:ascii="Cambria Math" w:eastAsia="Aptos" w:hAnsi="Cambria Math" w:cs="Times New Roman"/>
              <w:color w:val="EE0000"/>
            </w:rPr>
            <m:t>+</m:t>
          </m:r>
          <m:sSub>
            <m:sSubPr>
              <m:ctrlPr>
                <w:rPr>
                  <w:rFonts w:ascii="Cambria Math" w:eastAsia="Aptos" w:hAnsi="Cambria Math" w:cs="Times New Roman"/>
                  <w:i/>
                  <w:iCs/>
                  <w:color w:val="EE0000"/>
                </w:rPr>
              </m:ctrlPr>
            </m:sSubPr>
            <m:e>
              <m:r>
                <w:rPr>
                  <w:rFonts w:ascii="Cambria Math" w:eastAsia="Aptos" w:hAnsi="Cambria Math" w:cs="Times New Roman"/>
                  <w:color w:val="EE0000"/>
                </w:rPr>
                <m:t>β</m:t>
              </m:r>
            </m:e>
            <m:sub>
              <m:r>
                <w:rPr>
                  <w:rFonts w:ascii="Cambria Math" w:eastAsia="Aptos" w:hAnsi="Cambria Math" w:cs="Times New Roman"/>
                  <w:color w:val="EE0000"/>
                </w:rPr>
                <m:t>2</m:t>
              </m:r>
            </m:sub>
          </m:sSub>
          <m:d>
            <m:dPr>
              <m:ctrlPr>
                <w:rPr>
                  <w:rFonts w:ascii="Cambria Math" w:eastAsia="Aptos" w:hAnsi="Cambria Math" w:cs="Times New Roman"/>
                  <w:i/>
                  <w:iCs/>
                  <w:color w:val="EE0000"/>
                </w:rPr>
              </m:ctrlPr>
            </m:dPr>
            <m:e>
              <m:f>
                <m:fPr>
                  <m:ctrlPr>
                    <w:rPr>
                      <w:rFonts w:ascii="Cambria Math" w:eastAsia="Aptos" w:hAnsi="Cambria Math" w:cs="Times New Roman"/>
                      <w:i/>
                      <w:color w:val="EE0000"/>
                    </w:rPr>
                  </m:ctrlPr>
                </m:fPr>
                <m:num>
                  <m:sSubSup>
                    <m:sSubSupPr>
                      <m:ctrlPr>
                        <w:rPr>
                          <w:rFonts w:ascii="Cambria Math" w:eastAsia="Aptos" w:hAnsi="Cambria Math" w:cs="Times New Roman"/>
                          <w:i/>
                          <w:color w:val="EE0000"/>
                        </w:rPr>
                      </m:ctrlPr>
                    </m:sSubSupPr>
                    <m:e>
                      <m:r>
                        <w:rPr>
                          <w:rFonts w:ascii="Cambria Math" w:eastAsia="Aptos" w:hAnsi="Cambria Math" w:cs="Times New Roman"/>
                          <w:color w:val="EE0000"/>
                        </w:rPr>
                        <m:t>c</m:t>
                      </m:r>
                    </m:e>
                    <m:sub>
                      <m:r>
                        <w:rPr>
                          <w:rFonts w:ascii="Cambria Math" w:eastAsia="Aptos" w:hAnsi="Cambria Math" w:cs="Times New Roman"/>
                          <w:color w:val="EE0000"/>
                        </w:rPr>
                        <m:t>2</m:t>
                      </m:r>
                    </m:sub>
                    <m:sup>
                      <m:r>
                        <w:rPr>
                          <w:rFonts w:ascii="Cambria Math" w:eastAsia="Aptos" w:hAnsi="Cambria Math" w:cs="Times New Roman"/>
                          <w:color w:val="EE0000"/>
                        </w:rPr>
                        <m:t>s</m:t>
                      </m:r>
                    </m:sup>
                  </m:sSubSup>
                </m:num>
                <m:den>
                  <m:rad>
                    <m:radPr>
                      <m:degHide m:val="1"/>
                      <m:ctrlPr>
                        <w:rPr>
                          <w:rFonts w:ascii="Cambria Math" w:eastAsia="Aptos" w:hAnsi="Cambria Math" w:cs="Times New Roman"/>
                          <w:i/>
                          <w:color w:val="EE0000"/>
                        </w:rPr>
                      </m:ctrlPr>
                    </m:radPr>
                    <m:deg/>
                    <m:e>
                      <m:sSubSup>
                        <m:sSubSupPr>
                          <m:ctrlPr>
                            <w:rPr>
                              <w:rFonts w:ascii="Cambria Math" w:eastAsia="Aptos" w:hAnsi="Cambria Math" w:cs="Times New Roman"/>
                              <w:i/>
                              <w:color w:val="EE0000"/>
                            </w:rPr>
                          </m:ctrlPr>
                        </m:sSubSupPr>
                        <m:e>
                          <m:r>
                            <w:rPr>
                              <w:rFonts w:ascii="Cambria Math" w:eastAsia="Aptos" w:hAnsi="Cambria Math" w:cs="Times New Roman"/>
                              <w:color w:val="EE0000"/>
                            </w:rPr>
                            <m:t>c</m:t>
                          </m:r>
                        </m:e>
                        <m:sub>
                          <m:r>
                            <w:rPr>
                              <w:rFonts w:ascii="Cambria Math" w:eastAsia="Aptos" w:hAnsi="Cambria Math" w:cs="Times New Roman"/>
                              <w:color w:val="EE0000"/>
                            </w:rPr>
                            <m:t>1</m:t>
                          </m:r>
                        </m:sub>
                        <m:sup>
                          <m:r>
                            <w:rPr>
                              <w:rFonts w:ascii="Cambria Math" w:eastAsia="Aptos" w:hAnsi="Cambria Math" w:cs="Times New Roman"/>
                              <w:color w:val="EE0000"/>
                            </w:rPr>
                            <m:t>s</m:t>
                          </m:r>
                        </m:sup>
                      </m:sSubSup>
                      <m:r>
                        <w:rPr>
                          <w:rFonts w:ascii="Cambria Math" w:eastAsia="Aptos" w:hAnsi="Cambria Math" w:cs="Times New Roman"/>
                          <w:color w:val="EE0000"/>
                        </w:rPr>
                        <m:t>+2</m:t>
                      </m:r>
                      <m:sSubSup>
                        <m:sSubSupPr>
                          <m:ctrlPr>
                            <w:rPr>
                              <w:rFonts w:ascii="Cambria Math" w:eastAsia="Aptos" w:hAnsi="Cambria Math" w:cs="Times New Roman"/>
                              <w:i/>
                              <w:color w:val="EE0000"/>
                            </w:rPr>
                          </m:ctrlPr>
                        </m:sSubSupPr>
                        <m:e>
                          <m:r>
                            <w:rPr>
                              <w:rFonts w:ascii="Cambria Math" w:eastAsia="Aptos" w:hAnsi="Cambria Math" w:cs="Times New Roman"/>
                              <w:color w:val="EE0000"/>
                            </w:rPr>
                            <m:t>c</m:t>
                          </m:r>
                        </m:e>
                        <m:sub>
                          <m:r>
                            <w:rPr>
                              <w:rFonts w:ascii="Cambria Math" w:eastAsia="Aptos" w:hAnsi="Cambria Math" w:cs="Times New Roman"/>
                              <w:color w:val="EE0000"/>
                            </w:rPr>
                            <m:t>2</m:t>
                          </m:r>
                        </m:sub>
                        <m:sup>
                          <m:r>
                            <w:rPr>
                              <w:rFonts w:ascii="Cambria Math" w:eastAsia="Aptos" w:hAnsi="Cambria Math" w:cs="Times New Roman"/>
                              <w:color w:val="EE0000"/>
                            </w:rPr>
                            <m:t>s</m:t>
                          </m:r>
                        </m:sup>
                      </m:sSubSup>
                    </m:e>
                  </m:rad>
                </m:den>
              </m:f>
            </m:e>
          </m:d>
        </m:oMath>
      </m:oMathPara>
    </w:p>
    <w:sectPr w:rsidR="00551013" w:rsidSect="00EE6E42">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9" w:author="Jonathan Ouimet" w:date="2026-04-12T18:43:00Z" w:initials="JO">
    <w:p w14:paraId="3F3E6975" w14:textId="77777777" w:rsidR="00A906F4" w:rsidRDefault="00A906F4" w:rsidP="00A906F4">
      <w:pPr>
        <w:pStyle w:val="CommentText"/>
      </w:pPr>
      <w:r>
        <w:rPr>
          <w:rStyle w:val="CommentReference"/>
        </w:rPr>
        <w:annotationRef/>
      </w:r>
      <w:r>
        <w:t xml:space="preserve">Go back and add all the non-ideal terms as these are constants and will motivate a functional form instead of trying to regress many different terms.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3E69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11C864" w16cex:dateUtc="2026-04-13T0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3E6975" w16cid:durableId="7911C8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39F1E" w14:textId="77777777" w:rsidR="00E70DDA" w:rsidRDefault="00E70DDA" w:rsidP="00FF1910">
      <w:r>
        <w:separator/>
      </w:r>
    </w:p>
  </w:endnote>
  <w:endnote w:type="continuationSeparator" w:id="0">
    <w:p w14:paraId="5275E193" w14:textId="77777777" w:rsidR="00E70DDA" w:rsidRDefault="00E70DDA" w:rsidP="00FF1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441421"/>
      <w:docPartObj>
        <w:docPartGallery w:val="Page Numbers (Bottom of Page)"/>
        <w:docPartUnique/>
      </w:docPartObj>
    </w:sdtPr>
    <w:sdtEndPr>
      <w:rPr>
        <w:noProof/>
      </w:rPr>
    </w:sdtEndPr>
    <w:sdtContent>
      <w:p w14:paraId="34B48264" w14:textId="1850A954" w:rsidR="00FF1910" w:rsidRDefault="00FF19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470A27" w14:textId="77777777" w:rsidR="00FF1910" w:rsidRDefault="00FF19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C86E2" w14:textId="77777777" w:rsidR="00E70DDA" w:rsidRDefault="00E70DDA" w:rsidP="00FF1910">
      <w:r>
        <w:separator/>
      </w:r>
    </w:p>
  </w:footnote>
  <w:footnote w:type="continuationSeparator" w:id="0">
    <w:p w14:paraId="0FDE1D78" w14:textId="77777777" w:rsidR="00E70DDA" w:rsidRDefault="00E70DDA" w:rsidP="00FF1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21DE"/>
    <w:multiLevelType w:val="hybridMultilevel"/>
    <w:tmpl w:val="53101562"/>
    <w:lvl w:ilvl="0" w:tplc="FFFFFFFF">
      <w:start w:val="1"/>
      <w:numFmt w:val="decimal"/>
      <w:lvlText w:val="1.%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DDF4509"/>
    <w:multiLevelType w:val="hybridMultilevel"/>
    <w:tmpl w:val="8474C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117C3C"/>
    <w:multiLevelType w:val="hybridMultilevel"/>
    <w:tmpl w:val="C3589E1E"/>
    <w:lvl w:ilvl="0" w:tplc="0409000F">
      <w:start w:val="1"/>
      <w:numFmt w:val="decimal"/>
      <w:lvlText w:val="%1."/>
      <w:lvlJc w:val="left"/>
      <w:pPr>
        <w:ind w:left="720" w:hanging="360"/>
      </w:pPr>
    </w:lvl>
    <w:lvl w:ilvl="1" w:tplc="C220DA6A">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AB7E8D"/>
    <w:multiLevelType w:val="hybridMultilevel"/>
    <w:tmpl w:val="5D8421C0"/>
    <w:lvl w:ilvl="0" w:tplc="FDEE1D48">
      <w:start w:val="1"/>
      <w:numFmt w:val="decimal"/>
      <w:lvlText w:val="1.1.%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26C33419"/>
    <w:multiLevelType w:val="hybridMultilevel"/>
    <w:tmpl w:val="69625E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3D3353"/>
    <w:multiLevelType w:val="hybridMultilevel"/>
    <w:tmpl w:val="99E2DD68"/>
    <w:lvl w:ilvl="0" w:tplc="C220DA6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B95C04"/>
    <w:multiLevelType w:val="hybridMultilevel"/>
    <w:tmpl w:val="C48CE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5312EF"/>
    <w:multiLevelType w:val="hybridMultilevel"/>
    <w:tmpl w:val="909E6B5E"/>
    <w:lvl w:ilvl="0" w:tplc="0409000F">
      <w:start w:val="1"/>
      <w:numFmt w:val="decimal"/>
      <w:lvlText w:val="%1."/>
      <w:lvlJc w:val="left"/>
      <w:pPr>
        <w:ind w:left="720" w:hanging="360"/>
      </w:pPr>
    </w:lvl>
    <w:lvl w:ilvl="1" w:tplc="C220DA6A">
      <w:start w:val="1"/>
      <w:numFmt w:val="decimal"/>
      <w:lvlText w:val="1.%2."/>
      <w:lvlJc w:val="left"/>
      <w:pPr>
        <w:ind w:left="1440" w:hanging="360"/>
      </w:pPr>
      <w:rPr>
        <w:rFonts w:hint="default"/>
      </w:rPr>
    </w:lvl>
    <w:lvl w:ilvl="2" w:tplc="FDEE1D48">
      <w:start w:val="1"/>
      <w:numFmt w:val="decimal"/>
      <w:lvlText w:val="1.1.%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EB5399"/>
    <w:multiLevelType w:val="hybridMultilevel"/>
    <w:tmpl w:val="09624A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005D50"/>
    <w:multiLevelType w:val="hybridMultilevel"/>
    <w:tmpl w:val="FC3C20EE"/>
    <w:lvl w:ilvl="0" w:tplc="C220DA6A">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84354813">
    <w:abstractNumId w:val="7"/>
  </w:num>
  <w:num w:numId="2" w16cid:durableId="1717968443">
    <w:abstractNumId w:val="9"/>
  </w:num>
  <w:num w:numId="3" w16cid:durableId="59835442">
    <w:abstractNumId w:val="3"/>
  </w:num>
  <w:num w:numId="4" w16cid:durableId="1796605141">
    <w:abstractNumId w:val="2"/>
  </w:num>
  <w:num w:numId="5" w16cid:durableId="1484852929">
    <w:abstractNumId w:val="6"/>
  </w:num>
  <w:num w:numId="6" w16cid:durableId="571045897">
    <w:abstractNumId w:val="5"/>
  </w:num>
  <w:num w:numId="7" w16cid:durableId="208419038">
    <w:abstractNumId w:val="0"/>
  </w:num>
  <w:num w:numId="8" w16cid:durableId="389311079">
    <w:abstractNumId w:val="4"/>
  </w:num>
  <w:num w:numId="9" w16cid:durableId="145629534">
    <w:abstractNumId w:val="1"/>
  </w:num>
  <w:num w:numId="10" w16cid:durableId="146631728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than Ouimet">
    <w15:presenceInfo w15:providerId="Windows Live" w15:userId="0fe588a783aebd4e"/>
  </w15:person>
  <w15:person w15:author="Laurianne Estrada">
    <w15:presenceInfo w15:providerId="Windows Live" w15:userId="877d0e272dd2d0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07EE9"/>
    <w:rsid w:val="000111C8"/>
    <w:rsid w:val="00011AE1"/>
    <w:rsid w:val="000160FD"/>
    <w:rsid w:val="00042440"/>
    <w:rsid w:val="00045415"/>
    <w:rsid w:val="00060144"/>
    <w:rsid w:val="000607EC"/>
    <w:rsid w:val="0006336C"/>
    <w:rsid w:val="00065FBA"/>
    <w:rsid w:val="000706C0"/>
    <w:rsid w:val="000823CC"/>
    <w:rsid w:val="00087EC3"/>
    <w:rsid w:val="000A3117"/>
    <w:rsid w:val="000B46F7"/>
    <w:rsid w:val="000B71BC"/>
    <w:rsid w:val="000E37A0"/>
    <w:rsid w:val="000E3C24"/>
    <w:rsid w:val="000F12C9"/>
    <w:rsid w:val="000F1CDF"/>
    <w:rsid w:val="00102C24"/>
    <w:rsid w:val="00105424"/>
    <w:rsid w:val="00115419"/>
    <w:rsid w:val="00141BFC"/>
    <w:rsid w:val="00147D79"/>
    <w:rsid w:val="001602B6"/>
    <w:rsid w:val="00166F9C"/>
    <w:rsid w:val="00182F79"/>
    <w:rsid w:val="00182FF9"/>
    <w:rsid w:val="00183DCD"/>
    <w:rsid w:val="001A727B"/>
    <w:rsid w:val="001B3F96"/>
    <w:rsid w:val="001C1B9F"/>
    <w:rsid w:val="001C2A17"/>
    <w:rsid w:val="001D274C"/>
    <w:rsid w:val="001E7594"/>
    <w:rsid w:val="00207A2B"/>
    <w:rsid w:val="00210137"/>
    <w:rsid w:val="00214D94"/>
    <w:rsid w:val="002206C6"/>
    <w:rsid w:val="00234AF2"/>
    <w:rsid w:val="0025519B"/>
    <w:rsid w:val="002617A9"/>
    <w:rsid w:val="00264E6B"/>
    <w:rsid w:val="00266701"/>
    <w:rsid w:val="002669D4"/>
    <w:rsid w:val="002713D2"/>
    <w:rsid w:val="002779BD"/>
    <w:rsid w:val="00280925"/>
    <w:rsid w:val="00286F10"/>
    <w:rsid w:val="002941E4"/>
    <w:rsid w:val="002B220A"/>
    <w:rsid w:val="002C1E4B"/>
    <w:rsid w:val="002C6E23"/>
    <w:rsid w:val="002D4976"/>
    <w:rsid w:val="002D7B22"/>
    <w:rsid w:val="002E3902"/>
    <w:rsid w:val="002F1645"/>
    <w:rsid w:val="002F1796"/>
    <w:rsid w:val="003039BC"/>
    <w:rsid w:val="00304F03"/>
    <w:rsid w:val="0030734E"/>
    <w:rsid w:val="0033687C"/>
    <w:rsid w:val="003521A7"/>
    <w:rsid w:val="0035739A"/>
    <w:rsid w:val="003603BD"/>
    <w:rsid w:val="0036312C"/>
    <w:rsid w:val="003631D8"/>
    <w:rsid w:val="0037033D"/>
    <w:rsid w:val="003750CF"/>
    <w:rsid w:val="00384DC7"/>
    <w:rsid w:val="003A385D"/>
    <w:rsid w:val="003A4737"/>
    <w:rsid w:val="003A5169"/>
    <w:rsid w:val="003A679B"/>
    <w:rsid w:val="003B43FB"/>
    <w:rsid w:val="003B4653"/>
    <w:rsid w:val="003B710D"/>
    <w:rsid w:val="003C723A"/>
    <w:rsid w:val="003D01D9"/>
    <w:rsid w:val="003D0B74"/>
    <w:rsid w:val="003D4728"/>
    <w:rsid w:val="003D55B2"/>
    <w:rsid w:val="003D63FA"/>
    <w:rsid w:val="003F0988"/>
    <w:rsid w:val="003F50B5"/>
    <w:rsid w:val="003F72FC"/>
    <w:rsid w:val="0041538F"/>
    <w:rsid w:val="0042327B"/>
    <w:rsid w:val="004239AD"/>
    <w:rsid w:val="004250B8"/>
    <w:rsid w:val="00446193"/>
    <w:rsid w:val="004533EC"/>
    <w:rsid w:val="004550FE"/>
    <w:rsid w:val="00465AB8"/>
    <w:rsid w:val="00471141"/>
    <w:rsid w:val="004771DE"/>
    <w:rsid w:val="0048345A"/>
    <w:rsid w:val="00484485"/>
    <w:rsid w:val="00485B63"/>
    <w:rsid w:val="0049012A"/>
    <w:rsid w:val="00491B2C"/>
    <w:rsid w:val="004B24FA"/>
    <w:rsid w:val="004B5881"/>
    <w:rsid w:val="004C4C2E"/>
    <w:rsid w:val="004C642A"/>
    <w:rsid w:val="004C6827"/>
    <w:rsid w:val="004D395C"/>
    <w:rsid w:val="004D5305"/>
    <w:rsid w:val="004E3343"/>
    <w:rsid w:val="005116D8"/>
    <w:rsid w:val="00512EE3"/>
    <w:rsid w:val="00513C2E"/>
    <w:rsid w:val="00514C05"/>
    <w:rsid w:val="00517CE0"/>
    <w:rsid w:val="005229D9"/>
    <w:rsid w:val="00526673"/>
    <w:rsid w:val="0054584B"/>
    <w:rsid w:val="00551013"/>
    <w:rsid w:val="005558BF"/>
    <w:rsid w:val="00563DDF"/>
    <w:rsid w:val="00565C92"/>
    <w:rsid w:val="005925C0"/>
    <w:rsid w:val="00593A43"/>
    <w:rsid w:val="005A2881"/>
    <w:rsid w:val="005B1E2A"/>
    <w:rsid w:val="005B6085"/>
    <w:rsid w:val="005D684A"/>
    <w:rsid w:val="005E2FCE"/>
    <w:rsid w:val="005F489B"/>
    <w:rsid w:val="0061004F"/>
    <w:rsid w:val="00613557"/>
    <w:rsid w:val="006145BE"/>
    <w:rsid w:val="00632473"/>
    <w:rsid w:val="006348A8"/>
    <w:rsid w:val="00635B61"/>
    <w:rsid w:val="0065494D"/>
    <w:rsid w:val="00677EE2"/>
    <w:rsid w:val="00695D03"/>
    <w:rsid w:val="006A1074"/>
    <w:rsid w:val="007031CA"/>
    <w:rsid w:val="0071010A"/>
    <w:rsid w:val="007157F5"/>
    <w:rsid w:val="00723300"/>
    <w:rsid w:val="00727349"/>
    <w:rsid w:val="007434C6"/>
    <w:rsid w:val="00747471"/>
    <w:rsid w:val="0075049B"/>
    <w:rsid w:val="007553B1"/>
    <w:rsid w:val="007574AA"/>
    <w:rsid w:val="00771AB6"/>
    <w:rsid w:val="0077531C"/>
    <w:rsid w:val="00780A5C"/>
    <w:rsid w:val="007905B1"/>
    <w:rsid w:val="00791F3C"/>
    <w:rsid w:val="007A346A"/>
    <w:rsid w:val="007A35CF"/>
    <w:rsid w:val="007A6905"/>
    <w:rsid w:val="007B68E7"/>
    <w:rsid w:val="007C08CE"/>
    <w:rsid w:val="007C20E9"/>
    <w:rsid w:val="007D11E1"/>
    <w:rsid w:val="007E0C8E"/>
    <w:rsid w:val="007E2162"/>
    <w:rsid w:val="007E6F64"/>
    <w:rsid w:val="007F26FC"/>
    <w:rsid w:val="007F5B7C"/>
    <w:rsid w:val="00801399"/>
    <w:rsid w:val="0080366D"/>
    <w:rsid w:val="00804C67"/>
    <w:rsid w:val="008103C9"/>
    <w:rsid w:val="008144C9"/>
    <w:rsid w:val="00850D42"/>
    <w:rsid w:val="00863C8C"/>
    <w:rsid w:val="00872859"/>
    <w:rsid w:val="008809BF"/>
    <w:rsid w:val="00880A7D"/>
    <w:rsid w:val="008A3F6C"/>
    <w:rsid w:val="008B3D21"/>
    <w:rsid w:val="008B50B6"/>
    <w:rsid w:val="008C4137"/>
    <w:rsid w:val="008C7E6A"/>
    <w:rsid w:val="008D3E9C"/>
    <w:rsid w:val="008D59E8"/>
    <w:rsid w:val="008E37A5"/>
    <w:rsid w:val="008E3876"/>
    <w:rsid w:val="008F51AD"/>
    <w:rsid w:val="008F6050"/>
    <w:rsid w:val="008F78F7"/>
    <w:rsid w:val="00917668"/>
    <w:rsid w:val="009177B2"/>
    <w:rsid w:val="00920302"/>
    <w:rsid w:val="00930ABA"/>
    <w:rsid w:val="00932110"/>
    <w:rsid w:val="009356C8"/>
    <w:rsid w:val="00942ADE"/>
    <w:rsid w:val="00943988"/>
    <w:rsid w:val="00961A92"/>
    <w:rsid w:val="0097157C"/>
    <w:rsid w:val="00974993"/>
    <w:rsid w:val="00974F79"/>
    <w:rsid w:val="00974FA5"/>
    <w:rsid w:val="00982F57"/>
    <w:rsid w:val="00984F76"/>
    <w:rsid w:val="00992C92"/>
    <w:rsid w:val="009934C5"/>
    <w:rsid w:val="009B2CEA"/>
    <w:rsid w:val="009C5C5C"/>
    <w:rsid w:val="009D3A18"/>
    <w:rsid w:val="009D6361"/>
    <w:rsid w:val="009E1C43"/>
    <w:rsid w:val="009E786D"/>
    <w:rsid w:val="009E7E7A"/>
    <w:rsid w:val="009F08F9"/>
    <w:rsid w:val="009F3AA9"/>
    <w:rsid w:val="009F4EBE"/>
    <w:rsid w:val="00A15CD5"/>
    <w:rsid w:val="00A16D74"/>
    <w:rsid w:val="00A3191C"/>
    <w:rsid w:val="00A40D9C"/>
    <w:rsid w:val="00A43334"/>
    <w:rsid w:val="00A562E6"/>
    <w:rsid w:val="00A63D15"/>
    <w:rsid w:val="00A67DC5"/>
    <w:rsid w:val="00A702D6"/>
    <w:rsid w:val="00A73AF0"/>
    <w:rsid w:val="00A823F3"/>
    <w:rsid w:val="00A875F7"/>
    <w:rsid w:val="00A906F4"/>
    <w:rsid w:val="00A94E39"/>
    <w:rsid w:val="00A96659"/>
    <w:rsid w:val="00AA2BB5"/>
    <w:rsid w:val="00AA5992"/>
    <w:rsid w:val="00AA5F73"/>
    <w:rsid w:val="00AA68F1"/>
    <w:rsid w:val="00AB13F2"/>
    <w:rsid w:val="00AD665A"/>
    <w:rsid w:val="00AE7C63"/>
    <w:rsid w:val="00AF7745"/>
    <w:rsid w:val="00B00718"/>
    <w:rsid w:val="00B00DCB"/>
    <w:rsid w:val="00B14794"/>
    <w:rsid w:val="00B16D28"/>
    <w:rsid w:val="00B21A21"/>
    <w:rsid w:val="00B2420E"/>
    <w:rsid w:val="00B26290"/>
    <w:rsid w:val="00B37098"/>
    <w:rsid w:val="00B40DDF"/>
    <w:rsid w:val="00B44807"/>
    <w:rsid w:val="00B55C46"/>
    <w:rsid w:val="00B6074E"/>
    <w:rsid w:val="00B61576"/>
    <w:rsid w:val="00B61AC8"/>
    <w:rsid w:val="00B6404E"/>
    <w:rsid w:val="00B80458"/>
    <w:rsid w:val="00B85B9F"/>
    <w:rsid w:val="00B92161"/>
    <w:rsid w:val="00B94AED"/>
    <w:rsid w:val="00BA263E"/>
    <w:rsid w:val="00BA71DE"/>
    <w:rsid w:val="00BC707D"/>
    <w:rsid w:val="00BC7890"/>
    <w:rsid w:val="00BE3902"/>
    <w:rsid w:val="00BE6273"/>
    <w:rsid w:val="00BF3FE3"/>
    <w:rsid w:val="00BF6F60"/>
    <w:rsid w:val="00C042C6"/>
    <w:rsid w:val="00C05732"/>
    <w:rsid w:val="00C232DD"/>
    <w:rsid w:val="00C357CD"/>
    <w:rsid w:val="00C45A1F"/>
    <w:rsid w:val="00C55C5E"/>
    <w:rsid w:val="00C56655"/>
    <w:rsid w:val="00C62CD8"/>
    <w:rsid w:val="00C63BAB"/>
    <w:rsid w:val="00C752E5"/>
    <w:rsid w:val="00C75F67"/>
    <w:rsid w:val="00CA70AF"/>
    <w:rsid w:val="00CB3B2D"/>
    <w:rsid w:val="00CB3E7A"/>
    <w:rsid w:val="00CC3377"/>
    <w:rsid w:val="00CC71D8"/>
    <w:rsid w:val="00CD1A50"/>
    <w:rsid w:val="00CD2D7C"/>
    <w:rsid w:val="00CD77E4"/>
    <w:rsid w:val="00CF1123"/>
    <w:rsid w:val="00CF1B47"/>
    <w:rsid w:val="00CF1D7C"/>
    <w:rsid w:val="00CF5D77"/>
    <w:rsid w:val="00CF5EE0"/>
    <w:rsid w:val="00CF74DA"/>
    <w:rsid w:val="00CF7C58"/>
    <w:rsid w:val="00D026A6"/>
    <w:rsid w:val="00D05115"/>
    <w:rsid w:val="00D1010D"/>
    <w:rsid w:val="00D12AD9"/>
    <w:rsid w:val="00D14301"/>
    <w:rsid w:val="00D27615"/>
    <w:rsid w:val="00D3146E"/>
    <w:rsid w:val="00D5100F"/>
    <w:rsid w:val="00D56030"/>
    <w:rsid w:val="00D573AB"/>
    <w:rsid w:val="00D63270"/>
    <w:rsid w:val="00D65C25"/>
    <w:rsid w:val="00D85DE8"/>
    <w:rsid w:val="00D92AD4"/>
    <w:rsid w:val="00DA6240"/>
    <w:rsid w:val="00DB6585"/>
    <w:rsid w:val="00DC21BD"/>
    <w:rsid w:val="00DC7526"/>
    <w:rsid w:val="00DD04EC"/>
    <w:rsid w:val="00DD0A40"/>
    <w:rsid w:val="00DD1578"/>
    <w:rsid w:val="00DF6672"/>
    <w:rsid w:val="00DF6919"/>
    <w:rsid w:val="00E00EC4"/>
    <w:rsid w:val="00E04648"/>
    <w:rsid w:val="00E2164E"/>
    <w:rsid w:val="00E24440"/>
    <w:rsid w:val="00E33154"/>
    <w:rsid w:val="00E34D58"/>
    <w:rsid w:val="00E379E0"/>
    <w:rsid w:val="00E45239"/>
    <w:rsid w:val="00E63449"/>
    <w:rsid w:val="00E70DDA"/>
    <w:rsid w:val="00E82322"/>
    <w:rsid w:val="00E871C2"/>
    <w:rsid w:val="00E914E7"/>
    <w:rsid w:val="00EB3854"/>
    <w:rsid w:val="00EB3B0F"/>
    <w:rsid w:val="00EC7F03"/>
    <w:rsid w:val="00ED0872"/>
    <w:rsid w:val="00EE4EF3"/>
    <w:rsid w:val="00EE6E42"/>
    <w:rsid w:val="00EF2498"/>
    <w:rsid w:val="00EF4EEC"/>
    <w:rsid w:val="00EF7C8C"/>
    <w:rsid w:val="00F02A2E"/>
    <w:rsid w:val="00F13092"/>
    <w:rsid w:val="00F248A0"/>
    <w:rsid w:val="00F42E05"/>
    <w:rsid w:val="00F54982"/>
    <w:rsid w:val="00F57F69"/>
    <w:rsid w:val="00F64933"/>
    <w:rsid w:val="00F713F5"/>
    <w:rsid w:val="00F8127A"/>
    <w:rsid w:val="00F8230D"/>
    <w:rsid w:val="00F94170"/>
    <w:rsid w:val="00FA54FB"/>
    <w:rsid w:val="00FB043B"/>
    <w:rsid w:val="00FB1520"/>
    <w:rsid w:val="00FB2369"/>
    <w:rsid w:val="00FB7269"/>
    <w:rsid w:val="00FC43E5"/>
    <w:rsid w:val="00FC7B43"/>
    <w:rsid w:val="00FE047C"/>
    <w:rsid w:val="00FF1910"/>
    <w:rsid w:val="00FF4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2CEA"/>
    <w:rPr>
      <w:color w:val="666666"/>
    </w:rPr>
  </w:style>
  <w:style w:type="table" w:styleId="TableGrid">
    <w:name w:val="Table Grid"/>
    <w:basedOn w:val="TableNormal"/>
    <w:uiPriority w:val="39"/>
    <w:rsid w:val="00A73AF0"/>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160FD"/>
    <w:rPr>
      <w:sz w:val="16"/>
      <w:szCs w:val="16"/>
    </w:rPr>
  </w:style>
  <w:style w:type="paragraph" w:styleId="CommentText">
    <w:name w:val="annotation text"/>
    <w:basedOn w:val="Normal"/>
    <w:link w:val="CommentTextChar"/>
    <w:uiPriority w:val="99"/>
    <w:unhideWhenUsed/>
    <w:rsid w:val="000160FD"/>
    <w:rPr>
      <w:sz w:val="20"/>
      <w:szCs w:val="20"/>
    </w:rPr>
  </w:style>
  <w:style w:type="character" w:customStyle="1" w:styleId="CommentTextChar">
    <w:name w:val="Comment Text Char"/>
    <w:basedOn w:val="DefaultParagraphFont"/>
    <w:link w:val="CommentText"/>
    <w:uiPriority w:val="99"/>
    <w:rsid w:val="000160FD"/>
    <w:rPr>
      <w:sz w:val="20"/>
      <w:szCs w:val="20"/>
    </w:rPr>
  </w:style>
  <w:style w:type="paragraph" w:styleId="CommentSubject">
    <w:name w:val="annotation subject"/>
    <w:basedOn w:val="CommentText"/>
    <w:next w:val="CommentText"/>
    <w:link w:val="CommentSubjectChar"/>
    <w:uiPriority w:val="99"/>
    <w:semiHidden/>
    <w:unhideWhenUsed/>
    <w:rsid w:val="000160FD"/>
    <w:rPr>
      <w:b/>
      <w:bCs/>
    </w:rPr>
  </w:style>
  <w:style w:type="character" w:customStyle="1" w:styleId="CommentSubjectChar">
    <w:name w:val="Comment Subject Char"/>
    <w:basedOn w:val="CommentTextChar"/>
    <w:link w:val="CommentSubject"/>
    <w:uiPriority w:val="99"/>
    <w:semiHidden/>
    <w:rsid w:val="000160FD"/>
    <w:rPr>
      <w:b/>
      <w:bCs/>
      <w:sz w:val="20"/>
      <w:szCs w:val="20"/>
    </w:rPr>
  </w:style>
  <w:style w:type="paragraph" w:styleId="Revision">
    <w:name w:val="Revision"/>
    <w:hidden/>
    <w:uiPriority w:val="99"/>
    <w:semiHidden/>
    <w:rsid w:val="003A385D"/>
  </w:style>
  <w:style w:type="paragraph" w:styleId="ListParagraph">
    <w:name w:val="List Paragraph"/>
    <w:basedOn w:val="Normal"/>
    <w:uiPriority w:val="34"/>
    <w:qFormat/>
    <w:rsid w:val="009E7E7A"/>
    <w:pPr>
      <w:ind w:left="720"/>
      <w:contextualSpacing/>
    </w:pPr>
  </w:style>
  <w:style w:type="paragraph" w:styleId="Header">
    <w:name w:val="header"/>
    <w:basedOn w:val="Normal"/>
    <w:link w:val="HeaderChar"/>
    <w:uiPriority w:val="99"/>
    <w:unhideWhenUsed/>
    <w:rsid w:val="00FF1910"/>
    <w:pPr>
      <w:tabs>
        <w:tab w:val="center" w:pos="4680"/>
        <w:tab w:val="right" w:pos="9360"/>
      </w:tabs>
    </w:pPr>
  </w:style>
  <w:style w:type="character" w:customStyle="1" w:styleId="HeaderChar">
    <w:name w:val="Header Char"/>
    <w:basedOn w:val="DefaultParagraphFont"/>
    <w:link w:val="Header"/>
    <w:uiPriority w:val="99"/>
    <w:rsid w:val="00FF1910"/>
  </w:style>
  <w:style w:type="paragraph" w:styleId="Footer">
    <w:name w:val="footer"/>
    <w:basedOn w:val="Normal"/>
    <w:link w:val="FooterChar"/>
    <w:uiPriority w:val="99"/>
    <w:unhideWhenUsed/>
    <w:rsid w:val="00FF1910"/>
    <w:pPr>
      <w:tabs>
        <w:tab w:val="center" w:pos="4680"/>
        <w:tab w:val="right" w:pos="9360"/>
      </w:tabs>
    </w:pPr>
  </w:style>
  <w:style w:type="character" w:customStyle="1" w:styleId="FooterChar">
    <w:name w:val="Footer Char"/>
    <w:basedOn w:val="DefaultParagraphFont"/>
    <w:link w:val="Footer"/>
    <w:uiPriority w:val="99"/>
    <w:rsid w:val="00FF1910"/>
  </w:style>
  <w:style w:type="character" w:styleId="Hyperlink">
    <w:name w:val="Hyperlink"/>
    <w:basedOn w:val="DefaultParagraphFont"/>
    <w:uiPriority w:val="99"/>
    <w:unhideWhenUsed/>
    <w:rsid w:val="000E3C24"/>
    <w:rPr>
      <w:color w:val="0563C1" w:themeColor="hyperlink"/>
      <w:u w:val="single"/>
    </w:rPr>
  </w:style>
  <w:style w:type="character" w:styleId="UnresolvedMention">
    <w:name w:val="Unresolved Mention"/>
    <w:basedOn w:val="DefaultParagraphFont"/>
    <w:uiPriority w:val="99"/>
    <w:rsid w:val="000E3C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3059</TotalTime>
  <Pages>8</Pages>
  <Words>1810</Words>
  <Characters>10317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Jonathan Ouimet</cp:lastModifiedBy>
  <cp:revision>148</cp:revision>
  <dcterms:created xsi:type="dcterms:W3CDTF">2018-02-09T21:34:00Z</dcterms:created>
  <dcterms:modified xsi:type="dcterms:W3CDTF">2026-06-22T05:06:00Z</dcterms:modified>
</cp:coreProperties>
</file>