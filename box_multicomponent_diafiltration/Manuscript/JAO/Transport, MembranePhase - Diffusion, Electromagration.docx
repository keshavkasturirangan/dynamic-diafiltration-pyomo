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5768" w14:textId="3E3B8E72" w:rsidR="00890E42" w:rsidRDefault="00890E42" w:rsidP="00890E42">
      <w:pPr>
        <w:tabs>
          <w:tab w:val="left" w:pos="810"/>
        </w:tabs>
      </w:pPr>
      <w:r>
        <w:t xml:space="preserve">Membrane Phase Transport: </w:t>
      </w:r>
      <w:r w:rsidR="00FD1C25">
        <w:t>S</w:t>
      </w:r>
      <w:r>
        <w:t>olute flux equation</w:t>
      </w:r>
      <w:r w:rsidR="00FD1C25">
        <w:t>s</w:t>
      </w:r>
    </w:p>
    <w:p w14:paraId="1024CC21" w14:textId="77777777" w:rsidR="00890E42" w:rsidRDefault="00890E42" w:rsidP="00890E42">
      <w:pPr>
        <w:tabs>
          <w:tab w:val="left" w:pos="810"/>
        </w:tabs>
      </w:pPr>
    </w:p>
    <w:p w14:paraId="79F8D1E7" w14:textId="5CEEE0CF" w:rsidR="00890E42" w:rsidRPr="003A3853" w:rsidRDefault="00890E42" w:rsidP="00890E42">
      <w:pPr>
        <w:tabs>
          <w:tab w:val="left" w:pos="810"/>
        </w:tabs>
      </w:pPr>
      <w:r w:rsidRPr="003A3853">
        <w:t>Fundamental/General Equations.</w:t>
      </w:r>
    </w:p>
    <w:p w14:paraId="566D8EED" w14:textId="77777777" w:rsidR="0050626F" w:rsidRPr="005B4B2C" w:rsidRDefault="0050626F" w:rsidP="00890E42">
      <w:pPr>
        <w:tabs>
          <w:tab w:val="left" w:pos="810"/>
        </w:tabs>
      </w:pPr>
    </w:p>
    <w:p w14:paraId="5A42A629" w14:textId="011AB402" w:rsidR="0050626F" w:rsidRPr="005B4B2C" w:rsidRDefault="0050626F" w:rsidP="00890E42">
      <w:pPr>
        <w:tabs>
          <w:tab w:val="left" w:pos="810"/>
        </w:tabs>
      </w:pPr>
      <w:r w:rsidRPr="005B4B2C">
        <w:t xml:space="preserve">There are two equations that result from the following work. </w:t>
      </w:r>
    </w:p>
    <w:p w14:paraId="56342DBA" w14:textId="77777777" w:rsidR="00890E42" w:rsidRPr="005B4B2C" w:rsidRDefault="00890E42" w:rsidP="00890E42">
      <w:pPr>
        <w:tabs>
          <w:tab w:val="left" w:pos="810"/>
        </w:tabs>
      </w:pPr>
    </w:p>
    <w:tbl>
      <w:tblPr>
        <w:tblStyle w:val="TableGrid"/>
        <w:tblW w:w="0" w:type="auto"/>
        <w:jc w:val="center"/>
        <w:tblLook w:val="04A0" w:firstRow="1" w:lastRow="0" w:firstColumn="1" w:lastColumn="0" w:noHBand="0" w:noVBand="1"/>
      </w:tblPr>
      <w:tblGrid>
        <w:gridCol w:w="8095"/>
        <w:gridCol w:w="1255"/>
      </w:tblGrid>
      <w:tr w:rsidR="003A3853" w:rsidRPr="003A3853" w14:paraId="58D28830" w14:textId="77777777" w:rsidTr="00AF6BEF">
        <w:trPr>
          <w:jc w:val="center"/>
        </w:trPr>
        <w:tc>
          <w:tcPr>
            <w:tcW w:w="8095" w:type="dxa"/>
          </w:tcPr>
          <w:p w14:paraId="2E1FA689" w14:textId="66145720" w:rsidR="00890E42" w:rsidRPr="005B4B2C" w:rsidRDefault="005B4B2C" w:rsidP="00AF6BEF">
            <w:pPr>
              <w:jc w:val="center"/>
              <w:rPr>
                <w:rFonts w:cstheme="minorHAnsi"/>
                <w:iCs/>
              </w:rPr>
            </w:pPr>
            <w:ins w:id="0" w:author="Jonathan Ouimet" w:date="2026-04-12T11:13:00Z" w16du:dateUtc="2026-04-12T18:13:00Z">
              <w:r>
                <w:rPr>
                  <w:rFonts w:eastAsiaTheme="minorEastAsia"/>
                  <w:iCs/>
                </w:rPr>
                <w:t xml:space="preserve"> </w:t>
              </w:r>
            </w:ins>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hAnsi="Cambria Math" w:cstheme="minorHAnsi"/>
                      <w:iCs/>
                    </w:rPr>
                  </m:ctrlPr>
                </m:dPr>
                <m:e>
                  <m:f>
                    <m:fPr>
                      <m:ctrlPr>
                        <w:rPr>
                          <w:rFonts w:ascii="Cambria Math" w:hAnsi="Cambria Math" w:cstheme="minorHAnsi"/>
                          <w:iCs/>
                        </w:rPr>
                      </m:ctrlPr>
                    </m:fPr>
                    <m:num>
                      <m:r>
                        <w:rPr>
                          <w:rFonts w:ascii="Cambria Math"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num>
                    <m:den>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e>
              </m:d>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f>
                    <m:fPr>
                      <m:ctrlPr>
                        <w:rPr>
                          <w:rFonts w:ascii="Cambria Math" w:eastAsiaTheme="minorEastAsia" w:hAnsi="Cambria Math" w:cstheme="minorHAnsi"/>
                          <w:iCs/>
                        </w:rPr>
                      </m:ctrlPr>
                    </m:fPr>
                    <m:num>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num>
                    <m:den>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e>
              </m:d>
              <m:r>
                <m:rPr>
                  <m:sty m:val="p"/>
                </m:rPr>
                <w:rPr>
                  <w:rFonts w:ascii="Cambria Math" w:hAnsi="Cambria Math" w:cstheme="minorHAnsi"/>
                </w:rPr>
                <m:t xml:space="preserve"> </m:t>
              </m:r>
            </m:oMath>
          </w:p>
        </w:tc>
        <w:tc>
          <w:tcPr>
            <w:tcW w:w="1255" w:type="dxa"/>
          </w:tcPr>
          <w:p w14:paraId="0F44ADF7" w14:textId="6A5A6BC4" w:rsidR="00890E42" w:rsidRPr="005B4B2C" w:rsidRDefault="00890E42" w:rsidP="00AF6BEF">
            <w:pPr>
              <w:jc w:val="center"/>
              <w:rPr>
                <w:rFonts w:cstheme="minorHAnsi"/>
              </w:rPr>
            </w:pPr>
          </w:p>
        </w:tc>
      </w:tr>
    </w:tbl>
    <w:p w14:paraId="54226B00" w14:textId="241A6E67" w:rsidR="004A42A1" w:rsidRPr="005B4B2C" w:rsidRDefault="004A42A1" w:rsidP="00890E42">
      <w:pPr>
        <w:rPr>
          <w:rFonts w:eastAsiaTheme="minorEastAsia" w:cstheme="minorHAnsi"/>
        </w:rPr>
      </w:pPr>
      <w:r w:rsidRPr="005B4B2C">
        <w:rPr>
          <w:rFonts w:eastAsiaTheme="minorEastAsia" w:cstheme="minorHAnsi"/>
        </w:rPr>
        <w:t xml:space="preserve">Or… </w:t>
      </w:r>
    </w:p>
    <w:tbl>
      <w:tblPr>
        <w:tblStyle w:val="TableGrid"/>
        <w:tblW w:w="0" w:type="auto"/>
        <w:jc w:val="center"/>
        <w:tblLook w:val="04A0" w:firstRow="1" w:lastRow="0" w:firstColumn="1" w:lastColumn="0" w:noHBand="0" w:noVBand="1"/>
      </w:tblPr>
      <w:tblGrid>
        <w:gridCol w:w="8095"/>
        <w:gridCol w:w="1255"/>
      </w:tblGrid>
      <w:tr w:rsidR="003A3853" w:rsidRPr="003A3853" w14:paraId="5942C8B2" w14:textId="77777777" w:rsidTr="006D4F24">
        <w:trPr>
          <w:jc w:val="center"/>
        </w:trPr>
        <w:tc>
          <w:tcPr>
            <w:tcW w:w="8095" w:type="dxa"/>
          </w:tcPr>
          <w:p w14:paraId="7575CA47" w14:textId="5AEE7D47" w:rsidR="004A42A1" w:rsidRPr="005B4B2C" w:rsidRDefault="00000000" w:rsidP="006D4F24">
            <w:pPr>
              <w:jc w:val="center"/>
              <w:rPr>
                <w:rFonts w:ascii="Aptos" w:eastAsia="Aptos" w:hAnsi="Aptos" w:cs="Times New Roman"/>
                <w:iCs/>
              </w:rPr>
            </w:pPr>
            <m:oMathPara>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w:ins w:id="1" w:author="Jonathan Ouimet" w:date="2026-04-12T11:13:00Z" w16du:dateUtc="2026-04-12T18:13:00Z">
                    <w:rPr>
                      <w:rFonts w:ascii="Cambria Math" w:hAnsi="Cambria Math" w:cstheme="minorHAnsi"/>
                    </w:rPr>
                    <m:t>=</m:t>
                  </w:ins>
                </m:r>
                <m:r>
                  <w:del w:id="2" w:author="Jonathan Ouimet" w:date="2026-04-12T11:13:00Z" w16du:dateUtc="2026-04-12T18:13:00Z">
                    <w:rPr>
                      <w:rFonts w:ascii="Cambria Math" w:hAnsi="Cambria Math" w:cstheme="minorHAnsi"/>
                    </w:rPr>
                    <m:t>≅</m:t>
                  </w:del>
                </m:r>
                <m:sSub>
                  <m:sSubPr>
                    <m:ctrlPr>
                      <w:rPr>
                        <w:rFonts w:ascii="Cambria Math" w:eastAsiaTheme="minorEastAsia" w:hAnsi="Cambria Math" w:cstheme="minorHAnsi"/>
                        <w:i/>
                      </w:rPr>
                    </m:ctrlPr>
                  </m:sSubPr>
                  <m:e>
                    <m:r>
                      <w:rPr>
                        <w:rFonts w:ascii="Cambria Math" w:eastAsiaTheme="minorEastAsia" w:hAnsi="Cambria Math" w:cstheme="minorHAnsi"/>
                      </w:rPr>
                      <m:t>D</m:t>
                    </m:r>
                    <m:ctrlPr>
                      <w:rPr>
                        <w:rFonts w:ascii="Cambria Math" w:hAnsi="Cambria Math" w:cstheme="minorHAnsi"/>
                      </w:rPr>
                    </m:ctrlPr>
                  </m:e>
                  <m:sub>
                    <m:r>
                      <w:rPr>
                        <w:rFonts w:ascii="Cambria Math" w:eastAsiaTheme="minorEastAsia" w:hAnsi="Cambria Math" w:cstheme="minorHAnsi"/>
                      </w:rPr>
                      <m:t>11</m:t>
                    </m:r>
                  </m:sub>
                </m:sSub>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D</m:t>
                    </m:r>
                    <m:ctrlPr>
                      <w:rPr>
                        <w:rFonts w:ascii="Cambria Math" w:hAnsi="Cambria Math" w:cstheme="minorHAnsi"/>
                      </w:rPr>
                    </m:ctrlPr>
                  </m:e>
                  <m:sub>
                    <m:r>
                      <w:rPr>
                        <w:rFonts w:ascii="Cambria Math" w:eastAsiaTheme="minorEastAsia" w:hAnsi="Cambria Math" w:cstheme="minorHAnsi"/>
                      </w:rPr>
                      <m:t>12</m:t>
                    </m:r>
                  </m:sub>
                </m:sSub>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w:rPr>
                        <w:rFonts w:ascii="Cambria Math" w:eastAsiaTheme="minorEastAsia" w:hAnsi="Cambria Math" w:cstheme="minorHAnsi"/>
                      </w:rPr>
                      <m:t>2</m:t>
                    </m:r>
                  </m:sub>
                  <m:sup>
                    <m:r>
                      <m:rPr>
                        <m:sty m:val="p"/>
                      </m:rPr>
                      <w:rPr>
                        <w:rFonts w:ascii="Cambria Math" w:eastAsiaTheme="minorEastAsia" w:hAnsi="Cambria Math" w:cstheme="minorHAnsi"/>
                      </w:rPr>
                      <m:t>m</m:t>
                    </m:r>
                  </m:sup>
                </m:sSubSup>
              </m:oMath>
            </m:oMathPara>
          </w:p>
        </w:tc>
        <w:tc>
          <w:tcPr>
            <w:tcW w:w="1255" w:type="dxa"/>
          </w:tcPr>
          <w:p w14:paraId="42DDFD14" w14:textId="77777777" w:rsidR="004A42A1" w:rsidRPr="005B4B2C" w:rsidRDefault="004A42A1" w:rsidP="006D4F24">
            <w:pPr>
              <w:jc w:val="center"/>
              <w:rPr>
                <w:rFonts w:cstheme="minorHAnsi"/>
              </w:rPr>
            </w:pPr>
          </w:p>
        </w:tc>
      </w:tr>
    </w:tbl>
    <w:p w14:paraId="1FBF80C4" w14:textId="476FCBA5" w:rsidR="00890E42" w:rsidRPr="005B4B2C" w:rsidRDefault="00B87141" w:rsidP="00890E42">
      <w:pPr>
        <w:rPr>
          <w:rFonts w:eastAsiaTheme="minorEastAsia" w:cstheme="minorHAnsi"/>
        </w:rPr>
      </w:pPr>
      <w:commentRangeStart w:id="3"/>
      <w:r w:rsidRPr="005B4B2C">
        <w:rPr>
          <w:rFonts w:eastAsiaTheme="minorEastAsia" w:cstheme="minorHAnsi"/>
        </w:rPr>
        <w:t>Where…</w:t>
      </w:r>
      <w:commentRangeEnd w:id="3"/>
      <w:r w:rsidR="003A3853" w:rsidRPr="003A3853">
        <w:rPr>
          <w:rStyle w:val="CommentReference"/>
          <w:rFonts w:eastAsiaTheme="minorEastAsia" w:cstheme="minorHAnsi"/>
          <w:sz w:val="24"/>
          <w:szCs w:val="24"/>
        </w:rPr>
        <w:commentReference w:id="3"/>
      </w:r>
    </w:p>
    <w:tbl>
      <w:tblPr>
        <w:tblStyle w:val="TableGrid"/>
        <w:tblW w:w="0" w:type="auto"/>
        <w:jc w:val="center"/>
        <w:tblLook w:val="04A0" w:firstRow="1" w:lastRow="0" w:firstColumn="1" w:lastColumn="0" w:noHBand="0" w:noVBand="1"/>
      </w:tblPr>
      <w:tblGrid>
        <w:gridCol w:w="8095"/>
        <w:gridCol w:w="1255"/>
      </w:tblGrid>
      <w:tr w:rsidR="003A3853" w:rsidRPr="003A3853" w14:paraId="4DA1BDA4" w14:textId="77777777" w:rsidTr="006D4F24">
        <w:trPr>
          <w:jc w:val="center"/>
        </w:trPr>
        <w:tc>
          <w:tcPr>
            <w:tcW w:w="8095" w:type="dxa"/>
          </w:tcPr>
          <w:p w14:paraId="0F3B53BF" w14:textId="0FB9002E" w:rsidR="00B87141" w:rsidRPr="005B4B2C" w:rsidRDefault="00B87141" w:rsidP="006D4F24">
            <w:pPr>
              <w:jc w:val="center"/>
              <w:rPr>
                <w:rFonts w:cstheme="minorHAnsi"/>
                <w:iCs/>
              </w:rPr>
            </w:pPr>
            <w:r w:rsidRPr="005B4B2C">
              <w:rPr>
                <w:rFonts w:eastAsiaTheme="minorEastAsia" w:cstheme="minorHAnsi"/>
                <w:iCs/>
              </w:rPr>
              <w:t xml:space="preserve"> </w:t>
            </w:r>
            <m:oMath>
              <m:sSub>
                <m:sSubPr>
                  <m:ctrlPr>
                    <w:rPr>
                      <w:rFonts w:ascii="Cambria Math" w:hAnsi="Cambria Math" w:cstheme="minorHAnsi"/>
                      <w:i/>
                      <w:iCs/>
                    </w:rPr>
                  </m:ctrlPr>
                </m:sSubPr>
                <m:e>
                  <m:r>
                    <w:rPr>
                      <w:rFonts w:ascii="Cambria Math" w:hAnsi="Cambria Math" w:cstheme="minorHAnsi"/>
                    </w:rPr>
                    <m:t>D</m:t>
                  </m:r>
                </m:e>
                <m:sub>
                  <m:r>
                    <w:rPr>
                      <w:rFonts w:ascii="Cambria Math" w:hAnsi="Cambria Math" w:cstheme="minorHAnsi"/>
                    </w:rPr>
                    <m:t>11</m:t>
                  </m:r>
                </m:sub>
              </m:sSub>
              <m:r>
                <w:rPr>
                  <w:rFonts w:ascii="Cambria Math" w:hAnsi="Cambria Math" w:cstheme="minorHAnsi"/>
                </w:rPr>
                <m:t xml:space="preserve">= </m:t>
              </m:r>
              <m:d>
                <m:dPr>
                  <m:ctrlPr>
                    <w:rPr>
                      <w:rFonts w:ascii="Cambria Math" w:hAnsi="Cambria Math" w:cstheme="minorHAnsi"/>
                      <w:iCs/>
                    </w:rPr>
                  </m:ctrlPr>
                </m:dPr>
                <m:e>
                  <m:f>
                    <m:fPr>
                      <m:ctrlPr>
                        <w:rPr>
                          <w:rFonts w:ascii="Cambria Math" w:hAnsi="Cambria Math" w:cstheme="minorHAnsi"/>
                          <w:iCs/>
                        </w:rPr>
                      </m:ctrlPr>
                    </m:fPr>
                    <m:num>
                      <m:r>
                        <w:rPr>
                          <w:rFonts w:ascii="Cambria Math"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num>
                    <m:den>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r>
                    <w:rPr>
                      <w:rFonts w:ascii="Cambria Math" w:hAnsi="Cambria Math" w:cstheme="minorHAnsi"/>
                    </w:rPr>
                    <m:t xml:space="preserve"> </m:t>
                  </m:r>
                </m:e>
              </m:d>
            </m:oMath>
          </w:p>
        </w:tc>
        <w:tc>
          <w:tcPr>
            <w:tcW w:w="1255" w:type="dxa"/>
          </w:tcPr>
          <w:p w14:paraId="720890A3" w14:textId="793E911C" w:rsidR="00B87141" w:rsidRPr="005B4B2C" w:rsidRDefault="00B87141" w:rsidP="006D4F24">
            <w:pPr>
              <w:jc w:val="center"/>
              <w:rPr>
                <w:rFonts w:cstheme="minorHAnsi"/>
              </w:rPr>
            </w:pPr>
          </w:p>
        </w:tc>
      </w:tr>
      <w:tr w:rsidR="003A3853" w:rsidRPr="003A3853" w14:paraId="3FF44B14" w14:textId="77777777" w:rsidTr="006D4F24">
        <w:trPr>
          <w:jc w:val="center"/>
        </w:trPr>
        <w:tc>
          <w:tcPr>
            <w:tcW w:w="8095" w:type="dxa"/>
          </w:tcPr>
          <w:p w14:paraId="50F5234E" w14:textId="769D07ED" w:rsidR="00B87141" w:rsidRPr="005B4B2C" w:rsidRDefault="00B87141" w:rsidP="006D4F24">
            <w:pPr>
              <w:jc w:val="center"/>
              <w:rPr>
                <w:rFonts w:ascii="Aptos" w:eastAsia="Aptos" w:hAnsi="Aptos" w:cs="Times New Roman"/>
                <w:iCs/>
              </w:rPr>
            </w:pPr>
            <w:r w:rsidRPr="005B4B2C">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12</m:t>
                  </m:r>
                </m:sub>
              </m:sSub>
              <m:r>
                <w:rPr>
                  <w:rFonts w:ascii="Cambria Math" w:eastAsiaTheme="minorEastAsia" w:hAnsi="Cambria Math"/>
                </w:rPr>
                <m:t xml:space="preserve">= </m:t>
              </m:r>
              <m:d>
                <m:dPr>
                  <m:ctrlPr>
                    <w:rPr>
                      <w:rFonts w:ascii="Cambria Math" w:eastAsiaTheme="minorEastAsia" w:hAnsi="Cambria Math" w:cstheme="minorHAnsi"/>
                      <w:iCs/>
                    </w:rPr>
                  </m:ctrlPr>
                </m:dPr>
                <m:e>
                  <m:f>
                    <m:fPr>
                      <m:ctrlPr>
                        <w:rPr>
                          <w:rFonts w:ascii="Cambria Math" w:eastAsiaTheme="minorEastAsia" w:hAnsi="Cambria Math" w:cstheme="minorHAnsi"/>
                          <w:iCs/>
                        </w:rPr>
                      </m:ctrlPr>
                    </m:fPr>
                    <m:num>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num>
                    <m:den>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e>
              </m:d>
            </m:oMath>
          </w:p>
        </w:tc>
        <w:tc>
          <w:tcPr>
            <w:tcW w:w="1255" w:type="dxa"/>
          </w:tcPr>
          <w:p w14:paraId="6758424C" w14:textId="77777777" w:rsidR="00B87141" w:rsidRPr="005B4B2C" w:rsidRDefault="00B87141" w:rsidP="006D4F24">
            <w:pPr>
              <w:jc w:val="center"/>
              <w:rPr>
                <w:rFonts w:cstheme="minorHAnsi"/>
              </w:rPr>
            </w:pPr>
          </w:p>
        </w:tc>
      </w:tr>
    </w:tbl>
    <w:p w14:paraId="57B9401C" w14:textId="77777777" w:rsidR="003A3853" w:rsidRPr="005B4B2C" w:rsidRDefault="003A3853" w:rsidP="00890E42">
      <w:pPr>
        <w:rPr>
          <w:rFonts w:eastAsiaTheme="minorEastAsia" w:cstheme="minorHAnsi"/>
        </w:rPr>
      </w:pPr>
    </w:p>
    <w:p w14:paraId="61534132" w14:textId="58CDF6E3" w:rsidR="004A42A1" w:rsidRPr="005B4B2C" w:rsidRDefault="004A42A1" w:rsidP="00890E42">
      <w:pPr>
        <w:rPr>
          <w:rFonts w:eastAsiaTheme="minorEastAsia" w:cstheme="minorHAnsi"/>
        </w:rPr>
      </w:pPr>
      <w:r w:rsidRPr="005B4B2C">
        <w:rPr>
          <w:rFonts w:eastAsiaTheme="minorEastAsia" w:cstheme="minorHAnsi"/>
        </w:rPr>
        <w:t xml:space="preserve">Assuming that the flux of solute is only in one dimension. </w:t>
      </w:r>
    </w:p>
    <w:tbl>
      <w:tblPr>
        <w:tblStyle w:val="TableGrid"/>
        <w:tblW w:w="0" w:type="auto"/>
        <w:jc w:val="center"/>
        <w:tblLook w:val="04A0" w:firstRow="1" w:lastRow="0" w:firstColumn="1" w:lastColumn="0" w:noHBand="0" w:noVBand="1"/>
      </w:tblPr>
      <w:tblGrid>
        <w:gridCol w:w="8095"/>
        <w:gridCol w:w="1255"/>
      </w:tblGrid>
      <w:tr w:rsidR="004A42A1" w:rsidRPr="005B4B2C" w14:paraId="27E1BB51" w14:textId="77777777" w:rsidTr="006D4F24">
        <w:trPr>
          <w:jc w:val="center"/>
        </w:trPr>
        <w:tc>
          <w:tcPr>
            <w:tcW w:w="8095" w:type="dxa"/>
          </w:tcPr>
          <w:p w14:paraId="5E938528" w14:textId="387FE6A3" w:rsidR="004A42A1" w:rsidRPr="005B4B2C" w:rsidRDefault="00000000" w:rsidP="006D4F24">
            <w:pPr>
              <w:jc w:val="center"/>
              <w:rPr>
                <w:rFonts w:cstheme="minorHAnsi"/>
                <w:iCs/>
              </w:rPr>
            </w:pPr>
            <m:oMathPara>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w:rPr>
                    <w:rFonts w:ascii="Cambria Math" w:hAnsi="Cambria Math" w:cstheme="minorHAnsi"/>
                  </w:rPr>
                  <m:t>≅</m:t>
                </m:r>
                <m:f>
                  <m:fPr>
                    <m:ctrlPr>
                      <w:rPr>
                        <w:rFonts w:ascii="Cambria Math" w:eastAsiaTheme="minorEastAsia"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D</m:t>
                        </m:r>
                        <m:ctrlPr>
                          <w:rPr>
                            <w:rFonts w:ascii="Cambria Math" w:hAnsi="Cambria Math" w:cstheme="minorHAnsi"/>
                          </w:rPr>
                        </m:ctrlPr>
                      </m:e>
                      <m:sub>
                        <m:r>
                          <w:rPr>
                            <w:rFonts w:ascii="Cambria Math" w:eastAsiaTheme="minorEastAsia" w:hAnsi="Cambria Math" w:cstheme="minorHAnsi"/>
                          </w:rPr>
                          <m:t>11</m:t>
                        </m:r>
                      </m:sub>
                    </m:sSub>
                    <m:ctrlPr>
                      <w:rPr>
                        <w:rFonts w:ascii="Cambria Math" w:hAnsi="Cambria Math" w:cstheme="minorHAnsi"/>
                      </w:rPr>
                    </m:ctrlPr>
                  </m:num>
                  <m:den>
                    <m:r>
                      <w:rPr>
                        <w:rFonts w:ascii="Cambria Math" w:eastAsiaTheme="minorEastAsia" w:hAnsi="Cambria Math" w:cstheme="minorHAnsi"/>
                      </w:rPr>
                      <m:t>L</m:t>
                    </m:r>
                  </m:den>
                </m:f>
                <m:d>
                  <m:dPr>
                    <m:ctrlPr>
                      <w:rPr>
                        <w:rFonts w:ascii="Cambria Math" w:eastAsiaTheme="minorEastAsia" w:hAnsi="Cambria Math" w:cstheme="minorHAnsi"/>
                      </w:rPr>
                    </m:ctrlPr>
                  </m:dPr>
                  <m:e>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int,1</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int,1</m:t>
                        </m:r>
                      </m:sub>
                      <m:sup>
                        <m: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p,1</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p,1</m:t>
                        </m:r>
                      </m:sub>
                      <m:sup>
                        <m:r>
                          <w:rPr>
                            <w:rFonts w:ascii="Cambria Math" w:eastAsiaTheme="minorEastAsia" w:hAnsi="Cambria Math" w:cstheme="minorHAnsi"/>
                          </w:rPr>
                          <m:t>s</m:t>
                        </m:r>
                      </m:sup>
                    </m:sSubSup>
                  </m:e>
                </m:d>
                <m:r>
                  <m:rPr>
                    <m:sty m:val="p"/>
                  </m:rPr>
                  <w:rPr>
                    <w:rFonts w:ascii="Cambria Math" w:hAnsi="Cambria Math" w:cstheme="minorHAnsi"/>
                  </w:rPr>
                  <m:t>+</m:t>
                </m:r>
                <m:f>
                  <m:fPr>
                    <m:ctrlPr>
                      <w:rPr>
                        <w:rFonts w:ascii="Cambria Math" w:eastAsiaTheme="minorEastAsia"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D</m:t>
                        </m:r>
                        <m:ctrlPr>
                          <w:rPr>
                            <w:rFonts w:ascii="Cambria Math" w:hAnsi="Cambria Math" w:cstheme="minorHAnsi"/>
                          </w:rPr>
                        </m:ctrlPr>
                      </m:e>
                      <m:sub>
                        <m:r>
                          <w:rPr>
                            <w:rFonts w:ascii="Cambria Math" w:eastAsiaTheme="minorEastAsia" w:hAnsi="Cambria Math" w:cstheme="minorHAnsi"/>
                          </w:rPr>
                          <m:t>12</m:t>
                        </m:r>
                      </m:sub>
                    </m:sSub>
                    <m:ctrlPr>
                      <w:rPr>
                        <w:rFonts w:ascii="Cambria Math" w:hAnsi="Cambria Math" w:cstheme="minorHAnsi"/>
                      </w:rPr>
                    </m:ctrlPr>
                  </m:num>
                  <m:den>
                    <m:r>
                      <w:rPr>
                        <w:rFonts w:ascii="Cambria Math" w:eastAsiaTheme="minorEastAsia" w:hAnsi="Cambria Math" w:cstheme="minorHAnsi"/>
                      </w:rPr>
                      <m:t>L</m:t>
                    </m:r>
                  </m:den>
                </m:f>
                <m:d>
                  <m:dPr>
                    <m:ctrlPr>
                      <w:rPr>
                        <w:rFonts w:ascii="Cambria Math" w:eastAsiaTheme="minorEastAsia" w:hAnsi="Cambria Math" w:cstheme="minorHAnsi"/>
                      </w:rPr>
                    </m:ctrlPr>
                  </m:dPr>
                  <m:e>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int,2</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int,2</m:t>
                        </m:r>
                      </m:sub>
                      <m:sup>
                        <m: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p,2</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p,2</m:t>
                        </m:r>
                      </m:sub>
                      <m:sup>
                        <m:r>
                          <w:rPr>
                            <w:rFonts w:ascii="Cambria Math" w:eastAsiaTheme="minorEastAsia" w:hAnsi="Cambria Math" w:cstheme="minorHAnsi"/>
                          </w:rPr>
                          <m:t>s</m:t>
                        </m:r>
                      </m:sup>
                    </m:sSubSup>
                  </m:e>
                </m:d>
              </m:oMath>
            </m:oMathPara>
          </w:p>
        </w:tc>
        <w:tc>
          <w:tcPr>
            <w:tcW w:w="1255" w:type="dxa"/>
          </w:tcPr>
          <w:p w14:paraId="5C6849BD" w14:textId="51F909E8" w:rsidR="004A42A1" w:rsidRPr="005B4B2C" w:rsidRDefault="004A42A1" w:rsidP="006D4F24">
            <w:pPr>
              <w:jc w:val="center"/>
              <w:rPr>
                <w:rFonts w:cstheme="minorHAnsi"/>
              </w:rPr>
            </w:pPr>
          </w:p>
        </w:tc>
      </w:tr>
    </w:tbl>
    <w:p w14:paraId="069A0A8D" w14:textId="2D911396" w:rsidR="004A42A1" w:rsidRDefault="00A672A3" w:rsidP="00890E42">
      <w:pPr>
        <w:rPr>
          <w:ins w:id="4" w:author="Jonathan Ouimet" w:date="2026-04-12T11:20:00Z" w16du:dateUtc="2026-04-12T18:20:00Z"/>
          <w:rFonts w:eastAsiaTheme="minorEastAsia" w:cstheme="minorHAnsi"/>
        </w:rPr>
      </w:pPr>
      <w:ins w:id="5" w:author="Jonathan Ouimet" w:date="2026-04-12T11:21:00Z" w16du:dateUtc="2026-04-12T18:21:00Z">
        <w:r>
          <w:rPr>
            <w:rFonts w:eastAsiaTheme="minorEastAsia" w:cstheme="minorHAnsi"/>
          </w:rPr>
          <w:t xml:space="preserve">In the simplest form, if the partition coefficients are not effected by the presence of the other ions. </w:t>
        </w:r>
      </w:ins>
    </w:p>
    <w:tbl>
      <w:tblPr>
        <w:tblStyle w:val="TableGrid"/>
        <w:tblW w:w="0" w:type="auto"/>
        <w:jc w:val="center"/>
        <w:tblLook w:val="04A0" w:firstRow="1" w:lastRow="0" w:firstColumn="1" w:lastColumn="0" w:noHBand="0" w:noVBand="1"/>
      </w:tblPr>
      <w:tblGrid>
        <w:gridCol w:w="8095"/>
        <w:gridCol w:w="1255"/>
      </w:tblGrid>
      <w:tr w:rsidR="00A672A3" w:rsidRPr="005B4B2C" w14:paraId="10B61626" w14:textId="77777777" w:rsidTr="006A64DA">
        <w:trPr>
          <w:jc w:val="center"/>
          <w:ins w:id="6" w:author="Jonathan Ouimet" w:date="2026-04-12T11:21:00Z" w16du:dateUtc="2026-04-12T18:21:00Z"/>
        </w:trPr>
        <w:tc>
          <w:tcPr>
            <w:tcW w:w="8095" w:type="dxa"/>
          </w:tcPr>
          <w:p w14:paraId="70B64761" w14:textId="0FAD655D" w:rsidR="00A672A3" w:rsidRPr="005B4B2C" w:rsidRDefault="00A672A3" w:rsidP="006A64DA">
            <w:pPr>
              <w:jc w:val="center"/>
              <w:rPr>
                <w:ins w:id="7" w:author="Jonathan Ouimet" w:date="2026-04-12T11:21:00Z" w16du:dateUtc="2026-04-12T18:21:00Z"/>
                <w:rFonts w:cstheme="minorHAnsi"/>
                <w:iCs/>
              </w:rPr>
            </w:pPr>
            <m:oMathPara>
              <m:oMath>
                <m:sSub>
                  <m:sSubPr>
                    <m:ctrlPr>
                      <w:ins w:id="8" w:author="Jonathan Ouimet" w:date="2026-04-12T11:21:00Z" w16du:dateUtc="2026-04-12T18:21:00Z">
                        <w:rPr>
                          <w:rFonts w:ascii="Cambria Math" w:hAnsi="Cambria Math" w:cstheme="minorHAnsi"/>
                          <w:iCs/>
                        </w:rPr>
                      </w:ins>
                    </m:ctrlPr>
                  </m:sSubPr>
                  <m:e>
                    <m:r>
                      <w:ins w:id="9" w:author="Jonathan Ouimet" w:date="2026-04-12T11:21:00Z" w16du:dateUtc="2026-04-12T18:21:00Z">
                        <m:rPr>
                          <m:sty m:val="p"/>
                        </m:rPr>
                        <w:rPr>
                          <w:rFonts w:ascii="Cambria Math" w:hAnsi="Cambria Math" w:cstheme="minorHAnsi"/>
                        </w:rPr>
                        <m:t>H</m:t>
                      </w:ins>
                    </m:r>
                  </m:e>
                  <m:sub>
                    <m:r>
                      <w:ins w:id="10" w:author="Jonathan Ouimet" w:date="2026-04-12T11:21:00Z" w16du:dateUtc="2026-04-12T18:21:00Z">
                        <m:rPr>
                          <m:sty m:val="p"/>
                        </m:rPr>
                        <w:rPr>
                          <w:rFonts w:ascii="Cambria Math" w:hAnsi="Cambria Math" w:cstheme="minorHAnsi"/>
                        </w:rPr>
                        <m:t>i</m:t>
                      </w:ins>
                    </m:r>
                  </m:sub>
                </m:sSub>
                <m:r>
                  <w:ins w:id="11" w:author="Jonathan Ouimet" w:date="2026-04-12T11:21:00Z" w16du:dateUtc="2026-04-12T18:21:00Z">
                    <w:rPr>
                      <w:rFonts w:ascii="Cambria Math" w:hAnsi="Cambria Math" w:cstheme="minorHAnsi"/>
                    </w:rPr>
                    <m:t>=</m:t>
                  </w:ins>
                </m:r>
                <m:sSub>
                  <m:sSubPr>
                    <m:ctrlPr>
                      <w:ins w:id="12" w:author="Jonathan Ouimet" w:date="2026-04-12T11:22:00Z" w16du:dateUtc="2026-04-12T18:22:00Z">
                        <w:rPr>
                          <w:rFonts w:ascii="Cambria Math" w:hAnsi="Cambria Math" w:cstheme="minorHAnsi"/>
                          <w:i/>
                          <w:iCs/>
                        </w:rPr>
                      </w:ins>
                    </m:ctrlPr>
                  </m:sSubPr>
                  <m:e>
                    <m:r>
                      <w:ins w:id="13" w:author="Jonathan Ouimet" w:date="2026-04-12T11:22:00Z" w16du:dateUtc="2026-04-12T18:22:00Z">
                        <w:rPr>
                          <w:rFonts w:ascii="Cambria Math" w:hAnsi="Cambria Math" w:cstheme="minorHAnsi"/>
                        </w:rPr>
                        <m:t>β</m:t>
                      </w:ins>
                    </m:r>
                  </m:e>
                  <m:sub>
                    <m:r>
                      <w:ins w:id="14" w:author="Jonathan Ouimet" w:date="2026-04-12T11:22:00Z" w16du:dateUtc="2026-04-12T18:22:00Z">
                        <w:rPr>
                          <w:rFonts w:ascii="Cambria Math" w:hAnsi="Cambria Math" w:cstheme="minorHAnsi"/>
                        </w:rPr>
                        <m:t>0,i</m:t>
                      </w:ins>
                    </m:r>
                  </m:sub>
                </m:sSub>
                <m:r>
                  <w:ins w:id="15" w:author="Jonathan Ouimet" w:date="2026-04-12T11:22:00Z" w16du:dateUtc="2026-04-12T18:22:00Z">
                    <w:rPr>
                      <w:rFonts w:ascii="Cambria Math" w:hAnsi="Cambria Math" w:cstheme="minorHAnsi"/>
                    </w:rPr>
                    <m:t>+</m:t>
                  </w:ins>
                </m:r>
                <m:sSub>
                  <m:sSubPr>
                    <m:ctrlPr>
                      <w:ins w:id="16" w:author="Jonathan Ouimet" w:date="2026-04-12T11:22:00Z" w16du:dateUtc="2026-04-12T18:22:00Z">
                        <w:rPr>
                          <w:rFonts w:ascii="Cambria Math" w:hAnsi="Cambria Math" w:cstheme="minorHAnsi"/>
                          <w:i/>
                          <w:iCs/>
                        </w:rPr>
                      </w:ins>
                    </m:ctrlPr>
                  </m:sSubPr>
                  <m:e>
                    <m:r>
                      <w:ins w:id="17" w:author="Jonathan Ouimet" w:date="2026-04-12T11:22:00Z" w16du:dateUtc="2026-04-12T18:22:00Z">
                        <w:rPr>
                          <w:rFonts w:ascii="Cambria Math" w:hAnsi="Cambria Math" w:cstheme="minorHAnsi"/>
                        </w:rPr>
                        <m:t>c</m:t>
                      </w:ins>
                    </m:r>
                  </m:e>
                  <m:sub>
                    <m:r>
                      <w:ins w:id="18" w:author="Jonathan Ouimet" w:date="2026-04-12T11:22:00Z" w16du:dateUtc="2026-04-12T18:22:00Z">
                        <w:rPr>
                          <w:rFonts w:ascii="Cambria Math" w:hAnsi="Cambria Math" w:cstheme="minorHAnsi"/>
                        </w:rPr>
                        <m:t>i</m:t>
                      </w:ins>
                    </m:r>
                  </m:sub>
                </m:sSub>
                <m:sSub>
                  <m:sSubPr>
                    <m:ctrlPr>
                      <w:ins w:id="19" w:author="Jonathan Ouimet" w:date="2026-04-12T11:22:00Z" w16du:dateUtc="2026-04-12T18:22:00Z">
                        <w:rPr>
                          <w:rFonts w:ascii="Cambria Math" w:hAnsi="Cambria Math" w:cstheme="minorHAnsi"/>
                          <w:i/>
                          <w:iCs/>
                        </w:rPr>
                      </w:ins>
                    </m:ctrlPr>
                  </m:sSubPr>
                  <m:e>
                    <m:r>
                      <w:ins w:id="20" w:author="Jonathan Ouimet" w:date="2026-04-12T11:22:00Z" w16du:dateUtc="2026-04-12T18:22:00Z">
                        <w:rPr>
                          <w:rFonts w:ascii="Cambria Math" w:hAnsi="Cambria Math" w:cstheme="minorHAnsi"/>
                        </w:rPr>
                        <m:t>β</m:t>
                      </w:ins>
                    </m:r>
                  </m:e>
                  <m:sub>
                    <m:r>
                      <w:ins w:id="21" w:author="Jonathan Ouimet" w:date="2026-04-12T11:22:00Z" w16du:dateUtc="2026-04-12T18:22:00Z">
                        <w:rPr>
                          <w:rFonts w:ascii="Cambria Math" w:hAnsi="Cambria Math" w:cstheme="minorHAnsi"/>
                        </w:rPr>
                        <m:t>i</m:t>
                      </w:ins>
                    </m:r>
                  </m:sub>
                </m:sSub>
              </m:oMath>
            </m:oMathPara>
          </w:p>
        </w:tc>
        <w:tc>
          <w:tcPr>
            <w:tcW w:w="1255" w:type="dxa"/>
          </w:tcPr>
          <w:p w14:paraId="1BDD37E5" w14:textId="77777777" w:rsidR="00A672A3" w:rsidRPr="005B4B2C" w:rsidRDefault="00A672A3" w:rsidP="006A64DA">
            <w:pPr>
              <w:jc w:val="center"/>
              <w:rPr>
                <w:ins w:id="22" w:author="Jonathan Ouimet" w:date="2026-04-12T11:21:00Z" w16du:dateUtc="2026-04-12T18:21:00Z"/>
                <w:rFonts w:cstheme="minorHAnsi"/>
              </w:rPr>
            </w:pPr>
          </w:p>
        </w:tc>
      </w:tr>
    </w:tbl>
    <w:p w14:paraId="3498DD42" w14:textId="77777777" w:rsidR="00A672A3" w:rsidRDefault="00A672A3" w:rsidP="00890E42">
      <w:pPr>
        <w:rPr>
          <w:ins w:id="23" w:author="Jonathan Ouimet" w:date="2026-04-12T11:20:00Z" w16du:dateUtc="2026-04-12T18:20:00Z"/>
          <w:rFonts w:eastAsiaTheme="minorEastAsia" w:cstheme="minorHAnsi"/>
        </w:rPr>
      </w:pPr>
    </w:p>
    <w:p w14:paraId="5CA332F4" w14:textId="77777777" w:rsidR="00A672A3" w:rsidRPr="005B4B2C" w:rsidRDefault="00A672A3" w:rsidP="00890E42">
      <w:pPr>
        <w:rPr>
          <w:rFonts w:eastAsiaTheme="minorEastAsia" w:cstheme="minorHAnsi"/>
        </w:rPr>
      </w:pPr>
    </w:p>
    <w:p w14:paraId="64070A9A" w14:textId="1DBFCBEA" w:rsidR="004A42A1" w:rsidRPr="005B4B2C" w:rsidRDefault="004A42A1" w:rsidP="004A42A1">
      <w:pPr>
        <w:tabs>
          <w:tab w:val="left" w:pos="810"/>
        </w:tabs>
      </w:pPr>
      <w:r w:rsidRPr="005B4B2C">
        <w:t xml:space="preserve">We can further simplify the equations into their lumped parameter form if the partition coefficient is not a strong function of concentration. </w:t>
      </w:r>
      <w:r w:rsidR="00CA2225" w:rsidRPr="005B4B2C">
        <w:t xml:space="preserve">And for a one salt system. </w:t>
      </w:r>
    </w:p>
    <w:p w14:paraId="792965C0" w14:textId="77777777" w:rsidR="004A42A1" w:rsidRPr="005B4B2C" w:rsidRDefault="004A42A1" w:rsidP="00890E42">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3A3853" w:rsidRPr="003A3853" w14:paraId="65D5D42A" w14:textId="77777777" w:rsidTr="006D4F24">
        <w:trPr>
          <w:jc w:val="center"/>
        </w:trPr>
        <w:tc>
          <w:tcPr>
            <w:tcW w:w="8095" w:type="dxa"/>
          </w:tcPr>
          <w:p w14:paraId="06553ADB" w14:textId="7FA1B434" w:rsidR="004A42A1" w:rsidRPr="005B4B2C" w:rsidRDefault="00000000" w:rsidP="006D4F24">
            <w:pPr>
              <w:jc w:val="center"/>
              <w:rPr>
                <w:rFonts w:ascii="Aptos" w:eastAsia="Aptos" w:hAnsi="Aptos" w:cs="Times New Roman"/>
                <w:iCs/>
              </w:rPr>
            </w:pPr>
            <m:oMathPara>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w:rPr>
                    <w:rFonts w:ascii="Cambria Math"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ctrlPr>
                      <w:rPr>
                        <w:rFonts w:ascii="Cambria Math" w:hAnsi="Cambria Math" w:cstheme="minorHAnsi"/>
                      </w:rPr>
                    </m:ctrlPr>
                  </m:e>
                  <m:sub>
                    <m:r>
                      <w:rPr>
                        <w:rFonts w:ascii="Cambria Math" w:eastAsiaTheme="minorEastAsia" w:hAnsi="Cambria Math" w:cstheme="minorHAnsi"/>
                      </w:rPr>
                      <m:t>11</m:t>
                    </m:r>
                  </m:sub>
                </m:sSub>
                <m:d>
                  <m:dPr>
                    <m:ctrlPr>
                      <w:rPr>
                        <w:rFonts w:ascii="Cambria Math" w:eastAsiaTheme="minorEastAsia" w:hAnsi="Cambria Math" w:cstheme="minorHAns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int,1</m:t>
                        </m:r>
                      </m:sub>
                      <m:sup>
                        <m:r>
                          <w:rPr>
                            <w:rFonts w:ascii="Cambria Math" w:eastAsiaTheme="minorEastAsia" w:hAnsi="Cambria Math" w:cstheme="minorHAnsi"/>
                          </w:rPr>
                          <m:t>s</m:t>
                        </m:r>
                      </m:sup>
                    </m:sSubSup>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p,1</m:t>
                        </m:r>
                      </m:sub>
                      <m:sup>
                        <m:r>
                          <w:rPr>
                            <w:rFonts w:ascii="Cambria Math" w:eastAsiaTheme="minorEastAsia" w:hAnsi="Cambria Math" w:cstheme="minorHAnsi"/>
                          </w:rPr>
                          <m:t>s</m:t>
                        </m:r>
                      </m:sup>
                    </m:sSubSup>
                  </m:e>
                </m:d>
                <m:r>
                  <m:rPr>
                    <m:sty m:val="p"/>
                  </m:rPr>
                  <w:rPr>
                    <w:rFonts w:ascii="Cambria Math"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ctrlPr>
                      <w:rPr>
                        <w:rFonts w:ascii="Cambria Math" w:hAnsi="Cambria Math" w:cstheme="minorHAnsi"/>
                      </w:rPr>
                    </m:ctrlPr>
                  </m:e>
                  <m:sub>
                    <m:r>
                      <w:rPr>
                        <w:rFonts w:ascii="Cambria Math" w:eastAsiaTheme="minorEastAsia" w:hAnsi="Cambria Math" w:cstheme="minorHAnsi"/>
                      </w:rPr>
                      <m:t>12</m:t>
                    </m:r>
                  </m:sub>
                </m:sSub>
                <m:d>
                  <m:dPr>
                    <m:ctrlPr>
                      <w:rPr>
                        <w:rFonts w:ascii="Cambria Math" w:eastAsiaTheme="minorEastAsia" w:hAnsi="Cambria Math" w:cstheme="minorHAns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int,2</m:t>
                        </m:r>
                      </m:sub>
                      <m:sup>
                        <m:r>
                          <w:rPr>
                            <w:rFonts w:ascii="Cambria Math" w:eastAsiaTheme="minorEastAsia" w:hAnsi="Cambria Math" w:cstheme="minorHAnsi"/>
                          </w:rPr>
                          <m:t>s</m:t>
                        </m:r>
                      </m:sup>
                    </m:sSubSup>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p,2</m:t>
                        </m:r>
                      </m:sub>
                      <m:sup>
                        <m:r>
                          <w:rPr>
                            <w:rFonts w:ascii="Cambria Math" w:eastAsiaTheme="minorEastAsia" w:hAnsi="Cambria Math" w:cstheme="minorHAnsi"/>
                          </w:rPr>
                          <m:t>s</m:t>
                        </m:r>
                      </m:sup>
                    </m:sSubSup>
                  </m:e>
                </m:d>
              </m:oMath>
            </m:oMathPara>
          </w:p>
        </w:tc>
        <w:tc>
          <w:tcPr>
            <w:tcW w:w="1255" w:type="dxa"/>
          </w:tcPr>
          <w:p w14:paraId="0EBF8ECC" w14:textId="798B1C22" w:rsidR="004A42A1" w:rsidRPr="005B4B2C" w:rsidRDefault="004A42A1" w:rsidP="006D4F24">
            <w:pPr>
              <w:jc w:val="center"/>
              <w:rPr>
                <w:rFonts w:cstheme="minorHAnsi"/>
              </w:rPr>
            </w:pPr>
          </w:p>
        </w:tc>
      </w:tr>
      <w:tr w:rsidR="00CA2225" w:rsidRPr="005B4B2C" w14:paraId="3FB888ED" w14:textId="77777777" w:rsidTr="006D4F24">
        <w:trPr>
          <w:jc w:val="center"/>
        </w:trPr>
        <w:tc>
          <w:tcPr>
            <w:tcW w:w="8095" w:type="dxa"/>
          </w:tcPr>
          <w:p w14:paraId="2C7D8D8A" w14:textId="25385833" w:rsidR="00CA2225" w:rsidRPr="005B4B2C" w:rsidRDefault="00000000" w:rsidP="006D4F24">
            <w:pPr>
              <w:jc w:val="center"/>
              <w:rPr>
                <w:rFonts w:ascii="Aptos" w:eastAsia="Times New Roman" w:hAnsi="Aptos" w:cs="Aptos"/>
                <w:iCs/>
              </w:rPr>
            </w:pPr>
            <m:oMathPara>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w:rPr>
                    <w:rFonts w:ascii="Cambria Math"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ctrlPr>
                      <w:rPr>
                        <w:rFonts w:ascii="Cambria Math" w:hAnsi="Cambria Math" w:cstheme="minorHAnsi"/>
                      </w:rPr>
                    </m:ctrlPr>
                  </m:e>
                  <m:sub>
                    <m:r>
                      <w:rPr>
                        <w:rFonts w:ascii="Cambria Math" w:eastAsiaTheme="minorEastAsia" w:hAnsi="Cambria Math" w:cstheme="minorHAnsi"/>
                      </w:rPr>
                      <m:t>11</m:t>
                    </m:r>
                  </m:sub>
                </m:sSub>
                <m:d>
                  <m:dPr>
                    <m:ctrlPr>
                      <w:rPr>
                        <w:rFonts w:ascii="Cambria Math" w:eastAsiaTheme="minorEastAsia" w:hAnsi="Cambria Math" w:cstheme="minorHAns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int,1</m:t>
                        </m:r>
                      </m:sub>
                      <m:sup>
                        <m:r>
                          <w:rPr>
                            <w:rFonts w:ascii="Cambria Math" w:eastAsiaTheme="minorEastAsia" w:hAnsi="Cambria Math" w:cstheme="minorHAnsi"/>
                          </w:rPr>
                          <m:t>s</m:t>
                        </m:r>
                      </m:sup>
                    </m:sSubSup>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p,1</m:t>
                        </m:r>
                      </m:sub>
                      <m:sup>
                        <m:r>
                          <w:rPr>
                            <w:rFonts w:ascii="Cambria Math" w:eastAsiaTheme="minorEastAsia" w:hAnsi="Cambria Math" w:cstheme="minorHAnsi"/>
                          </w:rPr>
                          <m:t>s</m:t>
                        </m:r>
                      </m:sup>
                    </m:sSubSup>
                  </m:e>
                </m:d>
              </m:oMath>
            </m:oMathPara>
          </w:p>
        </w:tc>
        <w:tc>
          <w:tcPr>
            <w:tcW w:w="1255" w:type="dxa"/>
          </w:tcPr>
          <w:p w14:paraId="67ABAA7E" w14:textId="77777777" w:rsidR="00CA2225" w:rsidRPr="005B4B2C" w:rsidRDefault="00CA2225" w:rsidP="006D4F24">
            <w:pPr>
              <w:jc w:val="center"/>
              <w:rPr>
                <w:rFonts w:cstheme="minorHAnsi"/>
              </w:rPr>
            </w:pPr>
          </w:p>
        </w:tc>
      </w:tr>
    </w:tbl>
    <w:p w14:paraId="3965381C" w14:textId="77777777" w:rsidR="004A42A1" w:rsidRPr="005B4B2C" w:rsidRDefault="004A42A1" w:rsidP="00890E42">
      <w:pPr>
        <w:rPr>
          <w:rFonts w:eastAsiaTheme="minorEastAsia" w:cstheme="minorHAnsi"/>
        </w:rPr>
      </w:pPr>
    </w:p>
    <w:p w14:paraId="401B0AFB" w14:textId="49CD5C59" w:rsidR="00A047DD" w:rsidRPr="00FB3B34" w:rsidRDefault="003A3853" w:rsidP="005B4B2C">
      <w:pPr>
        <w:shd w:val="clear" w:color="auto" w:fill="FFFF00"/>
        <w:rPr>
          <w:rFonts w:eastAsiaTheme="minorEastAsia" w:cstheme="minorHAnsi"/>
          <w:color w:val="EE0000"/>
        </w:rPr>
      </w:pPr>
      <w:r>
        <w:rPr>
          <w:rFonts w:eastAsiaTheme="minorEastAsia" w:cstheme="minorHAnsi"/>
          <w:color w:val="EE0000"/>
        </w:rPr>
        <w:t xml:space="preserve">These equations are the ones that Laurianne is using to regress </w:t>
      </w:r>
      <w:del w:id="24" w:author="Jonathan Ouimet" w:date="2026-04-12T11:22:00Z" w16du:dateUtc="2026-04-12T18:22:00Z">
        <w:r w:rsidDel="000329A9">
          <w:rPr>
            <w:rFonts w:eastAsiaTheme="minorEastAsia" w:cstheme="minorHAnsi"/>
            <w:color w:val="EE0000"/>
          </w:rPr>
          <w:delText>parameters</w:delText>
        </w:r>
      </w:del>
      <w:ins w:id="25" w:author="Jonathan Ouimet" w:date="2026-04-12T11:22:00Z" w16du:dateUtc="2026-04-12T18:22:00Z">
        <w:r w:rsidR="000329A9">
          <w:rPr>
            <w:rFonts w:eastAsiaTheme="minorEastAsia" w:cstheme="minorHAnsi"/>
            <w:color w:val="EE0000"/>
          </w:rPr>
          <w:t>B11 and B12</w:t>
        </w:r>
      </w:ins>
      <w:r>
        <w:rPr>
          <w:rFonts w:eastAsiaTheme="minorEastAsia" w:cstheme="minorHAnsi"/>
          <w:color w:val="EE0000"/>
        </w:rPr>
        <w:t xml:space="preserve">. This, to me, does not make it clear that her regression includes convection. </w:t>
      </w:r>
    </w:p>
    <w:p w14:paraId="1971D052" w14:textId="644ADD1B" w:rsidR="003A3853" w:rsidRDefault="003A3853">
      <w:pPr>
        <w:spacing w:after="160" w:line="278" w:lineRule="auto"/>
      </w:pPr>
      <w:r>
        <w:br w:type="page"/>
      </w:r>
    </w:p>
    <w:p w14:paraId="27113C96" w14:textId="77777777" w:rsidR="00890E42" w:rsidRDefault="00890E42" w:rsidP="00890E42">
      <w:pPr>
        <w:tabs>
          <w:tab w:val="left" w:pos="810"/>
        </w:tabs>
      </w:pPr>
    </w:p>
    <w:p w14:paraId="644E82C5" w14:textId="32FBB74E" w:rsidR="00890E42" w:rsidRDefault="00890E42" w:rsidP="00890E42">
      <w:pPr>
        <w:tabs>
          <w:tab w:val="left" w:pos="810"/>
        </w:tabs>
      </w:pPr>
      <w:r>
        <w:t>Complete Derivation.</w:t>
      </w:r>
    </w:p>
    <w:p w14:paraId="07EEF066" w14:textId="77777777" w:rsidR="00890E42" w:rsidRDefault="00890E42" w:rsidP="00890E42">
      <w:pPr>
        <w:tabs>
          <w:tab w:val="left" w:pos="810"/>
        </w:tabs>
      </w:pPr>
    </w:p>
    <w:p w14:paraId="748934B2" w14:textId="7BCDF892" w:rsidR="00890E42" w:rsidRDefault="00890E42" w:rsidP="00890E42">
      <w:pPr>
        <w:tabs>
          <w:tab w:val="left" w:pos="0"/>
        </w:tabs>
        <w:rPr>
          <w:rFonts w:cstheme="minorHAnsi"/>
        </w:rPr>
      </w:pPr>
      <w:r w:rsidRPr="00512EE3">
        <w:rPr>
          <w:rFonts w:cstheme="minorHAnsi"/>
        </w:rPr>
        <w:t>The extended Nernst-Planck equation</w:t>
      </w:r>
      <w:r>
        <w:rPr>
          <w:rFonts w:cstheme="minorHAnsi"/>
        </w:rPr>
        <w:t xml:space="preserve"> (equation 1)</w:t>
      </w:r>
      <w:r w:rsidRPr="00512EE3">
        <w:rPr>
          <w:rFonts w:cstheme="minorHAnsi"/>
        </w:rPr>
        <w:t>, net-ionic current constraint</w:t>
      </w:r>
      <w:r>
        <w:rPr>
          <w:rFonts w:cstheme="minorHAnsi"/>
        </w:rPr>
        <w:t xml:space="preserve"> (equation 2)</w:t>
      </w:r>
      <w:r w:rsidRPr="00512EE3">
        <w:rPr>
          <w:rFonts w:cstheme="minorHAnsi"/>
        </w:rPr>
        <w:t xml:space="preserve">, and electroneutrality constraint </w:t>
      </w:r>
      <w:r>
        <w:rPr>
          <w:rFonts w:cstheme="minorHAnsi"/>
        </w:rPr>
        <w:t xml:space="preserve">(equation 3) </w:t>
      </w:r>
      <w:r w:rsidRPr="00512EE3">
        <w:rPr>
          <w:rFonts w:cstheme="minorHAnsi"/>
        </w:rPr>
        <w:t xml:space="preserve">remains. </w:t>
      </w:r>
      <w:r>
        <w:rPr>
          <w:rFonts w:cstheme="minorHAnsi"/>
        </w:rPr>
        <w:t>A</w:t>
      </w:r>
      <w:r w:rsidRPr="00512EE3">
        <w:rPr>
          <w:rFonts w:cstheme="minorHAnsi"/>
        </w:rPr>
        <w:t xml:space="preserve"> new term</w:t>
      </w:r>
      <w:r>
        <w:rPr>
          <w:rFonts w:cstheme="minorHAnsi"/>
        </w:rPr>
        <w:t>,</w:t>
      </w:r>
      <w:r w:rsidRPr="00512EE3">
        <w:rPr>
          <w:rFonts w:cstheme="minorHAnsi"/>
        </w:rPr>
        <w:t xml:space="preserve"> χ</w:t>
      </w:r>
      <w:r>
        <w:rPr>
          <w:rFonts w:cstheme="minorHAnsi"/>
        </w:rPr>
        <w:t>,</w:t>
      </w:r>
      <w:r w:rsidRPr="00512EE3">
        <w:rPr>
          <w:rFonts w:cstheme="minorHAnsi"/>
        </w:rPr>
        <w:t xml:space="preserve"> represents the fixed charge on the membrane. </w:t>
      </w:r>
      <w:r>
        <w:rPr>
          <w:rFonts w:cstheme="minorHAnsi"/>
        </w:rPr>
        <w:t>In this derivation</w:t>
      </w:r>
      <w:commentRangeStart w:id="26"/>
      <w:r>
        <w:rPr>
          <w:rFonts w:cstheme="minorHAnsi"/>
        </w:rPr>
        <w:t xml:space="preserve">, </w:t>
      </w:r>
      <w:r w:rsidRPr="00512EE3">
        <w:rPr>
          <w:rFonts w:cstheme="minorHAnsi"/>
        </w:rPr>
        <w:t>χ</w:t>
      </w:r>
      <w:r>
        <w:rPr>
          <w:rFonts w:cstheme="minorHAnsi"/>
        </w:rPr>
        <w:t xml:space="preserve"> is assumed negative</w:t>
      </w:r>
      <w:commentRangeEnd w:id="26"/>
      <w:r>
        <w:rPr>
          <w:rStyle w:val="CommentReference"/>
          <w:rFonts w:cstheme="minorHAnsi"/>
          <w:sz w:val="24"/>
          <w:szCs w:val="24"/>
        </w:rPr>
        <w:commentReference w:id="26"/>
      </w:r>
      <w:r>
        <w:rPr>
          <w:rFonts w:cstheme="minorHAnsi"/>
        </w:rPr>
        <w:t>,  (</w:t>
      </w:r>
      <m:oMath>
        <m:r>
          <w:rPr>
            <w:rFonts w:ascii="Cambria Math" w:hAnsi="Cambria Math" w:cstheme="minorHAnsi"/>
          </w:rPr>
          <m:t>-</m:t>
        </m:r>
        <m:d>
          <m:dPr>
            <m:begChr m:val="|"/>
            <m:endChr m:val="|"/>
            <m:ctrlPr>
              <w:rPr>
                <w:rFonts w:ascii="Cambria Math" w:hAnsi="Cambria Math" w:cstheme="minorHAnsi"/>
                <w:i/>
              </w:rPr>
            </m:ctrlPr>
          </m:dPr>
          <m:e>
            <m:r>
              <w:rPr>
                <w:rFonts w:ascii="Cambria Math" w:hAnsi="Cambria Math" w:cstheme="minorHAnsi"/>
              </w:rPr>
              <m:t>χ</m:t>
            </m:r>
          </m:e>
        </m:d>
      </m:oMath>
      <w:r>
        <w:rPr>
          <w:rFonts w:cstheme="minorHAnsi"/>
        </w:rPr>
        <w:t>), and can be calculated from the membrane. Following the assumptions above, the cations (</w:t>
      </w:r>
      <m:oMath>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1</m:t>
                </m:r>
              </m:sub>
            </m:sSub>
          </m:e>
        </m:d>
        <m:r>
          <w:rPr>
            <w:rFonts w:ascii="Cambria Math" w:hAnsi="Cambria Math" w:cstheme="minorHAnsi"/>
          </w:rPr>
          <m:t xml:space="preserve">, </m:t>
        </m:r>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2</m:t>
                </m:r>
              </m:sub>
            </m:sSub>
          </m:e>
        </m:d>
      </m:oMath>
      <w:r>
        <w:rPr>
          <w:rFonts w:cstheme="minorHAnsi"/>
        </w:rPr>
        <w:t>) share a common anion (</w:t>
      </w:r>
      <m:oMath>
        <m:r>
          <w:rPr>
            <w:rFonts w:ascii="Cambria Math" w:hAnsi="Cambria Math" w:cstheme="minorHAnsi"/>
          </w:rPr>
          <m:t>-</m:t>
        </m:r>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3</m:t>
                </m:r>
              </m:sub>
            </m:sSub>
          </m:e>
        </m:d>
      </m:oMath>
      <w:r>
        <w:rPr>
          <w:rFonts w:cstheme="minorHAnsi"/>
        </w:rPr>
        <w:t xml:space="preserve">). </w:t>
      </w:r>
      <w:r w:rsidRPr="00512EE3">
        <w:rPr>
          <w:rFonts w:cstheme="minorHAnsi"/>
        </w:rPr>
        <w:t xml:space="preserve">We assume that </w:t>
      </w:r>
      <w:r>
        <w:rPr>
          <w:rFonts w:cstheme="minorHAnsi"/>
        </w:rPr>
        <w:t xml:space="preserve">the membrane is homogenous, therefore </w:t>
      </w:r>
      <w:r w:rsidRPr="00512EE3">
        <w:rPr>
          <w:rFonts w:cstheme="minorHAnsi"/>
        </w:rPr>
        <w:t xml:space="preserve">χ remains constant throughout the membrane thickness, </w:t>
      </w:r>
      <m:oMath>
        <m:r>
          <m:rPr>
            <m:sty m:val="p"/>
          </m:rPr>
          <w:rPr>
            <w:rFonts w:ascii="Cambria Math" w:hAnsi="Cambria Math" w:cstheme="minorHAnsi"/>
          </w:rPr>
          <m:t>∇</m:t>
        </m:r>
      </m:oMath>
      <w:r w:rsidRPr="00512EE3">
        <w:rPr>
          <w:rFonts w:cstheme="minorHAnsi"/>
        </w:rPr>
        <w:t>χ=0.</w:t>
      </w:r>
    </w:p>
    <w:tbl>
      <w:tblPr>
        <w:tblStyle w:val="TableGrid"/>
        <w:tblW w:w="0" w:type="auto"/>
        <w:jc w:val="center"/>
        <w:tblLook w:val="04A0" w:firstRow="1" w:lastRow="0" w:firstColumn="1" w:lastColumn="0" w:noHBand="0" w:noVBand="1"/>
      </w:tblPr>
      <w:tblGrid>
        <w:gridCol w:w="8095"/>
        <w:gridCol w:w="1255"/>
      </w:tblGrid>
      <w:tr w:rsidR="00890E42" w14:paraId="433E603B" w14:textId="77777777" w:rsidTr="00AF6BEF">
        <w:trPr>
          <w:jc w:val="center"/>
        </w:trPr>
        <w:tc>
          <w:tcPr>
            <w:tcW w:w="8095" w:type="dxa"/>
          </w:tcPr>
          <w:p w14:paraId="4EB780FB" w14:textId="27C5F0DA" w:rsidR="00890E42" w:rsidRPr="002D7B22" w:rsidRDefault="00000000" w:rsidP="00AF6BEF">
            <w:pPr>
              <w:jc w:val="center"/>
              <w:rPr>
                <w:rFonts w:cstheme="minorHAnsi"/>
              </w:rPr>
            </w:pPr>
            <m:oMathPara>
              <m:oMath>
                <m:sSubSup>
                  <m:sSubSupPr>
                    <m:ctrlPr>
                      <w:rPr>
                        <w:rFonts w:ascii="Cambria Math" w:hAnsi="Cambria Math" w:cstheme="minorHAnsi"/>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i</m:t>
                    </m:r>
                  </m:sub>
                  <m:sup>
                    <m:r>
                      <m:rPr>
                        <m:sty m:val="p"/>
                      </m:rPr>
                      <w:rPr>
                        <w:rFonts w:ascii="Cambria Math" w:hAnsi="Cambria Math" w:cstheme="minorHAnsi"/>
                        <w:color w:val="4EA72E" w:themeColor="accent6"/>
                      </w:rPr>
                      <m:t>m</m:t>
                    </m:r>
                  </m:sup>
                </m:sSubSup>
                <m:r>
                  <m:rPr>
                    <m:sty m:val="p"/>
                  </m:rPr>
                  <w:rPr>
                    <w:rFonts w:ascii="Cambria Math" w:hAnsi="Cambria Math" w:cstheme="minorHAnsi"/>
                    <w:color w:val="4EA72E" w:themeColor="accent6"/>
                  </w:rPr>
                  <m:t>= -</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f>
                  <m:fPr>
                    <m:ctrlPr>
                      <w:rPr>
                        <w:rFonts w:ascii="Cambria Math" w:eastAsiaTheme="minorEastAsia" w:hAnsi="Cambria Math" w:cstheme="minorHAnsi"/>
                        <w:color w:val="4EA72E" w:themeColor="accent6"/>
                      </w:rPr>
                    </m:ctrlPr>
                  </m:fPr>
                  <m:num>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i</m:t>
                        </m:r>
                      </m:sub>
                    </m:sSub>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F</m:t>
                    </m:r>
                  </m:num>
                  <m:den>
                    <m:r>
                      <m:rPr>
                        <m:sty m:val="p"/>
                      </m:rPr>
                      <w:rPr>
                        <w:rFonts w:ascii="Cambria Math" w:eastAsiaTheme="minorEastAsia" w:hAnsi="Cambria Math" w:cstheme="minorHAnsi"/>
                        <w:color w:val="4EA72E" w:themeColor="accent6"/>
                      </w:rPr>
                      <m:t>RT</m:t>
                    </m:r>
                  </m:den>
                </m:f>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∇ϕ</m:t>
                </m:r>
              </m:oMath>
            </m:oMathPara>
          </w:p>
        </w:tc>
        <w:tc>
          <w:tcPr>
            <w:tcW w:w="1255" w:type="dxa"/>
          </w:tcPr>
          <w:p w14:paraId="70DC01CF" w14:textId="77777777" w:rsidR="00890E42" w:rsidRDefault="00890E42" w:rsidP="00AF6BEF">
            <w:pPr>
              <w:jc w:val="center"/>
              <w:rPr>
                <w:rFonts w:cstheme="minorHAnsi"/>
              </w:rPr>
            </w:pPr>
            <w:r>
              <w:rPr>
                <w:rFonts w:cstheme="minorHAnsi"/>
              </w:rPr>
              <w:t>Eq 28</w:t>
            </w:r>
          </w:p>
        </w:tc>
      </w:tr>
    </w:tbl>
    <w:p w14:paraId="4AFE7EFD" w14:textId="77777777" w:rsidR="00890E42" w:rsidRPr="00CD1A50" w:rsidRDefault="00890E42" w:rsidP="00890E42">
      <w:pPr>
        <w:rPr>
          <w:rFonts w:eastAsiaTheme="minorEastAsia" w:cstheme="minorHAnsi"/>
          <w:color w:val="4EA72E" w:themeColor="accent6"/>
        </w:rPr>
      </w:pPr>
    </w:p>
    <w:tbl>
      <w:tblPr>
        <w:tblStyle w:val="TableGrid"/>
        <w:tblW w:w="0" w:type="auto"/>
        <w:jc w:val="center"/>
        <w:tblLook w:val="04A0" w:firstRow="1" w:lastRow="0" w:firstColumn="1" w:lastColumn="0" w:noHBand="0" w:noVBand="1"/>
      </w:tblPr>
      <w:tblGrid>
        <w:gridCol w:w="8095"/>
        <w:gridCol w:w="1255"/>
      </w:tblGrid>
      <w:tr w:rsidR="00890E42" w14:paraId="0E9A507F" w14:textId="77777777" w:rsidTr="00AF6BEF">
        <w:trPr>
          <w:jc w:val="center"/>
        </w:trPr>
        <w:tc>
          <w:tcPr>
            <w:tcW w:w="8095" w:type="dxa"/>
          </w:tcPr>
          <w:p w14:paraId="205A9BA9" w14:textId="77777777" w:rsidR="00890E42" w:rsidRPr="002D7B22" w:rsidRDefault="00890E42" w:rsidP="00AF6BEF">
            <w:pPr>
              <w:jc w:val="center"/>
              <w:rPr>
                <w:rFonts w:cstheme="minorHAnsi"/>
              </w:rPr>
            </w:pPr>
            <m:oMathPara>
              <m:oMath>
                <m:r>
                  <m:rPr>
                    <m:sty m:val="p"/>
                  </m:rPr>
                  <w:rPr>
                    <w:rFonts w:ascii="Cambria Math" w:eastAsiaTheme="minorEastAsia" w:hAnsi="Cambria Math" w:cstheme="minorHAnsi"/>
                    <w:color w:val="4EA72E" w:themeColor="accent6"/>
                  </w:rPr>
                  <m:t xml:space="preserve">I=0= </m:t>
                </m:r>
                <m:nary>
                  <m:naryPr>
                    <m:supHide m:val="1"/>
                    <m:ctrlPr>
                      <w:rPr>
                        <w:rFonts w:ascii="Cambria Math" w:eastAsiaTheme="minorEastAsia" w:hAnsi="Cambria Math" w:cstheme="minorHAnsi"/>
                        <w:color w:val="4EA72E" w:themeColor="accent6"/>
                      </w:rPr>
                    </m:ctrlPr>
                  </m:naryPr>
                  <m:sub>
                    <m:r>
                      <m:rPr>
                        <m:sty m:val="p"/>
                      </m:rPr>
                      <w:rPr>
                        <w:rFonts w:ascii="Cambria Math" w:eastAsiaTheme="minorEastAsia" w:hAnsi="Cambria Math" w:cstheme="minorHAnsi"/>
                        <w:color w:val="4EA72E" w:themeColor="accent6"/>
                      </w:rPr>
                      <m:t>S</m:t>
                    </m:r>
                  </m:sub>
                  <m:sup/>
                  <m:e>
                    <m:nary>
                      <m:naryPr>
                        <m:chr m:val="∑"/>
                        <m:ctrlPr>
                          <w:rPr>
                            <w:rFonts w:ascii="Cambria Math" w:eastAsiaTheme="minorEastAsia" w:hAnsi="Cambria Math" w:cstheme="minorHAnsi"/>
                            <w:color w:val="4EA72E" w:themeColor="accent6"/>
                          </w:rPr>
                        </m:ctrlPr>
                      </m:naryPr>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n</m:t>
                        </m:r>
                      </m:sup>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i</m:t>
                            </m:r>
                          </m:sub>
                        </m:sSub>
                        <m:sSubSup>
                          <m:sSubSupPr>
                            <m:ctrlPr>
                              <w:rPr>
                                <w:rFonts w:ascii="Cambria Math" w:hAnsi="Cambria Math" w:cstheme="minorHAnsi"/>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i</m:t>
                            </m:r>
                          </m:sub>
                          <m:sup>
                            <m:r>
                              <m:rPr>
                                <m:sty m:val="p"/>
                              </m:rPr>
                              <w:rPr>
                                <w:rFonts w:ascii="Cambria Math" w:hAnsi="Cambria Math" w:cstheme="minorHAnsi"/>
                                <w:color w:val="4EA72E" w:themeColor="accent6"/>
                              </w:rPr>
                              <m:t>m</m:t>
                            </m:r>
                          </m:sup>
                        </m:sSubSup>
                      </m:e>
                    </m:nary>
                    <m:r>
                      <m:rPr>
                        <m:sty m:val="p"/>
                      </m:rPr>
                      <w:rPr>
                        <w:rFonts w:ascii="Cambria Math" w:eastAsiaTheme="minorEastAsia" w:hAnsi="Cambria Math" w:cstheme="minorHAnsi"/>
                        <w:color w:val="4EA72E" w:themeColor="accent6"/>
                      </w:rPr>
                      <m:t xml:space="preserve"> dr</m:t>
                    </m:r>
                  </m:e>
                </m:nary>
              </m:oMath>
            </m:oMathPara>
          </w:p>
        </w:tc>
        <w:tc>
          <w:tcPr>
            <w:tcW w:w="1255" w:type="dxa"/>
          </w:tcPr>
          <w:p w14:paraId="4F125D83" w14:textId="77777777" w:rsidR="00890E42" w:rsidRDefault="00890E42" w:rsidP="00AF6BEF">
            <w:pPr>
              <w:jc w:val="center"/>
              <w:rPr>
                <w:rFonts w:cstheme="minorHAnsi"/>
              </w:rPr>
            </w:pPr>
            <w:r>
              <w:rPr>
                <w:rFonts w:cstheme="minorHAnsi"/>
              </w:rPr>
              <w:t>Eq 29</w:t>
            </w:r>
          </w:p>
        </w:tc>
      </w:tr>
    </w:tbl>
    <w:p w14:paraId="510ECCD0" w14:textId="77777777" w:rsidR="00890E42" w:rsidRPr="00CD1A50" w:rsidRDefault="00890E42" w:rsidP="00890E42">
      <w:pPr>
        <w:rPr>
          <w:rFonts w:eastAsiaTheme="minorEastAsia" w:cstheme="minorHAnsi"/>
          <w:color w:val="4EA72E" w:themeColor="accent6"/>
        </w:rPr>
      </w:pPr>
    </w:p>
    <w:tbl>
      <w:tblPr>
        <w:tblStyle w:val="TableGrid"/>
        <w:tblW w:w="0" w:type="auto"/>
        <w:jc w:val="center"/>
        <w:tblLook w:val="04A0" w:firstRow="1" w:lastRow="0" w:firstColumn="1" w:lastColumn="0" w:noHBand="0" w:noVBand="1"/>
      </w:tblPr>
      <w:tblGrid>
        <w:gridCol w:w="8095"/>
        <w:gridCol w:w="1255"/>
      </w:tblGrid>
      <w:tr w:rsidR="00890E42" w14:paraId="5DB5E0E9" w14:textId="77777777" w:rsidTr="00AF6BEF">
        <w:trPr>
          <w:jc w:val="center"/>
        </w:trPr>
        <w:tc>
          <w:tcPr>
            <w:tcW w:w="8095" w:type="dxa"/>
          </w:tcPr>
          <w:p w14:paraId="3FD415A3" w14:textId="77777777" w:rsidR="00890E42" w:rsidRPr="002D7B22" w:rsidRDefault="00000000" w:rsidP="00AF6BEF">
            <w:pPr>
              <w:jc w:val="center"/>
              <w:rPr>
                <w:rFonts w:cstheme="minorHAnsi"/>
              </w:rPr>
            </w:pPr>
            <m:oMathPara>
              <m:oMath>
                <m:nary>
                  <m:naryPr>
                    <m:chr m:val="∑"/>
                    <m:ctrlPr>
                      <w:rPr>
                        <w:rFonts w:ascii="Cambria Math" w:eastAsiaTheme="minorEastAsia" w:hAnsi="Cambria Math" w:cstheme="minorHAnsi"/>
                        <w:color w:val="4EA72E" w:themeColor="accent6"/>
                      </w:rPr>
                    </m:ctrlPr>
                  </m:naryPr>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n</m:t>
                    </m:r>
                  </m:sup>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i</m:t>
                        </m:r>
                      </m:sub>
                    </m:sSub>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m</m:t>
                        </m:r>
                      </m:sup>
                    </m:sSubSup>
                  </m:e>
                </m:nary>
                <m:r>
                  <m:rPr>
                    <m:sty m:val="p"/>
                  </m:rPr>
                  <w:rPr>
                    <w:rFonts w:ascii="Cambria Math" w:eastAsiaTheme="minorEastAsia" w:hAnsi="Cambria Math" w:cstheme="minorHAnsi"/>
                    <w:color w:val="4EA72E" w:themeColor="accent6"/>
                  </w:rPr>
                  <m:t>=0</m:t>
                </m:r>
              </m:oMath>
            </m:oMathPara>
          </w:p>
        </w:tc>
        <w:tc>
          <w:tcPr>
            <w:tcW w:w="1255" w:type="dxa"/>
          </w:tcPr>
          <w:p w14:paraId="464EF265" w14:textId="77777777" w:rsidR="00890E42" w:rsidRDefault="00890E42" w:rsidP="00AF6BEF">
            <w:pPr>
              <w:jc w:val="center"/>
              <w:rPr>
                <w:rFonts w:cstheme="minorHAnsi"/>
              </w:rPr>
            </w:pPr>
            <w:r>
              <w:rPr>
                <w:rFonts w:cstheme="minorHAnsi"/>
              </w:rPr>
              <w:t>Eq 30</w:t>
            </w:r>
          </w:p>
        </w:tc>
      </w:tr>
    </w:tbl>
    <w:p w14:paraId="25822AC8" w14:textId="77777777" w:rsidR="00890E42" w:rsidRPr="00E379E0" w:rsidRDefault="00890E42" w:rsidP="00890E42">
      <w:pPr>
        <w:tabs>
          <w:tab w:val="left" w:pos="0"/>
        </w:tabs>
        <w:rPr>
          <w:rFonts w:eastAsiaTheme="minorEastAsia" w:cstheme="minorHAnsi"/>
          <w:b/>
          <w:bCs/>
          <w:color w:val="EE0000"/>
        </w:rPr>
      </w:pPr>
    </w:p>
    <w:tbl>
      <w:tblPr>
        <w:tblStyle w:val="TableGrid"/>
        <w:tblW w:w="0" w:type="auto"/>
        <w:jc w:val="center"/>
        <w:tblLook w:val="04A0" w:firstRow="1" w:lastRow="0" w:firstColumn="1" w:lastColumn="0" w:noHBand="0" w:noVBand="1"/>
      </w:tblPr>
      <w:tblGrid>
        <w:gridCol w:w="8095"/>
        <w:gridCol w:w="1255"/>
      </w:tblGrid>
      <w:tr w:rsidR="00890E42" w14:paraId="3577230E" w14:textId="77777777" w:rsidTr="00AF6BEF">
        <w:trPr>
          <w:jc w:val="center"/>
        </w:trPr>
        <w:tc>
          <w:tcPr>
            <w:tcW w:w="8095" w:type="dxa"/>
          </w:tcPr>
          <w:p w14:paraId="0DAFEFDC" w14:textId="77777777" w:rsidR="00890E42" w:rsidRPr="002D7B22" w:rsidRDefault="00000000" w:rsidP="00AF6BEF">
            <w:pPr>
              <w:jc w:val="center"/>
              <w:rPr>
                <w:rFonts w:cstheme="minorHAnsi"/>
              </w:rPr>
            </w:pPr>
            <m:oMathPara>
              <m:oMath>
                <m:d>
                  <m:dPr>
                    <m:begChr m:val="|"/>
                    <m:endChr m:val="|"/>
                    <m:ctrlPr>
                      <w:rPr>
                        <w:rFonts w:ascii="Cambria Math" w:eastAsiaTheme="minorEastAsia" w:hAnsi="Cambria Math" w:cstheme="minorHAnsi"/>
                        <w: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hAnsi="Cambria Math" w:cstheme="minorHAnsi"/>
                        <w:i/>
                      </w:rPr>
                    </m:ctrlPr>
                  </m:dPr>
                  <m:e>
                    <m:r>
                      <w:rPr>
                        <w:rFonts w:ascii="Cambria Math" w:hAnsi="Cambria Math" w:cstheme="minorHAnsi"/>
                      </w:rPr>
                      <m:t>χ</m:t>
                    </m:r>
                  </m:e>
                </m:d>
                <m:r>
                  <m:rPr>
                    <m:sty m:val="p"/>
                  </m:rPr>
                  <w:rPr>
                    <w:rFonts w:ascii="Cambria Math" w:eastAsiaTheme="minorEastAsia" w:hAnsi="Cambria Math" w:cstheme="minorHAnsi"/>
                  </w:rPr>
                  <m:t>=0</m:t>
                </m:r>
              </m:oMath>
            </m:oMathPara>
          </w:p>
        </w:tc>
        <w:tc>
          <w:tcPr>
            <w:tcW w:w="1255" w:type="dxa"/>
          </w:tcPr>
          <w:p w14:paraId="31917D0D" w14:textId="77777777" w:rsidR="00890E42" w:rsidRDefault="00890E42" w:rsidP="00AF6BEF">
            <w:pPr>
              <w:jc w:val="center"/>
              <w:rPr>
                <w:rFonts w:cstheme="minorHAnsi"/>
              </w:rPr>
            </w:pPr>
            <w:r>
              <w:rPr>
                <w:rFonts w:cstheme="minorHAnsi"/>
              </w:rPr>
              <w:t>Eq 31</w:t>
            </w:r>
          </w:p>
        </w:tc>
      </w:tr>
    </w:tbl>
    <w:p w14:paraId="3688A6EE" w14:textId="77777777" w:rsidR="00890E42" w:rsidRPr="00CD1A50" w:rsidRDefault="00890E42" w:rsidP="00890E42">
      <w:pPr>
        <w:tabs>
          <w:tab w:val="left" w:pos="0"/>
        </w:tabs>
        <w:jc w:val="cente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890E42" w14:paraId="52042D1E" w14:textId="77777777" w:rsidTr="00AF6BEF">
        <w:trPr>
          <w:jc w:val="center"/>
        </w:trPr>
        <w:tc>
          <w:tcPr>
            <w:tcW w:w="8095" w:type="dxa"/>
          </w:tcPr>
          <w:p w14:paraId="3378BFF2" w14:textId="77777777" w:rsidR="00890E42" w:rsidRPr="002D7B22" w:rsidRDefault="00000000" w:rsidP="00AF6BEF">
            <w:pPr>
              <w:jc w:val="center"/>
              <w:rPr>
                <w:rFonts w:cstheme="minorHAnsi"/>
              </w:rPr>
            </w:pPr>
            <m:oMathPara>
              <m:oMath>
                <m:nary>
                  <m:naryPr>
                    <m:chr m:val="∑"/>
                    <m:ctrlPr>
                      <w:rPr>
                        <w:rFonts w:ascii="Cambria Math" w:eastAsiaTheme="minorEastAsia" w:hAnsi="Cambria Math" w:cstheme="minorHAnsi"/>
                      </w:rPr>
                    </m:ctrlPr>
                  </m:naryPr>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n</m:t>
                    </m:r>
                  </m:sup>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i</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m</m:t>
                        </m:r>
                      </m:sup>
                    </m:sSubSup>
                  </m:e>
                </m:nary>
                <m:r>
                  <m:rPr>
                    <m:sty m:val="p"/>
                  </m:rPr>
                  <w:rPr>
                    <w:rFonts w:ascii="Cambria Math" w:eastAsiaTheme="minorEastAsia" w:hAnsi="Cambria Math" w:cstheme="minorHAnsi"/>
                  </w:rPr>
                  <m:t>=0</m:t>
                </m:r>
              </m:oMath>
            </m:oMathPara>
          </w:p>
        </w:tc>
        <w:tc>
          <w:tcPr>
            <w:tcW w:w="1255" w:type="dxa"/>
          </w:tcPr>
          <w:p w14:paraId="3A686554" w14:textId="77777777" w:rsidR="00890E42" w:rsidRDefault="00890E42" w:rsidP="00AF6BEF">
            <w:pPr>
              <w:jc w:val="center"/>
              <w:rPr>
                <w:rFonts w:cstheme="minorHAnsi"/>
              </w:rPr>
            </w:pPr>
            <w:r>
              <w:rPr>
                <w:rFonts w:cstheme="minorHAnsi"/>
              </w:rPr>
              <w:t>Eq 32</w:t>
            </w:r>
          </w:p>
        </w:tc>
      </w:tr>
    </w:tbl>
    <w:p w14:paraId="0543BD6E" w14:textId="77777777" w:rsidR="00890E42" w:rsidRPr="00CD1A50" w:rsidRDefault="00890E42" w:rsidP="00890E42">
      <w:pPr>
        <w:tabs>
          <w:tab w:val="left" w:pos="0"/>
        </w:tabs>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890E42" w14:paraId="30A33BED" w14:textId="77777777" w:rsidTr="00AF6BEF">
        <w:trPr>
          <w:jc w:val="center"/>
        </w:trPr>
        <w:tc>
          <w:tcPr>
            <w:tcW w:w="8095" w:type="dxa"/>
          </w:tcPr>
          <w:p w14:paraId="12C6DD29" w14:textId="77777777" w:rsidR="00890E42" w:rsidRPr="002D7B22" w:rsidRDefault="00000000" w:rsidP="00AF6BEF">
            <w:pPr>
              <w:jc w:val="center"/>
              <w:rPr>
                <w:rFonts w:cstheme="minorHAnsi"/>
              </w:rPr>
            </w:pPr>
            <m:oMathPara>
              <m:oMath>
                <m:d>
                  <m:dPr>
                    <m:begChr m:val="|"/>
                    <m:endChr m:val="|"/>
                    <m:ctrlPr>
                      <w:rPr>
                        <w:rFonts w:ascii="Cambria Math" w:eastAsiaTheme="minorEastAsia" w:hAnsi="Cambria Math" w:cstheme="minorHAnsi"/>
                        <w: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=0</m:t>
                </m:r>
              </m:oMath>
            </m:oMathPara>
          </w:p>
        </w:tc>
        <w:tc>
          <w:tcPr>
            <w:tcW w:w="1255" w:type="dxa"/>
          </w:tcPr>
          <w:p w14:paraId="721F2A36" w14:textId="77777777" w:rsidR="00890E42" w:rsidRDefault="00890E42" w:rsidP="00AF6BEF">
            <w:pPr>
              <w:jc w:val="center"/>
              <w:rPr>
                <w:rFonts w:cstheme="minorHAnsi"/>
              </w:rPr>
            </w:pPr>
            <w:r>
              <w:rPr>
                <w:rFonts w:cstheme="minorHAnsi"/>
              </w:rPr>
              <w:t>Eq 33</w:t>
            </w:r>
          </w:p>
        </w:tc>
      </w:tr>
    </w:tbl>
    <w:p w14:paraId="013EB291" w14:textId="77777777" w:rsidR="00890E42" w:rsidRPr="00512EE3" w:rsidRDefault="00890E42" w:rsidP="00890E42">
      <w:pPr>
        <w:tabs>
          <w:tab w:val="left" w:pos="0"/>
        </w:tabs>
        <w:rPr>
          <w:rFonts w:eastAsiaTheme="minorEastAsia" w:cstheme="minorHAnsi"/>
        </w:rPr>
      </w:pPr>
    </w:p>
    <w:p w14:paraId="5D551261" w14:textId="77777777" w:rsidR="00890E42" w:rsidRPr="00CD1A50" w:rsidRDefault="00890E42" w:rsidP="00890E42">
      <w:pPr>
        <w:rPr>
          <w:rFonts w:eastAsiaTheme="minorEastAsia" w:cstheme="minorHAnsi"/>
        </w:rPr>
      </w:pPr>
      <w:r>
        <w:rPr>
          <w:rFonts w:cstheme="minorHAnsi"/>
        </w:rPr>
        <w:t>As aforementioned</w:t>
      </w:r>
      <w:r w:rsidRPr="00512EE3">
        <w:rPr>
          <w:rFonts w:cstheme="minorHAnsi"/>
        </w:rPr>
        <w:t xml:space="preserve">, we solve for the electrical potential by setting equation </w:t>
      </w:r>
      <w:r>
        <w:rPr>
          <w:rFonts w:cstheme="minorHAnsi"/>
        </w:rPr>
        <w:t>28</w:t>
      </w:r>
      <w:r w:rsidRPr="00512EE3">
        <w:rPr>
          <w:rFonts w:cstheme="minorHAnsi"/>
        </w:rPr>
        <w:t xml:space="preserve"> equal to equation </w:t>
      </w:r>
      <w:r>
        <w:rPr>
          <w:rFonts w:cstheme="minorHAnsi"/>
        </w:rPr>
        <w:t>29</w:t>
      </w:r>
      <w:r w:rsidRPr="00512EE3">
        <w:rPr>
          <w:rFonts w:cstheme="minorHAnsi"/>
        </w:rPr>
        <w:t>.</w:t>
      </w:r>
    </w:p>
    <w:tbl>
      <w:tblPr>
        <w:tblStyle w:val="TableGrid"/>
        <w:tblW w:w="0" w:type="auto"/>
        <w:jc w:val="center"/>
        <w:tblLook w:val="04A0" w:firstRow="1" w:lastRow="0" w:firstColumn="1" w:lastColumn="0" w:noHBand="0" w:noVBand="1"/>
      </w:tblPr>
      <w:tblGrid>
        <w:gridCol w:w="8095"/>
        <w:gridCol w:w="1255"/>
      </w:tblGrid>
      <w:tr w:rsidR="00890E42" w14:paraId="639DD8F6" w14:textId="77777777" w:rsidTr="00AF6BEF">
        <w:trPr>
          <w:jc w:val="center"/>
        </w:trPr>
        <w:tc>
          <w:tcPr>
            <w:tcW w:w="8095" w:type="dxa"/>
          </w:tcPr>
          <w:p w14:paraId="23AF0BCD" w14:textId="1AC0DD25" w:rsidR="00890E42" w:rsidRPr="00DF6672" w:rsidRDefault="00000000" w:rsidP="00AF6BEF">
            <w:pPr>
              <w:jc w:val="center"/>
              <w:rPr>
                <w:rFonts w:cstheme="minorHAnsi"/>
              </w:rPr>
            </w:pP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i</m:t>
                  </m:r>
                </m:sub>
                <m:sup>
                  <m:r>
                    <m:rPr>
                      <m:sty m:val="p"/>
                    </m:rPr>
                    <w:rPr>
                      <w:rFonts w:ascii="Cambria Math" w:hAnsi="Cambria Math" w:cstheme="minorHAnsi"/>
                    </w:rPr>
                    <m:t>m</m:t>
                  </m:r>
                </m:sup>
              </m:sSubSup>
              <m:r>
                <m:rPr>
                  <m:sty m:val="p"/>
                </m:rPr>
                <w:rPr>
                  <w:rFonts w:ascii="Cambria Math" w:hAnsi="Cambria Math" w:cstheme="minorHAnsi"/>
                </w:rPr>
                <m:t>= 0= -</m:t>
              </m:r>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f>
                <m:fPr>
                  <m:ctrlPr>
                    <w:rPr>
                      <w:rFonts w:ascii="Cambria Math" w:eastAsiaTheme="minorEastAsia" w:hAnsi="Cambria Math" w:cstheme="minorHAnsi"/>
                    </w:rPr>
                  </m:ctrlPr>
                </m:fPr>
                <m:num>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∇ϕ</m:t>
              </m:r>
              <m:r>
                <m:rPr>
                  <m:sty m:val="p"/>
                </m:rPr>
                <w:rPr>
                  <w:rFonts w:ascii="Cambria Math"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f>
                <m:fPr>
                  <m:ctrlPr>
                    <w:rPr>
                      <w:rFonts w:ascii="Cambria Math" w:eastAsiaTheme="minorEastAsia" w:hAnsi="Cambria Math" w:cstheme="minorHAnsi"/>
                    </w:rPr>
                  </m:ctrlPr>
                </m:fPr>
                <m:num>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∇ϕ+</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w:commentRangeStart w:id="27"/>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w:commentRangeStart w:id="28"/>
              <m:f>
                <m:fPr>
                  <m:ctrlPr>
                    <w:rPr>
                      <w:rFonts w:ascii="Cambria Math" w:eastAsiaTheme="minorEastAsia" w:hAnsi="Cambria Math" w:cstheme="minorHAnsi"/>
                    </w:rPr>
                  </m:ctrlPr>
                </m:fPr>
                <m:num>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∇ϕ</m:t>
              </m:r>
            </m:oMath>
            <w:commentRangeEnd w:id="27"/>
            <w:r w:rsidR="00890E42">
              <w:rPr>
                <w:rStyle w:val="CommentReference"/>
                <w:rFonts w:cstheme="minorHAnsi"/>
                <w:sz w:val="24"/>
                <w:szCs w:val="24"/>
              </w:rPr>
              <w:commentReference w:id="27"/>
            </w:r>
            <w:r w:rsidR="00890E42">
              <w:rPr>
                <w:rFonts w:cstheme="minorHAnsi"/>
              </w:rPr>
              <w:t xml:space="preserve"> </w:t>
            </w:r>
            <w:commentRangeEnd w:id="28"/>
            <w:r w:rsidR="00890E42" w:rsidRPr="00DF6672">
              <w:rPr>
                <w:rStyle w:val="CommentReference"/>
                <w:rFonts w:cstheme="minorHAnsi"/>
                <w:sz w:val="24"/>
                <w:szCs w:val="24"/>
              </w:rPr>
              <w:commentReference w:id="28"/>
            </w:r>
          </w:p>
        </w:tc>
        <w:tc>
          <w:tcPr>
            <w:tcW w:w="1255" w:type="dxa"/>
          </w:tcPr>
          <w:p w14:paraId="0D648062" w14:textId="77777777" w:rsidR="00890E42" w:rsidRDefault="00890E42" w:rsidP="00AF6BEF">
            <w:pPr>
              <w:jc w:val="center"/>
              <w:rPr>
                <w:rFonts w:cstheme="minorHAnsi"/>
              </w:rPr>
            </w:pPr>
            <w:r>
              <w:rPr>
                <w:rFonts w:cstheme="minorHAnsi"/>
              </w:rPr>
              <w:t>Eq 34</w:t>
            </w:r>
          </w:p>
        </w:tc>
      </w:tr>
    </w:tbl>
    <w:p w14:paraId="39993966" w14:textId="77777777" w:rsidR="00890E42" w:rsidRPr="00CD1A50" w:rsidRDefault="00890E42" w:rsidP="00890E42">
      <w:pPr>
        <w:jc w:val="both"/>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890E42" w14:paraId="48462B36" w14:textId="77777777" w:rsidTr="00AF6BEF">
        <w:trPr>
          <w:jc w:val="center"/>
        </w:trPr>
        <w:tc>
          <w:tcPr>
            <w:tcW w:w="8095" w:type="dxa"/>
          </w:tcPr>
          <w:p w14:paraId="463BC456" w14:textId="6F41A108" w:rsidR="00890E42" w:rsidRPr="00DF6672" w:rsidRDefault="00890E42" w:rsidP="00AF6BEF">
            <w:pPr>
              <w:jc w:val="center"/>
              <w:rPr>
                <w:rFonts w:cstheme="minorHAnsi"/>
                <w:iCs/>
              </w:rPr>
            </w:pPr>
            <m:oMath>
              <m:r>
                <m:rPr>
                  <m:sty m:val="p"/>
                </m:rPr>
                <w:rPr>
                  <w:rFonts w:ascii="Cambria Math" w:hAnsi="Cambria Math" w:cstheme="minorHAnsi"/>
                </w:rPr>
                <m:t>0=-</m:t>
              </m:r>
              <m:d>
                <m:dPr>
                  <m:ctrlPr>
                    <w:rPr>
                      <w:rFonts w:ascii="Cambria Math" w:hAnsi="Cambria Math" w:cstheme="minorHAnsi"/>
                      <w:iCs/>
                    </w:rPr>
                  </m:ctrlPr>
                </m:dPr>
                <m:e>
                  <m:d>
                    <m:dPr>
                      <m:begChr m:val="|"/>
                      <m:endChr m:val="|"/>
                      <m:ctrlPr>
                        <w:rPr>
                          <w:rFonts w:ascii="Cambria Math" w:hAnsi="Cambria Math" w:cstheme="minorHAnsi"/>
                          <w:iCs/>
                        </w:rPr>
                      </m:ctrlPr>
                    </m:dPr>
                    <m:e>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iCs/>
                    </w:rPr>
                  </m:ctrlPr>
                </m:e>
              </m:d>
              <m:r>
                <m:rPr>
                  <m:sty m:val="p"/>
                </m:rPr>
                <w:rPr>
                  <w:rFonts w:ascii="Cambria Math" w:eastAsiaTheme="minorEastAsia" w:hAnsi="Cambria Math" w:cstheme="minorHAnsi"/>
                </w:rPr>
                <m:t xml:space="preserve"> -</m:t>
              </m:r>
              <m:f>
                <m:fPr>
                  <m:ctrlPr>
                    <w:rPr>
                      <w:rFonts w:ascii="Cambria Math" w:eastAsiaTheme="minorEastAsia" w:hAnsi="Cambria Math" w:cstheme="minorHAnsi"/>
                      <w:iCs/>
                    </w:rPr>
                  </m:ctrlPr>
                </m:fPr>
                <m:num>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r>
                <m:rPr>
                  <m:sty m:val="p"/>
                </m:rPr>
                <w:rPr>
                  <w:rFonts w:ascii="Cambria Math" w:eastAsiaTheme="minorEastAsia" w:hAnsi="Cambria Math" w:cstheme="minorHAnsi"/>
                </w:rPr>
                <m:t>∇ϕ</m:t>
              </m:r>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oMath>
            <w:r>
              <w:rPr>
                <w:rFonts w:cstheme="minorHAnsi"/>
                <w:iCs/>
              </w:rPr>
              <w:t xml:space="preserve"> </w:t>
            </w:r>
          </w:p>
        </w:tc>
        <w:tc>
          <w:tcPr>
            <w:tcW w:w="1255" w:type="dxa"/>
          </w:tcPr>
          <w:p w14:paraId="7DE7FF9D" w14:textId="77777777" w:rsidR="00890E42" w:rsidRDefault="00890E42" w:rsidP="00AF6BEF">
            <w:pPr>
              <w:jc w:val="center"/>
              <w:rPr>
                <w:rFonts w:cstheme="minorHAnsi"/>
              </w:rPr>
            </w:pPr>
            <w:r>
              <w:rPr>
                <w:rFonts w:cstheme="minorHAnsi"/>
              </w:rPr>
              <w:t>Eq 35</w:t>
            </w:r>
          </w:p>
        </w:tc>
      </w:tr>
    </w:tbl>
    <w:p w14:paraId="46F49627" w14:textId="77777777" w:rsidR="00890E42" w:rsidRPr="00CD1A50" w:rsidRDefault="00890E42" w:rsidP="00890E42">
      <w:pPr>
        <w:jc w:val="both"/>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890E42" w14:paraId="50E6454B" w14:textId="77777777" w:rsidTr="00AF6BEF">
        <w:trPr>
          <w:jc w:val="center"/>
        </w:trPr>
        <w:tc>
          <w:tcPr>
            <w:tcW w:w="8095" w:type="dxa"/>
          </w:tcPr>
          <w:p w14:paraId="30312059" w14:textId="739568F0" w:rsidR="00890E42" w:rsidRPr="00DF6672" w:rsidRDefault="00000000" w:rsidP="00AF6BEF">
            <w:pPr>
              <w:jc w:val="center"/>
              <w:rPr>
                <w:rFonts w:cstheme="minorHAnsi"/>
              </w:rPr>
            </w:pPr>
            <m:oMath>
              <m:f>
                <m:fPr>
                  <m:ctrlPr>
                    <w:rPr>
                      <w:rFonts w:ascii="Cambria Math" w:eastAsiaTheme="minorEastAsia" w:hAnsi="Cambria Math" w:cstheme="minorHAnsi"/>
                    </w:rPr>
                  </m:ctrlPr>
                </m:fPr>
                <m:num>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r>
                <m:rPr>
                  <m:sty m:val="p"/>
                </m:rPr>
                <w:rPr>
                  <w:rFonts w:ascii="Cambria Math" w:eastAsiaTheme="minorEastAsia" w:hAnsi="Cambria Math" w:cstheme="minorHAnsi"/>
                </w:rPr>
                <m:t>∇ϕ</m:t>
              </m:r>
              <m:d>
                <m:dPr>
                  <m:ctrlPr>
                    <w:rPr>
                      <w:rFonts w:ascii="Cambria Math" w:eastAsiaTheme="minorEastAsia" w:hAnsi="Cambria Math" w:cstheme="minorHAnsi"/>
                    </w:rPr>
                  </m:ctrlPr>
                </m:dPr>
                <m:e>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hAnsi="Cambria Math" w:cstheme="minorHAnsi"/>
                </w:rPr>
                <m:t>=-</m:t>
              </m:r>
              <m:d>
                <m:dPr>
                  <m:ctrlPr>
                    <w:rPr>
                      <w:rFonts w:ascii="Cambria Math" w:hAnsi="Cambria Math" w:cstheme="minorHAnsi"/>
                    </w:rPr>
                  </m:ctrlPr>
                </m:dPr>
                <m:e>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rPr>
                  </m:ctrlPr>
                </m:e>
              </m:d>
            </m:oMath>
            <w:r w:rsidR="00890E42" w:rsidRPr="00DF6672">
              <w:rPr>
                <w:rFonts w:cstheme="minorHAnsi"/>
              </w:rPr>
              <w:t xml:space="preserve"> </w:t>
            </w:r>
          </w:p>
        </w:tc>
        <w:tc>
          <w:tcPr>
            <w:tcW w:w="1255" w:type="dxa"/>
          </w:tcPr>
          <w:p w14:paraId="67B2C96D" w14:textId="77777777" w:rsidR="00890E42" w:rsidRDefault="00890E42" w:rsidP="00AF6BEF">
            <w:pPr>
              <w:jc w:val="center"/>
              <w:rPr>
                <w:rFonts w:cstheme="minorHAnsi"/>
              </w:rPr>
            </w:pPr>
            <w:r>
              <w:rPr>
                <w:rFonts w:cstheme="minorHAnsi"/>
              </w:rPr>
              <w:t>Eq 36</w:t>
            </w:r>
          </w:p>
        </w:tc>
      </w:tr>
    </w:tbl>
    <w:p w14:paraId="2CFD4143" w14:textId="77777777" w:rsidR="00890E42" w:rsidRPr="00CD1A50" w:rsidRDefault="00890E42" w:rsidP="00890E42">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890E42" w14:paraId="64BB7828" w14:textId="77777777" w:rsidTr="00AF6BEF">
        <w:trPr>
          <w:jc w:val="center"/>
        </w:trPr>
        <w:tc>
          <w:tcPr>
            <w:tcW w:w="8095" w:type="dxa"/>
          </w:tcPr>
          <w:p w14:paraId="0ABD7A37" w14:textId="45E7C78F" w:rsidR="00890E42" w:rsidRPr="00DF6672" w:rsidRDefault="00890E42" w:rsidP="00AF6BEF">
            <w:pPr>
              <w:jc w:val="center"/>
              <w:rPr>
                <w:rFonts w:cstheme="minorHAnsi"/>
                <w:iCs/>
              </w:rPr>
            </w:pPr>
            <m:oMath>
              <m:r>
                <m:rPr>
                  <m:sty m:val="p"/>
                </m:rPr>
                <w:rPr>
                  <w:rFonts w:ascii="Cambria Math" w:eastAsiaTheme="minorEastAsia" w:hAnsi="Cambria Math" w:cstheme="minorHAnsi"/>
                </w:rPr>
                <m:t>∇ϕ</m:t>
              </m:r>
              <m:r>
                <m:rPr>
                  <m:sty m:val="p"/>
                </m:rPr>
                <w:rPr>
                  <w:rFonts w:ascii="Cambria Math" w:hAnsi="Cambria Math" w:cstheme="minorHAnsi"/>
                </w:rPr>
                <m:t>=</m:t>
              </m:r>
              <m:f>
                <m:fPr>
                  <m:ctrlPr>
                    <w:rPr>
                      <w:rFonts w:ascii="Cambria Math" w:hAnsi="Cambria Math" w:cstheme="minorHAnsi"/>
                      <w:iCs/>
                    </w:rPr>
                  </m:ctrlPr>
                </m:fPr>
                <m:num>
                  <m:r>
                    <m:rPr>
                      <m:sty m:val="p"/>
                    </m:rPr>
                    <w:rPr>
                      <w:rFonts w:ascii="Cambria Math" w:hAnsi="Cambria Math" w:cstheme="minorHAnsi"/>
                    </w:rPr>
                    <m:t>-RT</m:t>
                  </m:r>
                </m:num>
                <m:den>
                  <m:r>
                    <m:rPr>
                      <m:sty m:val="p"/>
                    </m:rPr>
                    <w:rPr>
                      <w:rFonts w:ascii="Cambria Math" w:hAnsi="Cambria Math" w:cstheme="minorHAnsi"/>
                    </w:rPr>
                    <m:t>F</m:t>
                  </m:r>
                </m:den>
              </m:f>
              <m:d>
                <m:dPr>
                  <m:begChr m:val="["/>
                  <m:endChr m:val="]"/>
                  <m:ctrlPr>
                    <w:rPr>
                      <w:rFonts w:ascii="Cambria Math" w:hAnsi="Cambria Math" w:cstheme="minorHAnsi"/>
                      <w:iCs/>
                    </w:rPr>
                  </m:ctrlPr>
                </m:dPr>
                <m:e>
                  <m:f>
                    <m:fPr>
                      <m:ctrlPr>
                        <w:rPr>
                          <w:rFonts w:ascii="Cambria Math" w:hAnsi="Cambria Math" w:cstheme="minorHAnsi"/>
                          <w:iCs/>
                        </w:rPr>
                      </m:ctrlPr>
                    </m:fPr>
                    <m:num>
                      <m:d>
                        <m:dPr>
                          <m:ctrlPr>
                            <w:rPr>
                              <w:rFonts w:ascii="Cambria Math" w:hAnsi="Cambria Math" w:cstheme="minorHAnsi"/>
                              <w:iCs/>
                            </w:rPr>
                          </m:ctrlPr>
                        </m:dPr>
                        <m:e>
                          <m:d>
                            <m:dPr>
                              <m:begChr m:val="|"/>
                              <m:endChr m:val="|"/>
                              <m:ctrlPr>
                                <w:rPr>
                                  <w:rFonts w:ascii="Cambria Math" w:hAnsi="Cambria Math" w:cstheme="minorHAnsi"/>
                                  <w:iCs/>
                                </w:rPr>
                              </m:ctrlPr>
                            </m:dPr>
                            <m:e>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iCs/>
                            </w:rPr>
                          </m:ctrlPr>
                        </m:e>
                      </m:d>
                    </m:num>
                    <m:den>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en>
                  </m:f>
                </m:e>
              </m:d>
            </m:oMath>
            <w:r w:rsidRPr="00DF6672">
              <w:rPr>
                <w:rFonts w:cstheme="minorHAnsi"/>
                <w:iCs/>
              </w:rPr>
              <w:t xml:space="preserve"> </w:t>
            </w:r>
          </w:p>
        </w:tc>
        <w:tc>
          <w:tcPr>
            <w:tcW w:w="1255" w:type="dxa"/>
          </w:tcPr>
          <w:p w14:paraId="22063F6A" w14:textId="77777777" w:rsidR="00890E42" w:rsidRDefault="00890E42" w:rsidP="00AF6BEF">
            <w:pPr>
              <w:jc w:val="center"/>
              <w:rPr>
                <w:rFonts w:cstheme="minorHAnsi"/>
              </w:rPr>
            </w:pPr>
            <w:r>
              <w:rPr>
                <w:rFonts w:cstheme="minorHAnsi"/>
              </w:rPr>
              <w:t>Eq 37</w:t>
            </w:r>
          </w:p>
        </w:tc>
      </w:tr>
    </w:tbl>
    <w:p w14:paraId="06FD8EA5" w14:textId="77777777" w:rsidR="00890E42" w:rsidRPr="00512EE3" w:rsidRDefault="00890E42" w:rsidP="00890E42">
      <w:pPr>
        <w:tabs>
          <w:tab w:val="left" w:pos="0"/>
        </w:tabs>
        <w:rPr>
          <w:rFonts w:eastAsiaTheme="minorEastAsia" w:cstheme="minorHAnsi"/>
        </w:rPr>
      </w:pPr>
    </w:p>
    <w:p w14:paraId="485609F0" w14:textId="68B01455" w:rsidR="00890E42" w:rsidRPr="00F248A0" w:rsidRDefault="00890E42" w:rsidP="00890E42">
      <w:pPr>
        <w:rPr>
          <w:rFonts w:cstheme="minorHAnsi"/>
        </w:rPr>
      </w:pPr>
      <w:r w:rsidRPr="00F248A0">
        <w:rPr>
          <w:rFonts w:cstheme="minorHAnsi"/>
        </w:rPr>
        <w:lastRenderedPageBreak/>
        <w:t xml:space="preserve">We apply the electroneutrality constraint (equation 31) to </w:t>
      </w:r>
      <w:r w:rsidR="00FB3B34">
        <w:rPr>
          <w:rFonts w:cstheme="minorHAnsi"/>
        </w:rPr>
        <w:t xml:space="preserve">substitute the anion concentration </w:t>
      </w:r>
      <w:r w:rsidR="00E55AC2">
        <w:rPr>
          <w:rFonts w:cstheme="minorHAnsi"/>
        </w:rPr>
        <w:t xml:space="preserve">terms </w:t>
      </w:r>
      <w:r w:rsidR="00FB3B34">
        <w:rPr>
          <w:rFonts w:cstheme="minorHAnsi"/>
        </w:rPr>
        <w:t>in the denominator for the two cations</w:t>
      </w:r>
      <w:r w:rsidRPr="00F248A0">
        <w:rPr>
          <w:rFonts w:cstheme="minorHAnsi"/>
        </w:rPr>
        <w:t>.</w:t>
      </w:r>
    </w:p>
    <w:p w14:paraId="27C8064B" w14:textId="77777777" w:rsidR="00890E42" w:rsidRPr="00F248A0" w:rsidRDefault="00890E42" w:rsidP="00890E42">
      <w:pPr>
        <w:tabs>
          <w:tab w:val="left" w:pos="0"/>
        </w:tabs>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890E42" w:rsidRPr="00F248A0" w14:paraId="35765728" w14:textId="77777777" w:rsidTr="00AF6BEF">
        <w:trPr>
          <w:jc w:val="center"/>
        </w:trPr>
        <w:tc>
          <w:tcPr>
            <w:tcW w:w="8095" w:type="dxa"/>
          </w:tcPr>
          <w:p w14:paraId="3FA63760" w14:textId="6F44DAC3" w:rsidR="00890E42" w:rsidRPr="001D274C" w:rsidRDefault="00890E42" w:rsidP="00AF6BEF">
            <w:pPr>
              <w:jc w:val="center"/>
              <w:rPr>
                <w:rFonts w:cstheme="minorHAnsi"/>
              </w:rPr>
            </w:pPr>
            <m:oMathPara>
              <m:oMath>
                <m:r>
                  <m:rPr>
                    <m:sty m:val="p"/>
                  </m:rPr>
                  <w:rPr>
                    <w:rFonts w:ascii="Cambria Math" w:eastAsiaTheme="minorEastAsia" w:hAnsi="Cambria Math" w:cstheme="minorHAnsi"/>
                  </w:rPr>
                  <m:t>∇ϕ</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-RT</m:t>
                    </m:r>
                  </m:num>
                  <m:den>
                    <m:r>
                      <m:rPr>
                        <m:sty m:val="p"/>
                      </m:rPr>
                      <w:rPr>
                        <w:rFonts w:ascii="Cambria Math" w:hAnsi="Cambria Math" w:cstheme="minorHAnsi"/>
                      </w:rPr>
                      <m:t>F</m:t>
                    </m:r>
                  </m:den>
                </m:f>
                <m:d>
                  <m:dPr>
                    <m:begChr m:val="["/>
                    <m:endChr m:val="]"/>
                    <m:ctrlPr>
                      <w:rPr>
                        <w:rFonts w:ascii="Cambria Math" w:hAnsi="Cambria Math" w:cstheme="minorHAnsi"/>
                      </w:rPr>
                    </m:ctrlPr>
                  </m:dPr>
                  <m:e>
                    <m:f>
                      <m:fPr>
                        <m:ctrlPr>
                          <w:rPr>
                            <w:rFonts w:ascii="Cambria Math" w:hAnsi="Cambria Math" w:cstheme="minorHAnsi"/>
                          </w:rPr>
                        </m:ctrlPr>
                      </m:fPr>
                      <m:num>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f>
                              <m:fPr>
                                <m:ctrlPr>
                                  <w:rPr>
                                    <w:rFonts w:ascii="Cambria Math" w:eastAsiaTheme="minorEastAsia" w:hAnsi="Cambria Math" w:cstheme="minorHAnsi"/>
                                  </w:rPr>
                                </m:ctrlPr>
                              </m:fPr>
                              <m:num>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num>
                              <m:den>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f>
                              <m:fPr>
                                <m:ctrlPr>
                                  <w:rPr>
                                    <w:rFonts w:ascii="Cambria Math" w:eastAsiaTheme="minorEastAsia" w:hAnsi="Cambria Math" w:cstheme="minorHAnsi"/>
                                  </w:rPr>
                                </m:ctrlPr>
                              </m:fPr>
                              <m:num>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num>
                              <m:den>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e>
                        </m:d>
                      </m:num>
                      <m:den>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f>
                              <m:fPr>
                                <m:ctrlPr>
                                  <w:rPr>
                                    <w:rFonts w:ascii="Cambria Math" w:eastAsiaTheme="minorEastAsia" w:hAnsi="Cambria Math" w:cstheme="minorHAnsi"/>
                                  </w:rPr>
                                </m:ctrlPr>
                              </m:fPr>
                              <m:num>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num>
                              <m:den>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f>
                              <m:fPr>
                                <m:ctrlPr>
                                  <w:rPr>
                                    <w:rFonts w:ascii="Cambria Math" w:eastAsiaTheme="minorEastAsia" w:hAnsi="Cambria Math" w:cstheme="minorHAnsi"/>
                                  </w:rPr>
                                </m:ctrlPr>
                              </m:fPr>
                              <m:num>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num>
                              <m:den>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f>
                              <m:fPr>
                                <m:ctrlPr>
                                  <w:rPr>
                                    <w:rFonts w:ascii="Cambria Math" w:eastAsiaTheme="minorEastAsia" w:hAnsi="Cambria Math" w:cstheme="minorHAnsi"/>
                                  </w:rPr>
                                </m:ctrlPr>
                              </m:fPr>
                              <m:num>
                                <m:r>
                                  <m:rPr>
                                    <m:sty m:val="p"/>
                                  </m:rPr>
                                  <w:rPr>
                                    <w:rFonts w:ascii="Cambria Math" w:eastAsiaTheme="minorEastAsia" w:hAnsi="Cambria Math" w:cstheme="minorHAnsi"/>
                                  </w:rPr>
                                  <m:t>1</m:t>
                                </m:r>
                              </m:num>
                              <m:den>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den>
                            </m:f>
                            <m:d>
                              <m:dPr>
                                <m:begChr m:val="|"/>
                                <m:endChr m:val="|"/>
                                <m:ctrlPr>
                                  <w:rPr>
                                    <w:rFonts w:ascii="Cambria Math" w:hAnsi="Cambria Math" w:cstheme="minorHAnsi"/>
                                    <w:i/>
                                  </w:rPr>
                                </m:ctrlPr>
                              </m:dPr>
                              <m:e>
                                <m:r>
                                  <w:rPr>
                                    <w:rFonts w:ascii="Cambria Math" w:hAnsi="Cambria Math" w:cstheme="minorHAnsi"/>
                                  </w:rPr>
                                  <m:t>χ</m:t>
                                </m:r>
                              </m:e>
                            </m:d>
                          </m:e>
                        </m:d>
                      </m:den>
                    </m:f>
                  </m:e>
                </m:d>
              </m:oMath>
            </m:oMathPara>
          </w:p>
        </w:tc>
        <w:tc>
          <w:tcPr>
            <w:tcW w:w="1255" w:type="dxa"/>
          </w:tcPr>
          <w:p w14:paraId="66A72654" w14:textId="77777777" w:rsidR="00890E42" w:rsidRPr="00F248A0" w:rsidRDefault="00890E42" w:rsidP="00AF6BEF">
            <w:pPr>
              <w:jc w:val="center"/>
              <w:rPr>
                <w:rFonts w:cstheme="minorHAnsi"/>
              </w:rPr>
            </w:pPr>
            <w:r w:rsidRPr="00F248A0">
              <w:rPr>
                <w:rFonts w:cstheme="minorHAnsi"/>
              </w:rPr>
              <w:t>Eq 38</w:t>
            </w:r>
          </w:p>
        </w:tc>
      </w:tr>
    </w:tbl>
    <w:p w14:paraId="17FA6FED" w14:textId="77777777" w:rsidR="00890E42" w:rsidRPr="00F248A0" w:rsidRDefault="00890E42" w:rsidP="00890E42">
      <w:pPr>
        <w:tabs>
          <w:tab w:val="left" w:pos="0"/>
        </w:tabs>
        <w:rPr>
          <w:rFonts w:eastAsiaTheme="minorEastAsia" w:cstheme="minorHAnsi"/>
          <w:color w:val="4EA72E" w:themeColor="accent6"/>
        </w:rPr>
      </w:pPr>
    </w:p>
    <w:tbl>
      <w:tblPr>
        <w:tblStyle w:val="TableGrid"/>
        <w:tblW w:w="0" w:type="auto"/>
        <w:jc w:val="center"/>
        <w:tblLook w:val="04A0" w:firstRow="1" w:lastRow="0" w:firstColumn="1" w:lastColumn="0" w:noHBand="0" w:noVBand="1"/>
      </w:tblPr>
      <w:tblGrid>
        <w:gridCol w:w="8095"/>
        <w:gridCol w:w="1255"/>
      </w:tblGrid>
      <w:tr w:rsidR="00890E42" w:rsidRPr="00F248A0" w14:paraId="6BCA4B33" w14:textId="77777777" w:rsidTr="00AF6BEF">
        <w:trPr>
          <w:jc w:val="center"/>
        </w:trPr>
        <w:tc>
          <w:tcPr>
            <w:tcW w:w="8095" w:type="dxa"/>
          </w:tcPr>
          <w:p w14:paraId="7DA49B21" w14:textId="72387479" w:rsidR="00890E42" w:rsidRPr="005E2FCE" w:rsidRDefault="00890E42" w:rsidP="00AF6BEF">
            <w:pPr>
              <w:jc w:val="center"/>
              <w:rPr>
                <w:rFonts w:cstheme="minorHAnsi"/>
                <w:color w:val="4EA72E" w:themeColor="accent6"/>
              </w:rPr>
            </w:pPr>
            <m:oMath>
              <m:r>
                <m:rPr>
                  <m:sty m:val="p"/>
                </m:rPr>
                <w:rPr>
                  <w:rFonts w:ascii="Cambria Math" w:eastAsiaTheme="minorEastAsia" w:hAnsi="Cambria Math" w:cstheme="minorHAnsi"/>
                  <w:color w:val="4EA72E" w:themeColor="accent6"/>
                </w:rPr>
                <m:t>∇ϕ</m:t>
              </m:r>
              <m:r>
                <m:rPr>
                  <m:sty m:val="p"/>
                </m:rPr>
                <w:rPr>
                  <w:rFonts w:ascii="Cambria Math" w:hAnsi="Cambria Math" w:cstheme="minorHAnsi"/>
                  <w:color w:val="4EA72E" w:themeColor="accent6"/>
                </w:rPr>
                <m:t>=</m:t>
              </m:r>
              <m:f>
                <m:fPr>
                  <m:ctrlPr>
                    <w:rPr>
                      <w:rFonts w:ascii="Cambria Math" w:hAnsi="Cambria Math" w:cstheme="minorHAnsi"/>
                      <w:color w:val="4EA72E" w:themeColor="accent6"/>
                    </w:rPr>
                  </m:ctrlPr>
                </m:fPr>
                <m:num>
                  <m:r>
                    <m:rPr>
                      <m:sty m:val="p"/>
                    </m:rPr>
                    <w:rPr>
                      <w:rFonts w:ascii="Cambria Math" w:hAnsi="Cambria Math" w:cstheme="minorHAnsi"/>
                      <w:color w:val="4EA72E" w:themeColor="accent6"/>
                    </w:rPr>
                    <m:t>-RT</m:t>
                  </m:r>
                </m:num>
                <m:den>
                  <m:r>
                    <m:rPr>
                      <m:sty m:val="p"/>
                    </m:rPr>
                    <w:rPr>
                      <w:rFonts w:ascii="Cambria Math" w:hAnsi="Cambria Math" w:cstheme="minorHAnsi"/>
                      <w:color w:val="4EA72E" w:themeColor="accent6"/>
                    </w:rPr>
                    <m:t>F</m:t>
                  </m:r>
                </m:den>
              </m:f>
              <m:d>
                <m:dPr>
                  <m:begChr m:val="["/>
                  <m:endChr m:val="]"/>
                  <m:ctrlPr>
                    <w:rPr>
                      <w:rFonts w:ascii="Cambria Math" w:hAnsi="Cambria Math" w:cstheme="minorHAnsi"/>
                      <w:color w:val="4EA72E" w:themeColor="accent6"/>
                    </w:rPr>
                  </m:ctrlPr>
                </m:dPr>
                <m:e>
                  <m:f>
                    <m:fPr>
                      <m:ctrlPr>
                        <w:rPr>
                          <w:rFonts w:ascii="Cambria Math" w:hAnsi="Cambria Math" w:cstheme="minorHAnsi"/>
                          <w:color w:val="4EA72E" w:themeColor="accent6"/>
                        </w:rPr>
                      </m:ctrlPr>
                    </m:fPr>
                    <m:num>
                      <m:d>
                        <m:dPr>
                          <m:begChr m:val="|"/>
                          <m:endChr m:val="|"/>
                          <m:ctrlPr>
                            <w:rPr>
                              <w:rFonts w:ascii="Cambria Math" w:hAnsi="Cambria Math" w:cstheme="minorHAnsi"/>
                              <w:color w:val="4EA72E" w:themeColor="accent6"/>
                            </w:rPr>
                          </m:ctrlPr>
                        </m:dPr>
                        <m:e>
                          <m:sSub>
                            <m:sSubPr>
                              <m:ctrlPr>
                                <w:rPr>
                                  <w:rFonts w:ascii="Cambria Math" w:hAnsi="Cambria Math" w:cstheme="minorHAnsi"/>
                                  <w:color w:val="4EA72E" w:themeColor="accent6"/>
                                </w:rPr>
                              </m:ctrlPr>
                            </m:sSubPr>
                            <m:e>
                              <m:r>
                                <m:rPr>
                                  <m:sty m:val="p"/>
                                </m:rPr>
                                <w:rPr>
                                  <w:rFonts w:ascii="Cambria Math" w:hAnsi="Cambria Math" w:cstheme="minorHAnsi"/>
                                  <w:color w:val="4EA72E" w:themeColor="accent6"/>
                                </w:rPr>
                                <m:t>z</m:t>
                              </m:r>
                            </m:e>
                            <m:sub>
                              <m:r>
                                <m:rPr>
                                  <m:sty m:val="p"/>
                                </m:rPr>
                                <w:rPr>
                                  <w:rFonts w:ascii="Cambria Math" w:hAnsi="Cambria Math" w:cstheme="minorHAnsi"/>
                                  <w:color w:val="4EA72E" w:themeColor="accent6"/>
                                </w:rPr>
                                <m:t>1</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i/>
                                  <w:color w:val="4EA72E" w:themeColor="accent6"/>
                                </w:rPr>
                              </m:ctrlPr>
                            </m:sSubPr>
                            <m:e>
                              <m:r>
                                <w:rPr>
                                  <w:rFonts w:ascii="Cambria Math" w:eastAsiaTheme="minorEastAsia" w:hAnsi="Cambria Math" w:cstheme="minorHAnsi"/>
                                  <w:color w:val="4EA72E" w:themeColor="accent6"/>
                                </w:rPr>
                                <m:t>z</m:t>
                              </m:r>
                            </m:e>
                            <m:sub>
                              <m:r>
                                <w:rPr>
                                  <w:rFonts w:ascii="Cambria Math" w:eastAsiaTheme="minorEastAsia" w:hAnsi="Cambria Math" w:cstheme="minorHAnsi"/>
                                  <w:color w:val="4EA72E" w:themeColor="accent6"/>
                                </w:rPr>
                                <m:t>1</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i/>
                                  <w:color w:val="4EA72E" w:themeColor="accent6"/>
                                </w:rPr>
                              </m:ctrlPr>
                            </m:sSubPr>
                            <m:e>
                              <m:r>
                                <w:rPr>
                                  <w:rFonts w:ascii="Cambria Math" w:eastAsiaTheme="minorEastAsia" w:hAnsi="Cambria Math" w:cstheme="minorHAnsi"/>
                                  <w:color w:val="4EA72E" w:themeColor="accent6"/>
                                </w:rPr>
                                <m:t>z</m:t>
                              </m:r>
                            </m:e>
                            <m:sub>
                              <m: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w:rPr>
                              <w:rFonts w:ascii="Cambria Math" w:eastAsiaTheme="minorEastAsia" w:hAnsi="Cambria Math" w:cstheme="minorHAnsi"/>
                            </w:rPr>
                            <m:t>2</m:t>
                          </m:r>
                        </m:sub>
                        <m:sup>
                          <m:r>
                            <m:rPr>
                              <m:sty m:val="p"/>
                            </m:rPr>
                            <w:rPr>
                              <w:rFonts w:ascii="Cambria Math" w:eastAsiaTheme="minorEastAsia" w:hAnsi="Cambria Math" w:cstheme="minorHAnsi"/>
                            </w:rPr>
                            <m:t>m</m:t>
                          </m:r>
                        </m:sup>
                      </m:sSubSup>
                    </m:num>
                    <m:den>
                      <m:sSup>
                        <m:sSupPr>
                          <m:ctrlPr>
                            <w:rPr>
                              <w:rFonts w:ascii="Cambria Math" w:eastAsiaTheme="minorEastAsia" w:hAnsi="Cambria Math" w:cstheme="minorHAnsi"/>
                              <w:color w:val="4EA72E" w:themeColor="accent6"/>
                            </w:rPr>
                          </m:ctrlPr>
                        </m:sSupPr>
                        <m:e>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p>
                        <m:sSupPr>
                          <m:ctrlPr>
                            <w:rPr>
                              <w:rFonts w:ascii="Cambria Math" w:eastAsiaTheme="minorEastAsia" w:hAnsi="Cambria Math" w:cstheme="minorHAnsi"/>
                              <w:color w:val="4EA72E" w:themeColor="accent6"/>
                            </w:rPr>
                          </m:ctrlPr>
                        </m:sSupPr>
                        <m:e>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oMath>
            <w:r>
              <w:rPr>
                <w:rFonts w:cstheme="minorHAnsi"/>
                <w:color w:val="4EA72E" w:themeColor="accent6"/>
              </w:rPr>
              <w:t xml:space="preserve"> </w:t>
            </w:r>
          </w:p>
        </w:tc>
        <w:tc>
          <w:tcPr>
            <w:tcW w:w="1255" w:type="dxa"/>
          </w:tcPr>
          <w:p w14:paraId="2EE03E7F" w14:textId="77777777" w:rsidR="00890E42" w:rsidRPr="00F248A0" w:rsidRDefault="00890E42" w:rsidP="00AF6BEF">
            <w:pPr>
              <w:jc w:val="center"/>
              <w:rPr>
                <w:rFonts w:cstheme="minorHAnsi"/>
              </w:rPr>
            </w:pPr>
            <w:r w:rsidRPr="00F248A0">
              <w:rPr>
                <w:rFonts w:cstheme="minorHAnsi"/>
              </w:rPr>
              <w:t>Eq 39</w:t>
            </w:r>
          </w:p>
        </w:tc>
      </w:tr>
    </w:tbl>
    <w:p w14:paraId="4AB3E527" w14:textId="77777777" w:rsidR="00890E42" w:rsidRPr="00F248A0" w:rsidRDefault="00890E42" w:rsidP="00890E42">
      <w:pPr>
        <w:tabs>
          <w:tab w:val="left" w:pos="0"/>
        </w:tabs>
        <w:rPr>
          <w:rFonts w:eastAsiaTheme="minorEastAsia" w:cstheme="minorHAnsi"/>
        </w:rPr>
      </w:pPr>
    </w:p>
    <w:p w14:paraId="726AEC4C" w14:textId="77777777" w:rsidR="00890E42" w:rsidRPr="001D274C" w:rsidRDefault="00890E42" w:rsidP="00890E42">
      <w:pPr>
        <w:rPr>
          <w:rFonts w:eastAsiaTheme="minorEastAsia" w:cstheme="minorHAnsi"/>
          <w:color w:val="4EA72E" w:themeColor="accent6"/>
        </w:rPr>
      </w:pPr>
      <w:r w:rsidRPr="00F248A0">
        <w:rPr>
          <w:rFonts w:cstheme="minorHAnsi"/>
        </w:rPr>
        <w:t>W</w:t>
      </w:r>
      <w:r w:rsidRPr="001D274C">
        <w:rPr>
          <w:rFonts w:cstheme="minorHAnsi"/>
        </w:rPr>
        <w:t>e can now solve for the individual ion fluxes in the membrane phase. Taking equation 39 and substituting equation 28, we solve for the flux of cation 1 in the membrane.</w:t>
      </w:r>
    </w:p>
    <w:tbl>
      <w:tblPr>
        <w:tblStyle w:val="TableGrid"/>
        <w:tblW w:w="0" w:type="auto"/>
        <w:jc w:val="center"/>
        <w:tblLook w:val="04A0" w:firstRow="1" w:lastRow="0" w:firstColumn="1" w:lastColumn="0" w:noHBand="0" w:noVBand="1"/>
      </w:tblPr>
      <w:tblGrid>
        <w:gridCol w:w="8095"/>
        <w:gridCol w:w="1255"/>
      </w:tblGrid>
      <w:tr w:rsidR="00890E42" w:rsidRPr="001D274C" w14:paraId="5F3FD386" w14:textId="77777777" w:rsidTr="00AF6BEF">
        <w:trPr>
          <w:jc w:val="center"/>
        </w:trPr>
        <w:tc>
          <w:tcPr>
            <w:tcW w:w="8095" w:type="dxa"/>
          </w:tcPr>
          <w:p w14:paraId="0AF8055E" w14:textId="3ECBF332" w:rsidR="00890E42" w:rsidRPr="001D274C" w:rsidRDefault="00000000" w:rsidP="00AF6BEF">
            <w:pPr>
              <w:jc w:val="center"/>
              <w:rPr>
                <w:rFonts w:cstheme="minorHAnsi"/>
              </w:rPr>
            </w:pPr>
            <m:oMath>
              <m:sSubSup>
                <m:sSubSupPr>
                  <m:ctrlPr>
                    <w:rPr>
                      <w:rFonts w:ascii="Cambria Math" w:hAnsi="Cambria Math" w:cstheme="minorHAnsi"/>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1</m:t>
                  </m:r>
                </m:sub>
                <m:sup>
                  <m:r>
                    <m:rPr>
                      <m:sty m:val="p"/>
                    </m:rPr>
                    <w:rPr>
                      <w:rFonts w:ascii="Cambria Math" w:hAnsi="Cambria Math" w:cstheme="minorHAnsi"/>
                      <w:color w:val="4EA72E" w:themeColor="accent6"/>
                    </w:rPr>
                    <m:t>m</m:t>
                  </m:r>
                </m:sup>
              </m:sSubSup>
              <m:r>
                <m:rPr>
                  <m:sty m:val="p"/>
                </m:rPr>
                <w:rPr>
                  <w:rFonts w:ascii="Cambria Math"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color w:val="4EA72E" w:themeColor="accent6"/>
                    </w:rPr>
                  </m:ctrlPr>
                </m:dPr>
                <m:e>
                  <m:f>
                    <m:fPr>
                      <m:ctrlPr>
                        <w:rPr>
                          <w:rFonts w:ascii="Cambria Math" w:hAnsi="Cambria Math" w:cstheme="minorHAnsi"/>
                          <w:color w:val="4EA72E" w:themeColor="accent6"/>
                        </w:rPr>
                      </m:ctrlPr>
                    </m:fPr>
                    <m:num>
                      <m:d>
                        <m:dPr>
                          <m:begChr m:val="|"/>
                          <m:endChr m:val="|"/>
                          <m:ctrlPr>
                            <w:rPr>
                              <w:rFonts w:ascii="Cambria Math" w:hAnsi="Cambria Math" w:cstheme="minorHAnsi"/>
                              <w:color w:val="4EA72E" w:themeColor="accent6"/>
                            </w:rPr>
                          </m:ctrlPr>
                        </m:dPr>
                        <m:e>
                          <m:sSub>
                            <m:sSubPr>
                              <m:ctrlPr>
                                <w:rPr>
                                  <w:rFonts w:ascii="Cambria Math" w:hAnsi="Cambria Math" w:cstheme="minorHAnsi"/>
                                  <w:color w:val="4EA72E" w:themeColor="accent6"/>
                                </w:rPr>
                              </m:ctrlPr>
                            </m:sSubPr>
                            <m:e>
                              <m:r>
                                <m:rPr>
                                  <m:sty m:val="p"/>
                                </m:rPr>
                                <w:rPr>
                                  <w:rFonts w:ascii="Cambria Math" w:hAnsi="Cambria Math" w:cstheme="minorHAnsi"/>
                                  <w:color w:val="4EA72E" w:themeColor="accent6"/>
                                </w:rPr>
                                <m:t>z</m:t>
                              </m:r>
                            </m:e>
                            <m:sub>
                              <m:r>
                                <m:rPr>
                                  <m:sty m:val="p"/>
                                </m:rPr>
                                <w:rPr>
                                  <w:rFonts w:ascii="Cambria Math" w:hAnsi="Cambria Math" w:cstheme="minorHAnsi"/>
                                  <w:color w:val="4EA72E" w:themeColor="accent6"/>
                                </w:rPr>
                                <m:t>1</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i/>
                                  <w:color w:val="4EA72E" w:themeColor="accent6"/>
                                </w:rPr>
                              </m:ctrlPr>
                            </m:sSubPr>
                            <m:e>
                              <m:r>
                                <w:rPr>
                                  <w:rFonts w:ascii="Cambria Math" w:eastAsiaTheme="minorEastAsia" w:hAnsi="Cambria Math" w:cstheme="minorHAnsi"/>
                                  <w:color w:val="4EA72E" w:themeColor="accent6"/>
                                </w:rPr>
                                <m:t>z</m:t>
                              </m:r>
                            </m:e>
                            <m:sub>
                              <m:r>
                                <w:rPr>
                                  <w:rFonts w:ascii="Cambria Math" w:eastAsiaTheme="minorEastAsia" w:hAnsi="Cambria Math" w:cstheme="minorHAnsi"/>
                                  <w:color w:val="4EA72E" w:themeColor="accent6"/>
                                </w:rPr>
                                <m:t>1</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i/>
                                  <w:color w:val="4EA72E" w:themeColor="accent6"/>
                                </w:rPr>
                              </m:ctrlPr>
                            </m:sSubPr>
                            <m:e>
                              <m:r>
                                <w:rPr>
                                  <w:rFonts w:ascii="Cambria Math" w:eastAsiaTheme="minorEastAsia" w:hAnsi="Cambria Math" w:cstheme="minorHAnsi"/>
                                  <w:color w:val="4EA72E" w:themeColor="accent6"/>
                                </w:rPr>
                                <m:t>z</m:t>
                              </m:r>
                            </m:e>
                            <m:sub>
                              <m: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w:rPr>
                              <w:rFonts w:ascii="Cambria Math" w:eastAsiaTheme="minorEastAsia" w:hAnsi="Cambria Math" w:cstheme="minorHAnsi"/>
                            </w:rPr>
                            <m:t>2</m:t>
                          </m:r>
                        </m:sub>
                        <m:sup>
                          <m:r>
                            <m:rPr>
                              <m:sty m:val="p"/>
                            </m:rPr>
                            <w:rPr>
                              <w:rFonts w:ascii="Cambria Math" w:eastAsiaTheme="minorEastAsia" w:hAnsi="Cambria Math" w:cstheme="minorHAnsi"/>
                            </w:rPr>
                            <m:t>m</m:t>
                          </m:r>
                        </m:sup>
                      </m:sSubSup>
                    </m:num>
                    <m:den>
                      <m:sSup>
                        <m:sSupPr>
                          <m:ctrlPr>
                            <w:rPr>
                              <w:rFonts w:ascii="Cambria Math" w:eastAsiaTheme="minorEastAsia" w:hAnsi="Cambria Math" w:cstheme="minorHAnsi"/>
                              <w:color w:val="4EA72E" w:themeColor="accent6"/>
                            </w:rPr>
                          </m:ctrlPr>
                        </m:sSupPr>
                        <m:e>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p>
                        <m:sSupPr>
                          <m:ctrlPr>
                            <w:rPr>
                              <w:rFonts w:ascii="Cambria Math" w:eastAsiaTheme="minorEastAsia" w:hAnsi="Cambria Math" w:cstheme="minorHAnsi"/>
                              <w:color w:val="4EA72E" w:themeColor="accent6"/>
                            </w:rPr>
                          </m:ctrlPr>
                        </m:sSupPr>
                        <m:e>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oMath>
            <w:r w:rsidR="00890E42">
              <w:rPr>
                <w:rFonts w:cstheme="minorHAnsi"/>
              </w:rPr>
              <w:t xml:space="preserve"> </w:t>
            </w:r>
          </w:p>
        </w:tc>
        <w:tc>
          <w:tcPr>
            <w:tcW w:w="1255" w:type="dxa"/>
          </w:tcPr>
          <w:p w14:paraId="67F28E09" w14:textId="77777777" w:rsidR="00890E42" w:rsidRPr="001D274C" w:rsidRDefault="00890E42" w:rsidP="00AF6BEF">
            <w:pPr>
              <w:jc w:val="center"/>
              <w:rPr>
                <w:rFonts w:cstheme="minorHAnsi"/>
              </w:rPr>
            </w:pPr>
            <w:r w:rsidRPr="001D274C">
              <w:rPr>
                <w:rFonts w:cstheme="minorHAnsi"/>
              </w:rPr>
              <w:t>Eq 40</w:t>
            </w:r>
          </w:p>
        </w:tc>
      </w:tr>
    </w:tbl>
    <w:p w14:paraId="2EA296DE" w14:textId="77777777" w:rsidR="00890E42" w:rsidRPr="001D274C" w:rsidRDefault="00890E42" w:rsidP="00890E42">
      <w:pPr>
        <w:rPr>
          <w:rFonts w:eastAsiaTheme="minorEastAsia" w:cstheme="minorHAnsi"/>
          <w:color w:val="4EA72E" w:themeColor="accent6"/>
        </w:rPr>
      </w:pPr>
    </w:p>
    <w:p w14:paraId="3F2789FA" w14:textId="36CC3853" w:rsidR="00890E42" w:rsidRPr="00512EE3" w:rsidRDefault="00890E42" w:rsidP="00890E42">
      <w:pPr>
        <w:rPr>
          <w:rFonts w:eastAsiaTheme="minorEastAsia" w:cstheme="minorHAnsi"/>
        </w:rPr>
      </w:pPr>
      <w:r w:rsidRPr="00512EE3">
        <w:rPr>
          <w:rFonts w:eastAsiaTheme="minorEastAsia" w:cstheme="minorHAnsi"/>
        </w:rPr>
        <w:t xml:space="preserve">We aim to put the above membrane phase solute flux equation in the form </w:t>
      </w: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oMath>
      <w:r w:rsidRPr="00512EE3">
        <w:rPr>
          <w:rFonts w:eastAsiaTheme="minorEastAsia" w:cstheme="minorHAnsi"/>
        </w:rPr>
        <w:t xml:space="preserve">. </w:t>
      </w:r>
      <w:r>
        <w:rPr>
          <w:rFonts w:eastAsiaTheme="minorEastAsia" w:cstheme="minorHAnsi"/>
          <w:iCs/>
        </w:rPr>
        <w:t>Equation 42 is mathematically equivalent to equation 43.</w:t>
      </w:r>
    </w:p>
    <w:tbl>
      <w:tblPr>
        <w:tblStyle w:val="TableGrid"/>
        <w:tblW w:w="0" w:type="auto"/>
        <w:jc w:val="center"/>
        <w:tblLook w:val="04A0" w:firstRow="1" w:lastRow="0" w:firstColumn="1" w:lastColumn="0" w:noHBand="0" w:noVBand="1"/>
      </w:tblPr>
      <w:tblGrid>
        <w:gridCol w:w="8095"/>
        <w:gridCol w:w="1255"/>
      </w:tblGrid>
      <w:tr w:rsidR="00890E42" w14:paraId="6CA006C7" w14:textId="77777777" w:rsidTr="00AF6BEF">
        <w:trPr>
          <w:jc w:val="center"/>
        </w:trPr>
        <w:tc>
          <w:tcPr>
            <w:tcW w:w="8095" w:type="dxa"/>
          </w:tcPr>
          <w:p w14:paraId="6AE510B6" w14:textId="7E30107A" w:rsidR="00890E42" w:rsidRPr="001E7594" w:rsidRDefault="00000000" w:rsidP="00AF6BEF">
            <w:pPr>
              <w:jc w:val="center"/>
              <w:rPr>
                <w:rFonts w:cstheme="minorHAnsi"/>
              </w:rPr>
            </w:pP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 -</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f>
                    <m:fPr>
                      <m:ctrlPr>
                        <w:rPr>
                          <w:rFonts w:ascii="Cambria Math" w:eastAsiaTheme="minorEastAsia" w:hAnsi="Cambria Math" w:cstheme="minorHAnsi"/>
                        </w:rPr>
                      </m:ctrlPr>
                    </m:fPr>
                    <m:num>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num>
                    <m:den>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e>
              </m:d>
              <m:r>
                <m:rPr>
                  <m:sty m:val="p"/>
                </m:rPr>
                <w:rPr>
                  <w:rFonts w:ascii="Cambria Math" w:eastAsiaTheme="minorEastAsia" w:hAnsi="Cambria Math" w:cstheme="minorHAnsi"/>
                </w:rPr>
                <m:t xml:space="preserve"> +</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f>
                    <m:fPr>
                      <m:ctrlPr>
                        <w:rPr>
                          <w:rFonts w:ascii="Cambria Math" w:hAnsi="Cambria Math" w:cstheme="minorHAnsi"/>
                        </w:rPr>
                      </m:ctrlPr>
                    </m:fPr>
                    <m:num>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num>
                    <m:den>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e>
              </m:d>
            </m:oMath>
            <w:r w:rsidR="00890E42">
              <w:rPr>
                <w:rFonts w:cstheme="minorHAnsi"/>
              </w:rPr>
              <w:t xml:space="preserve"> </w:t>
            </w:r>
          </w:p>
        </w:tc>
        <w:tc>
          <w:tcPr>
            <w:tcW w:w="1255" w:type="dxa"/>
          </w:tcPr>
          <w:p w14:paraId="70BF0E99" w14:textId="77777777" w:rsidR="00890E42" w:rsidRDefault="00890E42" w:rsidP="00AF6BEF">
            <w:pPr>
              <w:jc w:val="center"/>
              <w:rPr>
                <w:rFonts w:cstheme="minorHAnsi"/>
              </w:rPr>
            </w:pPr>
            <w:r>
              <w:rPr>
                <w:rFonts w:cstheme="minorHAnsi"/>
              </w:rPr>
              <w:t>Eq 43</w:t>
            </w:r>
          </w:p>
        </w:tc>
      </w:tr>
    </w:tbl>
    <w:p w14:paraId="52310298" w14:textId="77777777" w:rsidR="00890E42" w:rsidRPr="00512EE3" w:rsidRDefault="00890E42" w:rsidP="00890E42">
      <w:pPr>
        <w:rPr>
          <w:rFonts w:eastAsiaTheme="minorEastAsia" w:cstheme="minorHAnsi"/>
        </w:rPr>
      </w:pPr>
    </w:p>
    <w:p w14:paraId="3D3D5643" w14:textId="77777777" w:rsidR="00890E42" w:rsidRPr="00CD1A50" w:rsidRDefault="00890E42" w:rsidP="00890E42">
      <w:pPr>
        <w:rPr>
          <w:rFonts w:eastAsiaTheme="minorEastAsia" w:cstheme="minorHAnsi"/>
          <w:color w:val="4EA72E" w:themeColor="accent6"/>
        </w:rPr>
      </w:pPr>
      <w:r w:rsidRPr="00512EE3">
        <w:rPr>
          <w:rFonts w:eastAsiaTheme="minorEastAsia" w:cstheme="minorHAnsi"/>
        </w:rPr>
        <w:t xml:space="preserve">Simplifying to equation </w:t>
      </w:r>
      <w:r>
        <w:rPr>
          <w:rFonts w:eastAsiaTheme="minorEastAsia" w:cstheme="minorHAnsi"/>
        </w:rPr>
        <w:t>44</w:t>
      </w:r>
      <w:r w:rsidRPr="00512EE3">
        <w:rPr>
          <w:rFonts w:eastAsiaTheme="minorEastAsia" w:cstheme="minorHAnsi"/>
        </w:rPr>
        <w:t>,</w:t>
      </w:r>
    </w:p>
    <w:tbl>
      <w:tblPr>
        <w:tblStyle w:val="TableGrid"/>
        <w:tblW w:w="0" w:type="auto"/>
        <w:jc w:val="center"/>
        <w:tblLook w:val="04A0" w:firstRow="1" w:lastRow="0" w:firstColumn="1" w:lastColumn="0" w:noHBand="0" w:noVBand="1"/>
      </w:tblPr>
      <w:tblGrid>
        <w:gridCol w:w="8095"/>
        <w:gridCol w:w="1255"/>
      </w:tblGrid>
      <w:tr w:rsidR="00890E42" w14:paraId="65CCADFD" w14:textId="77777777" w:rsidTr="00AF6BEF">
        <w:trPr>
          <w:jc w:val="center"/>
        </w:trPr>
        <w:tc>
          <w:tcPr>
            <w:tcW w:w="8095" w:type="dxa"/>
          </w:tcPr>
          <w:p w14:paraId="75232865" w14:textId="4ACFC82C" w:rsidR="00890E42" w:rsidRPr="009C5C5C" w:rsidRDefault="00000000" w:rsidP="00AF6BEF">
            <w:pPr>
              <w:jc w:val="center"/>
              <w:rPr>
                <w:rFonts w:cstheme="minorHAnsi"/>
                <w:iCs/>
              </w:rPr>
            </w:pPr>
            <m:oMath>
              <m:sSubSup>
                <m:sSubSupPr>
                  <m:ctrlPr>
                    <w:rPr>
                      <w:rFonts w:ascii="Cambria Math" w:hAnsi="Cambria Math" w:cstheme="minorHAnsi"/>
                      <w:iCs/>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1</m:t>
                  </m:r>
                </m:sub>
                <m:sup>
                  <m:r>
                    <m:rPr>
                      <m:sty m:val="p"/>
                    </m:rPr>
                    <w:rPr>
                      <w:rFonts w:ascii="Cambria Math" w:hAnsi="Cambria Math" w:cstheme="minorHAnsi"/>
                      <w:color w:val="4EA72E" w:themeColor="accent6"/>
                    </w:rPr>
                    <m:t>m</m:t>
                  </m:r>
                </m:sup>
              </m:sSubSup>
              <m:r>
                <m:rPr>
                  <m:sty m:val="p"/>
                </m:rPr>
                <w:rPr>
                  <w:rFonts w:ascii="Cambria Math" w:hAnsi="Cambria Math" w:cstheme="minorHAnsi"/>
                  <w:color w:val="4EA72E" w:themeColor="accent6"/>
                </w:rPr>
                <m:t>=</m:t>
              </m:r>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hAnsi="Cambria Math" w:cstheme="minorHAnsi"/>
                      <w:iCs/>
                      <w:color w:val="4EA72E" w:themeColor="accent6"/>
                    </w:rPr>
                  </m:ctrlPr>
                </m:dPr>
                <m:e>
                  <m:f>
                    <m:fPr>
                      <m:ctrlPr>
                        <w:rPr>
                          <w:rFonts w:ascii="Cambria Math" w:hAnsi="Cambria Math" w:cstheme="minorHAnsi"/>
                          <w:iCs/>
                          <w:color w:val="4EA72E" w:themeColor="accent6"/>
                        </w:rPr>
                      </m:ctrlPr>
                    </m:fPr>
                    <m:num>
                      <m:r>
                        <w:rPr>
                          <w:rFonts w:ascii="Cambria Math" w:hAnsi="Cambria Math" w:cstheme="minorHAnsi"/>
                          <w:color w:val="4EA72E" w:themeColor="accent6"/>
                        </w:rPr>
                        <m:t>-</m:t>
                      </m:r>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num>
                    <m:den>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r>
                <m:rPr>
                  <m:sty m:val="p"/>
                </m:rPr>
                <w:rPr>
                  <w:rFonts w:ascii="Cambria Math" w:hAnsi="Cambria Math" w:cstheme="minorHAnsi"/>
                  <w:color w:val="4EA72E" w:themeColor="accent6"/>
                </w:rPr>
                <m:t>+</m:t>
              </m:r>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f>
                    <m:fPr>
                      <m:ctrlPr>
                        <w:rPr>
                          <w:rFonts w:ascii="Cambria Math" w:eastAsiaTheme="minorEastAsia" w:hAnsi="Cambria Math" w:cstheme="minorHAnsi"/>
                          <w:iCs/>
                          <w:color w:val="4EA72E" w:themeColor="accent6"/>
                        </w:rPr>
                      </m:ctrlPr>
                    </m:fPr>
                    <m:num>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num>
                    <m:den>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oMath>
            <w:r w:rsidR="00890E42" w:rsidRPr="009C5C5C">
              <w:rPr>
                <w:rFonts w:cstheme="minorHAnsi"/>
                <w:iCs/>
              </w:rPr>
              <w:t xml:space="preserve"> </w:t>
            </w:r>
          </w:p>
        </w:tc>
        <w:tc>
          <w:tcPr>
            <w:tcW w:w="1255" w:type="dxa"/>
          </w:tcPr>
          <w:p w14:paraId="60D1A5A6" w14:textId="77777777" w:rsidR="00890E42" w:rsidRDefault="00890E42" w:rsidP="00AF6BEF">
            <w:pPr>
              <w:jc w:val="center"/>
              <w:rPr>
                <w:rFonts w:cstheme="minorHAnsi"/>
              </w:rPr>
            </w:pPr>
            <w:r>
              <w:rPr>
                <w:rFonts w:cstheme="minorHAnsi"/>
              </w:rPr>
              <w:t>Eq 44</w:t>
            </w:r>
          </w:p>
        </w:tc>
      </w:tr>
    </w:tbl>
    <w:p w14:paraId="783BB732" w14:textId="77777777" w:rsidR="00890E42" w:rsidRPr="00512EE3" w:rsidRDefault="00890E42" w:rsidP="00890E42">
      <w:pPr>
        <w:rPr>
          <w:rFonts w:eastAsiaTheme="minorEastAsia" w:cstheme="minorHAnsi"/>
        </w:rPr>
      </w:pPr>
    </w:p>
    <w:p w14:paraId="25EFF5C6" w14:textId="77777777" w:rsidR="00890E42" w:rsidRPr="00512EE3" w:rsidRDefault="00890E42" w:rsidP="00890E42">
      <w:pPr>
        <w:rPr>
          <w:rFonts w:eastAsiaTheme="minorEastAsia" w:cstheme="minorHAnsi"/>
        </w:rPr>
      </w:pPr>
      <w:r w:rsidRPr="00512EE3">
        <w:rPr>
          <w:rFonts w:eastAsiaTheme="minorEastAsia" w:cstheme="minorHAnsi"/>
        </w:rPr>
        <w:t xml:space="preserve">Where the diffusion terms, </w:t>
      </w:r>
      <m:oMath>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11</m:t>
            </m:r>
          </m:sub>
          <m:sup>
            <m:r>
              <m:rPr>
                <m:sty m:val="p"/>
              </m:rPr>
              <w:rPr>
                <w:rFonts w:ascii="Cambria Math" w:eastAsiaTheme="minorEastAsia" w:hAnsi="Cambria Math" w:cstheme="minorHAnsi"/>
              </w:rPr>
              <m:t>m</m:t>
            </m:r>
          </m:sup>
        </m:sSubSup>
      </m:oMath>
      <w:r w:rsidRPr="00512EE3">
        <w:rPr>
          <w:rFonts w:eastAsiaTheme="minorEastAsia" w:cstheme="minorHAnsi"/>
        </w:rPr>
        <w:t xml:space="preserve"> and </w:t>
      </w:r>
      <m:oMath>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12</m:t>
            </m:r>
          </m:sub>
          <m:sup>
            <m:r>
              <m:rPr>
                <m:sty m:val="p"/>
              </m:rPr>
              <w:rPr>
                <w:rFonts w:ascii="Cambria Math" w:eastAsiaTheme="minorEastAsia" w:hAnsi="Cambria Math" w:cstheme="minorHAnsi"/>
              </w:rPr>
              <m:t>m</m:t>
            </m:r>
          </m:sup>
        </m:sSubSup>
      </m:oMath>
      <w:r w:rsidRPr="00512EE3">
        <w:rPr>
          <w:rFonts w:eastAsiaTheme="minorEastAsia" w:cstheme="minorHAnsi"/>
        </w:rPr>
        <w:t>, are represented in the parenthesis.</w:t>
      </w:r>
    </w:p>
    <w:p w14:paraId="418F6987" w14:textId="77777777" w:rsidR="00C033FB" w:rsidRPr="00FB3B34" w:rsidRDefault="00C033FB" w:rsidP="00890E42">
      <w:pPr>
        <w:rPr>
          <w:color w:val="EE0000"/>
        </w:rPr>
      </w:pPr>
    </w:p>
    <w:sectPr w:rsidR="00C033FB" w:rsidRPr="00FB3B3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onathan Ouimet" w:date="2026-04-12T11:11:00Z" w:initials="JO">
    <w:p w14:paraId="182EC642" w14:textId="77777777" w:rsidR="003A3853" w:rsidRDefault="003A3853" w:rsidP="003A3853">
      <w:pPr>
        <w:pStyle w:val="CommentText"/>
      </w:pPr>
      <w:r>
        <w:rPr>
          <w:rStyle w:val="CommentReference"/>
        </w:rPr>
        <w:annotationRef/>
      </w:r>
      <w:r>
        <w:t xml:space="preserve">**Note that D11 and D12 are the same as the D11 and D12 derived in the convection, electromigration and diffusion equations. </w:t>
      </w:r>
    </w:p>
  </w:comment>
  <w:comment w:id="26" w:author="Jonathan Ouimet" w:date="2026-02-16T20:35:00Z" w:initials="JO">
    <w:p w14:paraId="3C8AD7D1" w14:textId="77777777" w:rsidR="00890E42" w:rsidRDefault="00890E42" w:rsidP="00B40DDF">
      <w:pPr>
        <w:pStyle w:val="CommentText"/>
      </w:pPr>
      <w:r>
        <w:rPr>
          <w:rStyle w:val="CommentReference"/>
        </w:rPr>
        <w:annotationRef/>
      </w:r>
      <w:r>
        <w:t xml:space="preserve"> For simplicity and consistency, I would assume negative and add the absolute value bars. This is the case for the NF270 membrane. People can derive it themselves after if they wish for the positive case. (Or we can derive it for them in the SI if you so choose). </w:t>
      </w:r>
    </w:p>
  </w:comment>
  <w:comment w:id="27" w:author="Jonathan Ouimet" w:date="2025-10-21T19:21:00Z" w:initials="JO">
    <w:p w14:paraId="35864591" w14:textId="77777777" w:rsidR="00890E42" w:rsidRDefault="00890E42" w:rsidP="00DF6672">
      <w:pPr>
        <w:pStyle w:val="CommentText"/>
      </w:pPr>
      <w:r>
        <w:rPr>
          <w:rStyle w:val="CommentReference"/>
        </w:rPr>
        <w:annotationRef/>
      </w:r>
      <w:r>
        <w:t xml:space="preserve">Here, I do not think that you built the negative sign into the equation. Therefore, I am not sure this part of the equation is correct. </w:t>
      </w:r>
    </w:p>
  </w:comment>
  <w:comment w:id="28" w:author="Jonathan Ouimet" w:date="2026-02-16T20:38:00Z" w:initials="JO">
    <w:p w14:paraId="7B27A0F1" w14:textId="77777777" w:rsidR="00890E42" w:rsidRDefault="00890E42" w:rsidP="00890E42">
      <w:pPr>
        <w:pStyle w:val="CommentText"/>
      </w:pPr>
      <w:r>
        <w:rPr>
          <w:rStyle w:val="CommentReference"/>
        </w:rPr>
        <w:annotationRef/>
      </w:r>
      <w:r>
        <w:t xml:space="preserve">I think the same thing happened as before. The negative signs were not properly handled after we brough in the absolute values. </w:t>
      </w:r>
    </w:p>
    <w:p w14:paraId="3A563284" w14:textId="77777777" w:rsidR="00890E42" w:rsidRDefault="00890E42" w:rsidP="00890E42">
      <w:pPr>
        <w:pStyle w:val="CommentText"/>
      </w:pPr>
      <w:r>
        <w:t xml:space="preserve">I think this term should be negative.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2EC642" w15:done="0"/>
  <w15:commentEx w15:paraId="3C8AD7D1" w15:done="1"/>
  <w15:commentEx w15:paraId="35864591" w15:done="1"/>
  <w15:commentEx w15:paraId="3A56328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DE8FD6" w16cex:dateUtc="2026-04-12T18:11:00Z"/>
  <w16cex:commentExtensible w16cex:durableId="6BAC807B" w16cex:dateUtc="2026-02-17T04:35:00Z">
    <w16cex:extLst>
      <w16:ext w16:uri="{CE6994B0-6A32-4C9F-8C6B-6E91EDA988CE}">
        <cr:reactions xmlns:cr="http://schemas.microsoft.com/office/comments/2020/reactions">
          <cr:reaction reactionType="1">
            <cr:reactionInfo dateUtc="2026-02-17T19:04:47Z">
              <cr:user userId="877d0e272dd2d022" userProvider="Windows Live" userName="Laurianne Estrada"/>
            </cr:reactionInfo>
          </cr:reaction>
        </cr:reactions>
      </w16:ext>
    </w16cex:extLst>
  </w16cex:commentExtensible>
  <w16cex:commentExtensible w16cex:durableId="01DA02F2" w16cex:dateUtc="2025-10-22T02:21:00Z"/>
  <w16cex:commentExtensible w16cex:durableId="71DBFFBF" w16cex:dateUtc="2026-02-17T04:38:00Z">
    <w16cex:extLst>
      <w16:ext w16:uri="{CE6994B0-6A32-4C9F-8C6B-6E91EDA988CE}">
        <cr:reactions xmlns:cr="http://schemas.microsoft.com/office/comments/2020/reactions">
          <cr:reaction reactionType="1">
            <cr:reactionInfo dateUtc="2026-02-18T00:08:07Z">
              <cr:user userId="877d0e272dd2d022" userProvider="Windows Live" userName="Laurianne Estrad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2EC642" w16cid:durableId="50DE8FD6"/>
  <w16cid:commentId w16cid:paraId="3C8AD7D1" w16cid:durableId="6BAC807B"/>
  <w16cid:commentId w16cid:paraId="35864591" w16cid:durableId="01DA02F2"/>
  <w16cid:commentId w16cid:paraId="3A563284" w16cid:durableId="71DBFF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1DE"/>
    <w:multiLevelType w:val="hybridMultilevel"/>
    <w:tmpl w:val="53101562"/>
    <w:lvl w:ilvl="0" w:tplc="FFFFFFFF">
      <w:start w:val="1"/>
      <w:numFmt w:val="decimal"/>
      <w:lvlText w:val="1.%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FE3E6D"/>
    <w:multiLevelType w:val="hybridMultilevel"/>
    <w:tmpl w:val="397E13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DDF4509"/>
    <w:multiLevelType w:val="hybridMultilevel"/>
    <w:tmpl w:val="8474C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17C3C"/>
    <w:multiLevelType w:val="hybridMultilevel"/>
    <w:tmpl w:val="C3589E1E"/>
    <w:lvl w:ilvl="0" w:tplc="0409000F">
      <w:start w:val="1"/>
      <w:numFmt w:val="decimal"/>
      <w:lvlText w:val="%1."/>
      <w:lvlJc w:val="left"/>
      <w:pPr>
        <w:ind w:left="720" w:hanging="360"/>
      </w:pPr>
    </w:lvl>
    <w:lvl w:ilvl="1" w:tplc="C220DA6A">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AB7E8D"/>
    <w:multiLevelType w:val="hybridMultilevel"/>
    <w:tmpl w:val="5D8421C0"/>
    <w:lvl w:ilvl="0" w:tplc="FDEE1D48">
      <w:start w:val="1"/>
      <w:numFmt w:val="decimal"/>
      <w:lvlText w:val="1.1.%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 w15:restartNumberingAfterBreak="0">
    <w:nsid w:val="26C33419"/>
    <w:multiLevelType w:val="hybridMultilevel"/>
    <w:tmpl w:val="69625E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EB0684"/>
    <w:multiLevelType w:val="hybridMultilevel"/>
    <w:tmpl w:val="65A4B886"/>
    <w:lvl w:ilvl="0" w:tplc="A1C0DADC">
      <w:start w:val="1"/>
      <w:numFmt w:val="decimal"/>
      <w:lvlText w:val="%1."/>
      <w:lvlJc w:val="left"/>
      <w:pPr>
        <w:ind w:left="720" w:hanging="360"/>
      </w:pPr>
    </w:lvl>
    <w:lvl w:ilvl="1" w:tplc="DF2655AE">
      <w:start w:val="1"/>
      <w:numFmt w:val="decimal"/>
      <w:lvlText w:val="%2."/>
      <w:lvlJc w:val="left"/>
      <w:pPr>
        <w:ind w:left="720" w:hanging="360"/>
      </w:pPr>
    </w:lvl>
    <w:lvl w:ilvl="2" w:tplc="5F40AFCC">
      <w:start w:val="1"/>
      <w:numFmt w:val="decimal"/>
      <w:lvlText w:val="%3."/>
      <w:lvlJc w:val="left"/>
      <w:pPr>
        <w:ind w:left="720" w:hanging="360"/>
      </w:pPr>
    </w:lvl>
    <w:lvl w:ilvl="3" w:tplc="D79887F0">
      <w:start w:val="1"/>
      <w:numFmt w:val="decimal"/>
      <w:lvlText w:val="%4."/>
      <w:lvlJc w:val="left"/>
      <w:pPr>
        <w:ind w:left="720" w:hanging="360"/>
      </w:pPr>
    </w:lvl>
    <w:lvl w:ilvl="4" w:tplc="742AE63E">
      <w:start w:val="1"/>
      <w:numFmt w:val="decimal"/>
      <w:lvlText w:val="%5."/>
      <w:lvlJc w:val="left"/>
      <w:pPr>
        <w:ind w:left="720" w:hanging="360"/>
      </w:pPr>
    </w:lvl>
    <w:lvl w:ilvl="5" w:tplc="64F0C6B8">
      <w:start w:val="1"/>
      <w:numFmt w:val="decimal"/>
      <w:lvlText w:val="%6."/>
      <w:lvlJc w:val="left"/>
      <w:pPr>
        <w:ind w:left="720" w:hanging="360"/>
      </w:pPr>
    </w:lvl>
    <w:lvl w:ilvl="6" w:tplc="040C866A">
      <w:start w:val="1"/>
      <w:numFmt w:val="decimal"/>
      <w:lvlText w:val="%7."/>
      <w:lvlJc w:val="left"/>
      <w:pPr>
        <w:ind w:left="720" w:hanging="360"/>
      </w:pPr>
    </w:lvl>
    <w:lvl w:ilvl="7" w:tplc="28E42F78">
      <w:start w:val="1"/>
      <w:numFmt w:val="decimal"/>
      <w:lvlText w:val="%8."/>
      <w:lvlJc w:val="left"/>
      <w:pPr>
        <w:ind w:left="720" w:hanging="360"/>
      </w:pPr>
    </w:lvl>
    <w:lvl w:ilvl="8" w:tplc="7BEA2E6A">
      <w:start w:val="1"/>
      <w:numFmt w:val="decimal"/>
      <w:lvlText w:val="%9."/>
      <w:lvlJc w:val="left"/>
      <w:pPr>
        <w:ind w:left="720" w:hanging="360"/>
      </w:pPr>
    </w:lvl>
  </w:abstractNum>
  <w:abstractNum w:abstractNumId="7" w15:restartNumberingAfterBreak="0">
    <w:nsid w:val="2EEC5FD6"/>
    <w:multiLevelType w:val="hybridMultilevel"/>
    <w:tmpl w:val="D30E455A"/>
    <w:lvl w:ilvl="0" w:tplc="19D08D16">
      <w:start w:val="1"/>
      <w:numFmt w:val="decimal"/>
      <w:lvlText w:val="%1."/>
      <w:lvlJc w:val="left"/>
      <w:pPr>
        <w:ind w:left="720" w:hanging="360"/>
      </w:pPr>
    </w:lvl>
    <w:lvl w:ilvl="1" w:tplc="13505EF4">
      <w:start w:val="1"/>
      <w:numFmt w:val="decimal"/>
      <w:lvlText w:val="%2."/>
      <w:lvlJc w:val="left"/>
      <w:pPr>
        <w:ind w:left="720" w:hanging="360"/>
      </w:pPr>
    </w:lvl>
    <w:lvl w:ilvl="2" w:tplc="432437A4">
      <w:start w:val="1"/>
      <w:numFmt w:val="decimal"/>
      <w:lvlText w:val="%3."/>
      <w:lvlJc w:val="left"/>
      <w:pPr>
        <w:ind w:left="720" w:hanging="360"/>
      </w:pPr>
    </w:lvl>
    <w:lvl w:ilvl="3" w:tplc="12C8D7F0">
      <w:start w:val="1"/>
      <w:numFmt w:val="decimal"/>
      <w:lvlText w:val="%4."/>
      <w:lvlJc w:val="left"/>
      <w:pPr>
        <w:ind w:left="720" w:hanging="360"/>
      </w:pPr>
    </w:lvl>
    <w:lvl w:ilvl="4" w:tplc="C5CE167A">
      <w:start w:val="1"/>
      <w:numFmt w:val="decimal"/>
      <w:lvlText w:val="%5."/>
      <w:lvlJc w:val="left"/>
      <w:pPr>
        <w:ind w:left="720" w:hanging="360"/>
      </w:pPr>
    </w:lvl>
    <w:lvl w:ilvl="5" w:tplc="A210ED16">
      <w:start w:val="1"/>
      <w:numFmt w:val="decimal"/>
      <w:lvlText w:val="%6."/>
      <w:lvlJc w:val="left"/>
      <w:pPr>
        <w:ind w:left="720" w:hanging="360"/>
      </w:pPr>
    </w:lvl>
    <w:lvl w:ilvl="6" w:tplc="0B38AD3C">
      <w:start w:val="1"/>
      <w:numFmt w:val="decimal"/>
      <w:lvlText w:val="%7."/>
      <w:lvlJc w:val="left"/>
      <w:pPr>
        <w:ind w:left="720" w:hanging="360"/>
      </w:pPr>
    </w:lvl>
    <w:lvl w:ilvl="7" w:tplc="4AEA8AA8">
      <w:start w:val="1"/>
      <w:numFmt w:val="decimal"/>
      <w:lvlText w:val="%8."/>
      <w:lvlJc w:val="left"/>
      <w:pPr>
        <w:ind w:left="720" w:hanging="360"/>
      </w:pPr>
    </w:lvl>
    <w:lvl w:ilvl="8" w:tplc="D8F2746C">
      <w:start w:val="1"/>
      <w:numFmt w:val="decimal"/>
      <w:lvlText w:val="%9."/>
      <w:lvlJc w:val="left"/>
      <w:pPr>
        <w:ind w:left="720" w:hanging="360"/>
      </w:pPr>
    </w:lvl>
  </w:abstractNum>
  <w:abstractNum w:abstractNumId="8" w15:restartNumberingAfterBreak="0">
    <w:nsid w:val="2F922999"/>
    <w:multiLevelType w:val="hybridMultilevel"/>
    <w:tmpl w:val="2CC02B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1A54BE1"/>
    <w:multiLevelType w:val="hybridMultilevel"/>
    <w:tmpl w:val="66D09F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83D3353"/>
    <w:multiLevelType w:val="hybridMultilevel"/>
    <w:tmpl w:val="B04C01D6"/>
    <w:lvl w:ilvl="0" w:tplc="C220DA6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D52457"/>
    <w:multiLevelType w:val="hybridMultilevel"/>
    <w:tmpl w:val="9FA2A6FC"/>
    <w:lvl w:ilvl="0" w:tplc="80B6417C">
      <w:start w:val="1"/>
      <w:numFmt w:val="decimal"/>
      <w:lvlText w:val="%1."/>
      <w:lvlJc w:val="left"/>
      <w:pPr>
        <w:ind w:left="720" w:hanging="360"/>
      </w:pPr>
    </w:lvl>
    <w:lvl w:ilvl="1" w:tplc="B59EED0A">
      <w:start w:val="1"/>
      <w:numFmt w:val="decimal"/>
      <w:lvlText w:val="%2."/>
      <w:lvlJc w:val="left"/>
      <w:pPr>
        <w:ind w:left="720" w:hanging="360"/>
      </w:pPr>
    </w:lvl>
    <w:lvl w:ilvl="2" w:tplc="3918C54E">
      <w:start w:val="1"/>
      <w:numFmt w:val="decimal"/>
      <w:lvlText w:val="%3."/>
      <w:lvlJc w:val="left"/>
      <w:pPr>
        <w:ind w:left="720" w:hanging="360"/>
      </w:pPr>
    </w:lvl>
    <w:lvl w:ilvl="3" w:tplc="EF7E671A">
      <w:start w:val="1"/>
      <w:numFmt w:val="decimal"/>
      <w:lvlText w:val="%4."/>
      <w:lvlJc w:val="left"/>
      <w:pPr>
        <w:ind w:left="720" w:hanging="360"/>
      </w:pPr>
    </w:lvl>
    <w:lvl w:ilvl="4" w:tplc="D8E0AF72">
      <w:start w:val="1"/>
      <w:numFmt w:val="decimal"/>
      <w:lvlText w:val="%5."/>
      <w:lvlJc w:val="left"/>
      <w:pPr>
        <w:ind w:left="720" w:hanging="360"/>
      </w:pPr>
    </w:lvl>
    <w:lvl w:ilvl="5" w:tplc="1C4E1CA4">
      <w:start w:val="1"/>
      <w:numFmt w:val="decimal"/>
      <w:lvlText w:val="%6."/>
      <w:lvlJc w:val="left"/>
      <w:pPr>
        <w:ind w:left="720" w:hanging="360"/>
      </w:pPr>
    </w:lvl>
    <w:lvl w:ilvl="6" w:tplc="1AFECB70">
      <w:start w:val="1"/>
      <w:numFmt w:val="decimal"/>
      <w:lvlText w:val="%7."/>
      <w:lvlJc w:val="left"/>
      <w:pPr>
        <w:ind w:left="720" w:hanging="360"/>
      </w:pPr>
    </w:lvl>
    <w:lvl w:ilvl="7" w:tplc="3706571C">
      <w:start w:val="1"/>
      <w:numFmt w:val="decimal"/>
      <w:lvlText w:val="%8."/>
      <w:lvlJc w:val="left"/>
      <w:pPr>
        <w:ind w:left="720" w:hanging="360"/>
      </w:pPr>
    </w:lvl>
    <w:lvl w:ilvl="8" w:tplc="37901FEC">
      <w:start w:val="1"/>
      <w:numFmt w:val="decimal"/>
      <w:lvlText w:val="%9."/>
      <w:lvlJc w:val="left"/>
      <w:pPr>
        <w:ind w:left="720" w:hanging="360"/>
      </w:pPr>
    </w:lvl>
  </w:abstractNum>
  <w:abstractNum w:abstractNumId="12" w15:restartNumberingAfterBreak="0">
    <w:nsid w:val="46B95C04"/>
    <w:multiLevelType w:val="hybridMultilevel"/>
    <w:tmpl w:val="C48CE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5312EF"/>
    <w:multiLevelType w:val="hybridMultilevel"/>
    <w:tmpl w:val="909E6B5E"/>
    <w:lvl w:ilvl="0" w:tplc="0409000F">
      <w:start w:val="1"/>
      <w:numFmt w:val="decimal"/>
      <w:lvlText w:val="%1."/>
      <w:lvlJc w:val="left"/>
      <w:pPr>
        <w:ind w:left="720" w:hanging="360"/>
      </w:pPr>
    </w:lvl>
    <w:lvl w:ilvl="1" w:tplc="C220DA6A">
      <w:start w:val="1"/>
      <w:numFmt w:val="decimal"/>
      <w:lvlText w:val="1.%2."/>
      <w:lvlJc w:val="left"/>
      <w:pPr>
        <w:ind w:left="1440" w:hanging="360"/>
      </w:pPr>
      <w:rPr>
        <w:rFonts w:hint="default"/>
      </w:rPr>
    </w:lvl>
    <w:lvl w:ilvl="2" w:tplc="FDEE1D48">
      <w:start w:val="1"/>
      <w:numFmt w:val="decimal"/>
      <w:lvlText w:val="1.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CF444B"/>
    <w:multiLevelType w:val="hybridMultilevel"/>
    <w:tmpl w:val="49CC7406"/>
    <w:lvl w:ilvl="0" w:tplc="908A7292">
      <w:start w:val="1"/>
      <w:numFmt w:val="decimal"/>
      <w:lvlText w:val="%1."/>
      <w:lvlJc w:val="left"/>
      <w:pPr>
        <w:ind w:left="720" w:hanging="360"/>
      </w:pPr>
    </w:lvl>
    <w:lvl w:ilvl="1" w:tplc="EF44CD00">
      <w:start w:val="1"/>
      <w:numFmt w:val="decimal"/>
      <w:lvlText w:val="%2."/>
      <w:lvlJc w:val="left"/>
      <w:pPr>
        <w:ind w:left="720" w:hanging="360"/>
      </w:pPr>
    </w:lvl>
    <w:lvl w:ilvl="2" w:tplc="38EE4E6A">
      <w:start w:val="1"/>
      <w:numFmt w:val="decimal"/>
      <w:lvlText w:val="%3."/>
      <w:lvlJc w:val="left"/>
      <w:pPr>
        <w:ind w:left="720" w:hanging="360"/>
      </w:pPr>
    </w:lvl>
    <w:lvl w:ilvl="3" w:tplc="B0BA4A12">
      <w:start w:val="1"/>
      <w:numFmt w:val="decimal"/>
      <w:lvlText w:val="%4."/>
      <w:lvlJc w:val="left"/>
      <w:pPr>
        <w:ind w:left="720" w:hanging="360"/>
      </w:pPr>
    </w:lvl>
    <w:lvl w:ilvl="4" w:tplc="EF22ADAC">
      <w:start w:val="1"/>
      <w:numFmt w:val="decimal"/>
      <w:lvlText w:val="%5."/>
      <w:lvlJc w:val="left"/>
      <w:pPr>
        <w:ind w:left="720" w:hanging="360"/>
      </w:pPr>
    </w:lvl>
    <w:lvl w:ilvl="5" w:tplc="4F222EB0">
      <w:start w:val="1"/>
      <w:numFmt w:val="decimal"/>
      <w:lvlText w:val="%6."/>
      <w:lvlJc w:val="left"/>
      <w:pPr>
        <w:ind w:left="720" w:hanging="360"/>
      </w:pPr>
    </w:lvl>
    <w:lvl w:ilvl="6" w:tplc="7702F800">
      <w:start w:val="1"/>
      <w:numFmt w:val="decimal"/>
      <w:lvlText w:val="%7."/>
      <w:lvlJc w:val="left"/>
      <w:pPr>
        <w:ind w:left="720" w:hanging="360"/>
      </w:pPr>
    </w:lvl>
    <w:lvl w:ilvl="7" w:tplc="A0F20296">
      <w:start w:val="1"/>
      <w:numFmt w:val="decimal"/>
      <w:lvlText w:val="%8."/>
      <w:lvlJc w:val="left"/>
      <w:pPr>
        <w:ind w:left="720" w:hanging="360"/>
      </w:pPr>
    </w:lvl>
    <w:lvl w:ilvl="8" w:tplc="821A8664">
      <w:start w:val="1"/>
      <w:numFmt w:val="decimal"/>
      <w:lvlText w:val="%9."/>
      <w:lvlJc w:val="left"/>
      <w:pPr>
        <w:ind w:left="720" w:hanging="360"/>
      </w:pPr>
    </w:lvl>
  </w:abstractNum>
  <w:abstractNum w:abstractNumId="15" w15:restartNumberingAfterBreak="0">
    <w:nsid w:val="576A33F0"/>
    <w:multiLevelType w:val="hybridMultilevel"/>
    <w:tmpl w:val="74F081C6"/>
    <w:lvl w:ilvl="0" w:tplc="3090932A">
      <w:start w:val="1"/>
      <w:numFmt w:val="decimal"/>
      <w:lvlText w:val="%1."/>
      <w:lvlJc w:val="left"/>
      <w:pPr>
        <w:ind w:left="1020" w:hanging="360"/>
      </w:pPr>
    </w:lvl>
    <w:lvl w:ilvl="1" w:tplc="449A2C8A">
      <w:start w:val="1"/>
      <w:numFmt w:val="decimal"/>
      <w:lvlText w:val="%2."/>
      <w:lvlJc w:val="left"/>
      <w:pPr>
        <w:ind w:left="1020" w:hanging="360"/>
      </w:pPr>
    </w:lvl>
    <w:lvl w:ilvl="2" w:tplc="F2A8E0D2">
      <w:start w:val="1"/>
      <w:numFmt w:val="decimal"/>
      <w:lvlText w:val="%3."/>
      <w:lvlJc w:val="left"/>
      <w:pPr>
        <w:ind w:left="1020" w:hanging="360"/>
      </w:pPr>
    </w:lvl>
    <w:lvl w:ilvl="3" w:tplc="8C787BDE">
      <w:start w:val="1"/>
      <w:numFmt w:val="decimal"/>
      <w:lvlText w:val="%4."/>
      <w:lvlJc w:val="left"/>
      <w:pPr>
        <w:ind w:left="1020" w:hanging="360"/>
      </w:pPr>
    </w:lvl>
    <w:lvl w:ilvl="4" w:tplc="782CCEA0">
      <w:start w:val="1"/>
      <w:numFmt w:val="decimal"/>
      <w:lvlText w:val="%5."/>
      <w:lvlJc w:val="left"/>
      <w:pPr>
        <w:ind w:left="1020" w:hanging="360"/>
      </w:pPr>
    </w:lvl>
    <w:lvl w:ilvl="5" w:tplc="4710A8F6">
      <w:start w:val="1"/>
      <w:numFmt w:val="decimal"/>
      <w:lvlText w:val="%6."/>
      <w:lvlJc w:val="left"/>
      <w:pPr>
        <w:ind w:left="1020" w:hanging="360"/>
      </w:pPr>
    </w:lvl>
    <w:lvl w:ilvl="6" w:tplc="65A4E488">
      <w:start w:val="1"/>
      <w:numFmt w:val="decimal"/>
      <w:lvlText w:val="%7."/>
      <w:lvlJc w:val="left"/>
      <w:pPr>
        <w:ind w:left="1020" w:hanging="360"/>
      </w:pPr>
    </w:lvl>
    <w:lvl w:ilvl="7" w:tplc="CBF06D66">
      <w:start w:val="1"/>
      <w:numFmt w:val="decimal"/>
      <w:lvlText w:val="%8."/>
      <w:lvlJc w:val="left"/>
      <w:pPr>
        <w:ind w:left="1020" w:hanging="360"/>
      </w:pPr>
    </w:lvl>
    <w:lvl w:ilvl="8" w:tplc="6E52DF70">
      <w:start w:val="1"/>
      <w:numFmt w:val="decimal"/>
      <w:lvlText w:val="%9."/>
      <w:lvlJc w:val="left"/>
      <w:pPr>
        <w:ind w:left="1020" w:hanging="360"/>
      </w:pPr>
    </w:lvl>
  </w:abstractNum>
  <w:abstractNum w:abstractNumId="16" w15:restartNumberingAfterBreak="0">
    <w:nsid w:val="5BF47531"/>
    <w:multiLevelType w:val="hybridMultilevel"/>
    <w:tmpl w:val="50DC807C"/>
    <w:lvl w:ilvl="0" w:tplc="BC00BE16">
      <w:start w:val="1"/>
      <w:numFmt w:val="decimal"/>
      <w:lvlText w:val="%1."/>
      <w:lvlJc w:val="left"/>
      <w:pPr>
        <w:ind w:left="1320" w:hanging="360"/>
      </w:pPr>
    </w:lvl>
    <w:lvl w:ilvl="1" w:tplc="059C6F3C">
      <w:start w:val="1"/>
      <w:numFmt w:val="decimal"/>
      <w:lvlText w:val="%2."/>
      <w:lvlJc w:val="left"/>
      <w:pPr>
        <w:ind w:left="1320" w:hanging="360"/>
      </w:pPr>
    </w:lvl>
    <w:lvl w:ilvl="2" w:tplc="BED6AFF4">
      <w:start w:val="1"/>
      <w:numFmt w:val="decimal"/>
      <w:lvlText w:val="%3."/>
      <w:lvlJc w:val="left"/>
      <w:pPr>
        <w:ind w:left="1320" w:hanging="360"/>
      </w:pPr>
    </w:lvl>
    <w:lvl w:ilvl="3" w:tplc="B930EC70">
      <w:start w:val="1"/>
      <w:numFmt w:val="decimal"/>
      <w:lvlText w:val="%4."/>
      <w:lvlJc w:val="left"/>
      <w:pPr>
        <w:ind w:left="1320" w:hanging="360"/>
      </w:pPr>
    </w:lvl>
    <w:lvl w:ilvl="4" w:tplc="0DB2B80C">
      <w:start w:val="1"/>
      <w:numFmt w:val="decimal"/>
      <w:lvlText w:val="%5."/>
      <w:lvlJc w:val="left"/>
      <w:pPr>
        <w:ind w:left="1320" w:hanging="360"/>
      </w:pPr>
    </w:lvl>
    <w:lvl w:ilvl="5" w:tplc="37A4E468">
      <w:start w:val="1"/>
      <w:numFmt w:val="decimal"/>
      <w:lvlText w:val="%6."/>
      <w:lvlJc w:val="left"/>
      <w:pPr>
        <w:ind w:left="1320" w:hanging="360"/>
      </w:pPr>
    </w:lvl>
    <w:lvl w:ilvl="6" w:tplc="18F001E2">
      <w:start w:val="1"/>
      <w:numFmt w:val="decimal"/>
      <w:lvlText w:val="%7."/>
      <w:lvlJc w:val="left"/>
      <w:pPr>
        <w:ind w:left="1320" w:hanging="360"/>
      </w:pPr>
    </w:lvl>
    <w:lvl w:ilvl="7" w:tplc="74D2168E">
      <w:start w:val="1"/>
      <w:numFmt w:val="decimal"/>
      <w:lvlText w:val="%8."/>
      <w:lvlJc w:val="left"/>
      <w:pPr>
        <w:ind w:left="1320" w:hanging="360"/>
      </w:pPr>
    </w:lvl>
    <w:lvl w:ilvl="8" w:tplc="CDA862BA">
      <w:start w:val="1"/>
      <w:numFmt w:val="decimal"/>
      <w:lvlText w:val="%9."/>
      <w:lvlJc w:val="left"/>
      <w:pPr>
        <w:ind w:left="1320" w:hanging="360"/>
      </w:pPr>
    </w:lvl>
  </w:abstractNum>
  <w:abstractNum w:abstractNumId="17" w15:restartNumberingAfterBreak="0">
    <w:nsid w:val="68EB5399"/>
    <w:multiLevelType w:val="hybridMultilevel"/>
    <w:tmpl w:val="09624A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005D50"/>
    <w:multiLevelType w:val="hybridMultilevel"/>
    <w:tmpl w:val="FC3C20EE"/>
    <w:lvl w:ilvl="0" w:tplc="C220DA6A">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92C574D"/>
    <w:multiLevelType w:val="hybridMultilevel"/>
    <w:tmpl w:val="99E2DD68"/>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66317283">
    <w:abstractNumId w:val="17"/>
  </w:num>
  <w:num w:numId="2" w16cid:durableId="389311079">
    <w:abstractNumId w:val="5"/>
  </w:num>
  <w:num w:numId="3" w16cid:durableId="1003313245">
    <w:abstractNumId w:val="9"/>
  </w:num>
  <w:num w:numId="4" w16cid:durableId="1198468665">
    <w:abstractNumId w:val="1"/>
  </w:num>
  <w:num w:numId="5" w16cid:durableId="1112700196">
    <w:abstractNumId w:val="8"/>
  </w:num>
  <w:num w:numId="6" w16cid:durableId="93403457">
    <w:abstractNumId w:val="16"/>
  </w:num>
  <w:num w:numId="7" w16cid:durableId="131022983">
    <w:abstractNumId w:val="11"/>
  </w:num>
  <w:num w:numId="8" w16cid:durableId="890926085">
    <w:abstractNumId w:val="15"/>
  </w:num>
  <w:num w:numId="9" w16cid:durableId="133642688">
    <w:abstractNumId w:val="14"/>
  </w:num>
  <w:num w:numId="10" w16cid:durableId="1523082383">
    <w:abstractNumId w:val="7"/>
  </w:num>
  <w:num w:numId="11" w16cid:durableId="2062171062">
    <w:abstractNumId w:val="6"/>
  </w:num>
  <w:num w:numId="12" w16cid:durableId="1484852929">
    <w:abstractNumId w:val="12"/>
  </w:num>
  <w:num w:numId="13" w16cid:durableId="571045897">
    <w:abstractNumId w:val="10"/>
  </w:num>
  <w:num w:numId="14" w16cid:durableId="1549803616">
    <w:abstractNumId w:val="19"/>
  </w:num>
  <w:num w:numId="15" w16cid:durableId="1684354813">
    <w:abstractNumId w:val="13"/>
  </w:num>
  <w:num w:numId="16" w16cid:durableId="1717968443">
    <w:abstractNumId w:val="18"/>
  </w:num>
  <w:num w:numId="17" w16cid:durableId="59835442">
    <w:abstractNumId w:val="4"/>
  </w:num>
  <w:num w:numId="18" w16cid:durableId="1796605141">
    <w:abstractNumId w:val="3"/>
  </w:num>
  <w:num w:numId="19" w16cid:durableId="208419038">
    <w:abstractNumId w:val="0"/>
  </w:num>
  <w:num w:numId="20" w16cid:durableId="145629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Ouimet">
    <w15:presenceInfo w15:providerId="Windows Live" w15:userId="0fe588a783aebd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19"/>
    <w:rsid w:val="000329A9"/>
    <w:rsid w:val="000A4466"/>
    <w:rsid w:val="000C003A"/>
    <w:rsid w:val="000E6F66"/>
    <w:rsid w:val="00115B15"/>
    <w:rsid w:val="001229E5"/>
    <w:rsid w:val="001268D6"/>
    <w:rsid w:val="00181185"/>
    <w:rsid w:val="00183C0A"/>
    <w:rsid w:val="00186A17"/>
    <w:rsid w:val="001A12E2"/>
    <w:rsid w:val="001D399A"/>
    <w:rsid w:val="001F2468"/>
    <w:rsid w:val="00201AD2"/>
    <w:rsid w:val="00246217"/>
    <w:rsid w:val="00255C06"/>
    <w:rsid w:val="00257AE3"/>
    <w:rsid w:val="00257BF1"/>
    <w:rsid w:val="002859F2"/>
    <w:rsid w:val="0029317C"/>
    <w:rsid w:val="002A5C17"/>
    <w:rsid w:val="002B2327"/>
    <w:rsid w:val="002B6561"/>
    <w:rsid w:val="00312BDA"/>
    <w:rsid w:val="00333D5C"/>
    <w:rsid w:val="0033600C"/>
    <w:rsid w:val="003A3853"/>
    <w:rsid w:val="0041034F"/>
    <w:rsid w:val="004239AD"/>
    <w:rsid w:val="0044367B"/>
    <w:rsid w:val="00455FAD"/>
    <w:rsid w:val="00457C88"/>
    <w:rsid w:val="004A24E1"/>
    <w:rsid w:val="004A26B9"/>
    <w:rsid w:val="004A42A1"/>
    <w:rsid w:val="004B1255"/>
    <w:rsid w:val="004B6C72"/>
    <w:rsid w:val="004E3343"/>
    <w:rsid w:val="004E7B88"/>
    <w:rsid w:val="00501355"/>
    <w:rsid w:val="00502766"/>
    <w:rsid w:val="00503D68"/>
    <w:rsid w:val="0050626F"/>
    <w:rsid w:val="005104D9"/>
    <w:rsid w:val="00560C19"/>
    <w:rsid w:val="00572AB6"/>
    <w:rsid w:val="00574AC6"/>
    <w:rsid w:val="005B4B2C"/>
    <w:rsid w:val="00643E46"/>
    <w:rsid w:val="006548EB"/>
    <w:rsid w:val="00666016"/>
    <w:rsid w:val="0067550A"/>
    <w:rsid w:val="006B1B64"/>
    <w:rsid w:val="006C00E5"/>
    <w:rsid w:val="006D5295"/>
    <w:rsid w:val="006E6E41"/>
    <w:rsid w:val="006F58A5"/>
    <w:rsid w:val="006F7D17"/>
    <w:rsid w:val="00742EFF"/>
    <w:rsid w:val="00746F66"/>
    <w:rsid w:val="0079460C"/>
    <w:rsid w:val="007B1DA1"/>
    <w:rsid w:val="007B4FB4"/>
    <w:rsid w:val="007E1679"/>
    <w:rsid w:val="00816CE7"/>
    <w:rsid w:val="0081735A"/>
    <w:rsid w:val="00840002"/>
    <w:rsid w:val="00890E42"/>
    <w:rsid w:val="00891B5B"/>
    <w:rsid w:val="008B68E3"/>
    <w:rsid w:val="008D3997"/>
    <w:rsid w:val="008E0549"/>
    <w:rsid w:val="0091440B"/>
    <w:rsid w:val="00917D83"/>
    <w:rsid w:val="00924688"/>
    <w:rsid w:val="0094581E"/>
    <w:rsid w:val="009619F7"/>
    <w:rsid w:val="009630F5"/>
    <w:rsid w:val="009A5D69"/>
    <w:rsid w:val="00A047DD"/>
    <w:rsid w:val="00A672A3"/>
    <w:rsid w:val="00AA20A0"/>
    <w:rsid w:val="00AD0748"/>
    <w:rsid w:val="00AE11F8"/>
    <w:rsid w:val="00B11AD7"/>
    <w:rsid w:val="00B17F24"/>
    <w:rsid w:val="00B30BFA"/>
    <w:rsid w:val="00B40BB2"/>
    <w:rsid w:val="00B66443"/>
    <w:rsid w:val="00B87141"/>
    <w:rsid w:val="00B9393D"/>
    <w:rsid w:val="00B9653E"/>
    <w:rsid w:val="00B97ACF"/>
    <w:rsid w:val="00BC127F"/>
    <w:rsid w:val="00C033FB"/>
    <w:rsid w:val="00C20323"/>
    <w:rsid w:val="00C24E98"/>
    <w:rsid w:val="00C56712"/>
    <w:rsid w:val="00CA2225"/>
    <w:rsid w:val="00CE6C7A"/>
    <w:rsid w:val="00D20C69"/>
    <w:rsid w:val="00D248A3"/>
    <w:rsid w:val="00D6366C"/>
    <w:rsid w:val="00D759CC"/>
    <w:rsid w:val="00D80CCD"/>
    <w:rsid w:val="00D81463"/>
    <w:rsid w:val="00D97A80"/>
    <w:rsid w:val="00DD28B3"/>
    <w:rsid w:val="00DE2416"/>
    <w:rsid w:val="00E023E8"/>
    <w:rsid w:val="00E11DA3"/>
    <w:rsid w:val="00E37BDA"/>
    <w:rsid w:val="00E559E7"/>
    <w:rsid w:val="00E55AC2"/>
    <w:rsid w:val="00E57F08"/>
    <w:rsid w:val="00E64AE7"/>
    <w:rsid w:val="00E949A0"/>
    <w:rsid w:val="00EB4F75"/>
    <w:rsid w:val="00ED0DC9"/>
    <w:rsid w:val="00EF1658"/>
    <w:rsid w:val="00F027FE"/>
    <w:rsid w:val="00F10B58"/>
    <w:rsid w:val="00F11816"/>
    <w:rsid w:val="00F23145"/>
    <w:rsid w:val="00F27419"/>
    <w:rsid w:val="00F47948"/>
    <w:rsid w:val="00F500E4"/>
    <w:rsid w:val="00F63A4E"/>
    <w:rsid w:val="00FB2835"/>
    <w:rsid w:val="00FB3B34"/>
    <w:rsid w:val="00FD1C25"/>
    <w:rsid w:val="00FD5680"/>
    <w:rsid w:val="00FD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8E29"/>
  <w15:chartTrackingRefBased/>
  <w15:docId w15:val="{7F28774D-DF5A-4FFC-A474-64519925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BDA"/>
    <w:pPr>
      <w:spacing w:after="0" w:line="240" w:lineRule="auto"/>
    </w:pPr>
    <w:rPr>
      <w:kern w:val="0"/>
      <w14:ligatures w14:val="none"/>
    </w:rPr>
  </w:style>
  <w:style w:type="paragraph" w:styleId="Heading1">
    <w:name w:val="heading 1"/>
    <w:basedOn w:val="Normal"/>
    <w:next w:val="Normal"/>
    <w:link w:val="Heading1Char"/>
    <w:uiPriority w:val="9"/>
    <w:qFormat/>
    <w:rsid w:val="00560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C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C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C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C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C19"/>
    <w:rPr>
      <w:rFonts w:eastAsiaTheme="majorEastAsia" w:cstheme="majorBidi"/>
      <w:color w:val="272727" w:themeColor="text1" w:themeTint="D8"/>
    </w:rPr>
  </w:style>
  <w:style w:type="paragraph" w:styleId="Title">
    <w:name w:val="Title"/>
    <w:basedOn w:val="Normal"/>
    <w:next w:val="Normal"/>
    <w:link w:val="TitleChar"/>
    <w:uiPriority w:val="10"/>
    <w:qFormat/>
    <w:rsid w:val="00560C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C19"/>
    <w:pPr>
      <w:spacing w:before="160"/>
      <w:jc w:val="center"/>
    </w:pPr>
    <w:rPr>
      <w:i/>
      <w:iCs/>
      <w:color w:val="404040" w:themeColor="text1" w:themeTint="BF"/>
    </w:rPr>
  </w:style>
  <w:style w:type="character" w:customStyle="1" w:styleId="QuoteChar">
    <w:name w:val="Quote Char"/>
    <w:basedOn w:val="DefaultParagraphFont"/>
    <w:link w:val="Quote"/>
    <w:uiPriority w:val="29"/>
    <w:rsid w:val="00560C19"/>
    <w:rPr>
      <w:i/>
      <w:iCs/>
      <w:color w:val="404040" w:themeColor="text1" w:themeTint="BF"/>
    </w:rPr>
  </w:style>
  <w:style w:type="paragraph" w:styleId="ListParagraph">
    <w:name w:val="List Paragraph"/>
    <w:basedOn w:val="Normal"/>
    <w:uiPriority w:val="34"/>
    <w:qFormat/>
    <w:rsid w:val="00560C19"/>
    <w:pPr>
      <w:ind w:left="720"/>
      <w:contextualSpacing/>
    </w:pPr>
  </w:style>
  <w:style w:type="character" w:styleId="IntenseEmphasis">
    <w:name w:val="Intense Emphasis"/>
    <w:basedOn w:val="DefaultParagraphFont"/>
    <w:uiPriority w:val="21"/>
    <w:qFormat/>
    <w:rsid w:val="00560C19"/>
    <w:rPr>
      <w:i/>
      <w:iCs/>
      <w:color w:val="0F4761" w:themeColor="accent1" w:themeShade="BF"/>
    </w:rPr>
  </w:style>
  <w:style w:type="paragraph" w:styleId="IntenseQuote">
    <w:name w:val="Intense Quote"/>
    <w:basedOn w:val="Normal"/>
    <w:next w:val="Normal"/>
    <w:link w:val="IntenseQuoteChar"/>
    <w:uiPriority w:val="30"/>
    <w:qFormat/>
    <w:rsid w:val="00560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C19"/>
    <w:rPr>
      <w:i/>
      <w:iCs/>
      <w:color w:val="0F4761" w:themeColor="accent1" w:themeShade="BF"/>
    </w:rPr>
  </w:style>
  <w:style w:type="character" w:styleId="IntenseReference">
    <w:name w:val="Intense Reference"/>
    <w:basedOn w:val="DefaultParagraphFont"/>
    <w:uiPriority w:val="32"/>
    <w:qFormat/>
    <w:rsid w:val="00560C19"/>
    <w:rPr>
      <w:b/>
      <w:bCs/>
      <w:smallCaps/>
      <w:color w:val="0F4761" w:themeColor="accent1" w:themeShade="BF"/>
      <w:spacing w:val="5"/>
    </w:rPr>
  </w:style>
  <w:style w:type="table" w:styleId="TableGrid">
    <w:name w:val="Table Grid"/>
    <w:basedOn w:val="TableNormal"/>
    <w:uiPriority w:val="39"/>
    <w:rsid w:val="00E37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7BDA"/>
    <w:rPr>
      <w:color w:val="666666"/>
    </w:rPr>
  </w:style>
  <w:style w:type="character" w:styleId="CommentReference">
    <w:name w:val="annotation reference"/>
    <w:basedOn w:val="DefaultParagraphFont"/>
    <w:uiPriority w:val="99"/>
    <w:semiHidden/>
    <w:unhideWhenUsed/>
    <w:rsid w:val="00CE6C7A"/>
    <w:rPr>
      <w:sz w:val="16"/>
      <w:szCs w:val="16"/>
    </w:rPr>
  </w:style>
  <w:style w:type="paragraph" w:styleId="CommentText">
    <w:name w:val="annotation text"/>
    <w:basedOn w:val="Normal"/>
    <w:link w:val="CommentTextChar"/>
    <w:uiPriority w:val="99"/>
    <w:unhideWhenUsed/>
    <w:rsid w:val="00CE6C7A"/>
    <w:rPr>
      <w:sz w:val="20"/>
      <w:szCs w:val="20"/>
    </w:rPr>
  </w:style>
  <w:style w:type="character" w:customStyle="1" w:styleId="CommentTextChar">
    <w:name w:val="Comment Text Char"/>
    <w:basedOn w:val="DefaultParagraphFont"/>
    <w:link w:val="CommentText"/>
    <w:uiPriority w:val="99"/>
    <w:rsid w:val="00CE6C7A"/>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E6C7A"/>
    <w:rPr>
      <w:b/>
      <w:bCs/>
    </w:rPr>
  </w:style>
  <w:style w:type="character" w:customStyle="1" w:styleId="CommentSubjectChar">
    <w:name w:val="Comment Subject Char"/>
    <w:basedOn w:val="CommentTextChar"/>
    <w:link w:val="CommentSubject"/>
    <w:uiPriority w:val="99"/>
    <w:semiHidden/>
    <w:rsid w:val="00CE6C7A"/>
    <w:rPr>
      <w:b/>
      <w:bCs/>
      <w:kern w:val="0"/>
      <w:sz w:val="20"/>
      <w:szCs w:val="20"/>
      <w14:ligatures w14:val="none"/>
    </w:rPr>
  </w:style>
  <w:style w:type="paragraph" w:styleId="Revision">
    <w:name w:val="Revision"/>
    <w:hidden/>
    <w:uiPriority w:val="99"/>
    <w:semiHidden/>
    <w:rsid w:val="008E0549"/>
    <w:pPr>
      <w:spacing w:after="0" w:line="240" w:lineRule="auto"/>
    </w:pPr>
    <w:rPr>
      <w:kern w:val="0"/>
      <w14:ligatures w14:val="none"/>
    </w:rPr>
  </w:style>
  <w:style w:type="paragraph" w:styleId="Header">
    <w:name w:val="header"/>
    <w:basedOn w:val="Normal"/>
    <w:link w:val="HeaderChar"/>
    <w:uiPriority w:val="99"/>
    <w:unhideWhenUsed/>
    <w:rsid w:val="00890E42"/>
    <w:pPr>
      <w:tabs>
        <w:tab w:val="center" w:pos="4680"/>
        <w:tab w:val="right" w:pos="9360"/>
      </w:tabs>
    </w:pPr>
  </w:style>
  <w:style w:type="character" w:customStyle="1" w:styleId="HeaderChar">
    <w:name w:val="Header Char"/>
    <w:basedOn w:val="DefaultParagraphFont"/>
    <w:link w:val="Header"/>
    <w:uiPriority w:val="99"/>
    <w:rsid w:val="00890E42"/>
    <w:rPr>
      <w:kern w:val="0"/>
      <w14:ligatures w14:val="none"/>
    </w:rPr>
  </w:style>
  <w:style w:type="paragraph" w:styleId="Footer">
    <w:name w:val="footer"/>
    <w:basedOn w:val="Normal"/>
    <w:link w:val="FooterChar"/>
    <w:uiPriority w:val="99"/>
    <w:unhideWhenUsed/>
    <w:rsid w:val="00890E42"/>
    <w:pPr>
      <w:tabs>
        <w:tab w:val="center" w:pos="4680"/>
        <w:tab w:val="right" w:pos="9360"/>
      </w:tabs>
    </w:pPr>
  </w:style>
  <w:style w:type="character" w:customStyle="1" w:styleId="FooterChar">
    <w:name w:val="Footer Char"/>
    <w:basedOn w:val="DefaultParagraphFont"/>
    <w:link w:val="Footer"/>
    <w:uiPriority w:val="99"/>
    <w:rsid w:val="00890E42"/>
    <w:rPr>
      <w:kern w:val="0"/>
      <w14:ligatures w14:val="none"/>
    </w:rPr>
  </w:style>
  <w:style w:type="character" w:styleId="Hyperlink">
    <w:name w:val="Hyperlink"/>
    <w:basedOn w:val="DefaultParagraphFont"/>
    <w:uiPriority w:val="99"/>
    <w:unhideWhenUsed/>
    <w:rsid w:val="00890E42"/>
    <w:rPr>
      <w:color w:val="467886" w:themeColor="hyperlink"/>
      <w:u w:val="single"/>
    </w:rPr>
  </w:style>
  <w:style w:type="character" w:styleId="UnresolvedMention">
    <w:name w:val="Unresolved Mention"/>
    <w:basedOn w:val="DefaultParagraphFont"/>
    <w:uiPriority w:val="99"/>
    <w:rsid w:val="00890E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1118</TotalTime>
  <Pages>3</Pages>
  <Words>583</Words>
  <Characters>5543</Characters>
  <Application>Microsoft Office Word</Application>
  <DocSecurity>0</DocSecurity>
  <Lines>178</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Laurianne Estrada</dc:creator>
  <cp:keywords/>
  <dc:description/>
  <cp:lastModifiedBy>Jonathan Ouimet</cp:lastModifiedBy>
  <cp:revision>48</cp:revision>
  <dcterms:created xsi:type="dcterms:W3CDTF">2026-03-31T17:23:00Z</dcterms:created>
  <dcterms:modified xsi:type="dcterms:W3CDTF">2026-04-12T18:22:00Z</dcterms:modified>
</cp:coreProperties>
</file>