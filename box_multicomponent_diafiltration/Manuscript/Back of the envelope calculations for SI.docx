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0264C" w14:textId="3D718661" w:rsidR="00E37BDA" w:rsidRPr="00E37BDA" w:rsidRDefault="00E37BDA" w:rsidP="00E37BDA">
      <w:pPr>
        <w:rPr>
          <w:u w:val="single"/>
        </w:rPr>
      </w:pPr>
      <w:r w:rsidRPr="005D684A">
        <w:rPr>
          <w:u w:val="single"/>
        </w:rPr>
        <w:t>Section 4:</w:t>
      </w:r>
      <w:r w:rsidRPr="00E37BDA">
        <w:t xml:space="preserve"> </w:t>
      </w:r>
      <w:r w:rsidRPr="00234AF2">
        <w:rPr>
          <w:i/>
          <w:iCs/>
        </w:rPr>
        <w:t>Analysis</w:t>
      </w:r>
    </w:p>
    <w:p w14:paraId="7569ED53" w14:textId="02A6F6E8" w:rsidR="00E37BDA" w:rsidRDefault="00E37BDA" w:rsidP="00E37BDA">
      <w:r>
        <w:t xml:space="preserve"> </w:t>
      </w:r>
    </w:p>
    <w:p w14:paraId="29E7FB4F" w14:textId="03D13203" w:rsidR="00E37BDA" w:rsidRDefault="00E37BDA" w:rsidP="00E37BDA">
      <w:r>
        <w:t>All following calculations were performed in MATALB R2023b.</w:t>
      </w:r>
      <w:r w:rsidR="002B6561">
        <w:t xml:space="preserve"> </w:t>
      </w:r>
      <w:r>
        <w:t xml:space="preserve">The analysis is performed for each experimental vial collected (10 vials/experiment). </w:t>
      </w:r>
    </w:p>
    <w:p w14:paraId="6DB688C6" w14:textId="77777777" w:rsidR="00E37BDA" w:rsidRDefault="00E37BDA" w:rsidP="00E37BDA"/>
    <w:p w14:paraId="6FC6291E" w14:textId="77777777" w:rsidR="00E37BDA" w:rsidRDefault="00E37BDA" w:rsidP="00E37BDA">
      <w:r>
        <w:t>Define variables:</w:t>
      </w:r>
    </w:p>
    <w:tbl>
      <w:tblPr>
        <w:tblStyle w:val="TableGrid"/>
        <w:tblW w:w="9478" w:type="dxa"/>
        <w:tblLook w:val="04A0" w:firstRow="1" w:lastRow="0" w:firstColumn="1" w:lastColumn="0" w:noHBand="0" w:noVBand="1"/>
      </w:tblPr>
      <w:tblGrid>
        <w:gridCol w:w="3116"/>
        <w:gridCol w:w="3245"/>
        <w:gridCol w:w="3117"/>
      </w:tblGrid>
      <w:tr w:rsidR="00E37BDA" w14:paraId="0E37927B" w14:textId="77777777" w:rsidTr="00AC1070">
        <w:tc>
          <w:tcPr>
            <w:tcW w:w="3116" w:type="dxa"/>
            <w:shd w:val="clear" w:color="auto" w:fill="D9D9D9" w:themeFill="background1" w:themeFillShade="D9"/>
          </w:tcPr>
          <w:p w14:paraId="20245B69" w14:textId="77777777" w:rsidR="00E37BDA" w:rsidRPr="0025519B" w:rsidRDefault="00E37BDA" w:rsidP="00AC1070">
            <w:pPr>
              <w:jc w:val="center"/>
              <w:rPr>
                <w:b/>
                <w:bCs/>
              </w:rPr>
            </w:pPr>
            <w:r w:rsidRPr="0025519B">
              <w:rPr>
                <w:b/>
                <w:bCs/>
              </w:rPr>
              <w:t>Knowns</w:t>
            </w:r>
          </w:p>
        </w:tc>
        <w:tc>
          <w:tcPr>
            <w:tcW w:w="3245" w:type="dxa"/>
            <w:shd w:val="clear" w:color="auto" w:fill="D9D9D9" w:themeFill="background1" w:themeFillShade="D9"/>
          </w:tcPr>
          <w:p w14:paraId="2DD39A32" w14:textId="77777777" w:rsidR="00E37BDA" w:rsidRPr="0025519B" w:rsidRDefault="00E37BDA" w:rsidP="00AC1070">
            <w:pPr>
              <w:jc w:val="center"/>
              <w:rPr>
                <w:b/>
                <w:bCs/>
              </w:rPr>
            </w:pPr>
            <w:r w:rsidRPr="0025519B">
              <w:rPr>
                <w:b/>
                <w:bCs/>
              </w:rPr>
              <w:t xml:space="preserve">Reasonable </w:t>
            </w:r>
            <w:r>
              <w:rPr>
                <w:b/>
                <w:bCs/>
              </w:rPr>
              <w:t>E</w:t>
            </w:r>
            <w:r w:rsidRPr="0025519B">
              <w:rPr>
                <w:b/>
                <w:bCs/>
              </w:rPr>
              <w:t>stimates</w:t>
            </w:r>
          </w:p>
        </w:tc>
        <w:tc>
          <w:tcPr>
            <w:tcW w:w="3117" w:type="dxa"/>
            <w:shd w:val="clear" w:color="auto" w:fill="D9D9D9" w:themeFill="background1" w:themeFillShade="D9"/>
          </w:tcPr>
          <w:p w14:paraId="29CF3BD8" w14:textId="77777777" w:rsidR="00E37BDA" w:rsidRPr="0025519B" w:rsidRDefault="00E37BDA" w:rsidP="00AC1070">
            <w:pPr>
              <w:jc w:val="center"/>
              <w:rPr>
                <w:b/>
                <w:bCs/>
              </w:rPr>
            </w:pPr>
            <w:r w:rsidRPr="0025519B">
              <w:rPr>
                <w:b/>
                <w:bCs/>
              </w:rPr>
              <w:t>Unknowns</w:t>
            </w:r>
          </w:p>
        </w:tc>
      </w:tr>
      <w:tr w:rsidR="002B6561" w14:paraId="66CACE9C" w14:textId="77777777" w:rsidTr="00AC1070">
        <w:tc>
          <w:tcPr>
            <w:tcW w:w="3116" w:type="dxa"/>
          </w:tcPr>
          <w:p w14:paraId="04FB3754" w14:textId="77777777" w:rsidR="002B6561" w:rsidRDefault="00000000" w:rsidP="002B6561">
            <w:pPr>
              <w:jc w:val="center"/>
            </w:pPr>
            <m:oMathPara>
              <m:oMath>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s,r</m:t>
                    </m:r>
                  </m:sup>
                </m:sSubSup>
              </m:oMath>
            </m:oMathPara>
          </w:p>
        </w:tc>
        <w:tc>
          <w:tcPr>
            <w:tcW w:w="3245" w:type="dxa"/>
          </w:tcPr>
          <w:p w14:paraId="34863F4C" w14:textId="19BC8D3C" w:rsidR="002B6561" w:rsidRDefault="002B6561" w:rsidP="002B6561">
            <w:pPr>
              <w:jc w:val="center"/>
            </w:pPr>
            <m:oMath>
              <m:r>
                <w:rPr>
                  <w:rFonts w:ascii="Cambria Math" w:hAnsi="Cambria Math"/>
                </w:rPr>
                <m:t>χ</m:t>
              </m:r>
            </m:oMath>
            <w:r>
              <w:t xml:space="preserve"> </w:t>
            </w:r>
          </w:p>
        </w:tc>
        <w:tc>
          <w:tcPr>
            <w:tcW w:w="3117" w:type="dxa"/>
          </w:tcPr>
          <w:p w14:paraId="1D371FC7" w14:textId="12C374F7" w:rsidR="002B6561" w:rsidRDefault="00000000" w:rsidP="002B6561">
            <w:pPr>
              <w:jc w:val="center"/>
            </w:pPr>
            <m:oMathPara>
              <m:oMath>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s,int</m:t>
                    </m:r>
                  </m:sup>
                </m:sSubSup>
                <m:r>
                  <w:rPr>
                    <w:rFonts w:ascii="Cambria Math" w:hAnsi="Cambria Math"/>
                  </w:rPr>
                  <m:t xml:space="preserve"> </m:t>
                </m:r>
              </m:oMath>
            </m:oMathPara>
          </w:p>
        </w:tc>
      </w:tr>
      <w:tr w:rsidR="00EF1658" w14:paraId="1ACB1977" w14:textId="77777777" w:rsidTr="00AC1070">
        <w:tc>
          <w:tcPr>
            <w:tcW w:w="3116" w:type="dxa"/>
          </w:tcPr>
          <w:p w14:paraId="0D653527" w14:textId="77777777" w:rsidR="00EF1658" w:rsidRDefault="00000000" w:rsidP="00EF1658">
            <w:pPr>
              <w:jc w:val="center"/>
            </w:pPr>
            <m:oMathPara>
              <m:oMath>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s,r</m:t>
                    </m:r>
                  </m:sup>
                </m:sSubSup>
              </m:oMath>
            </m:oMathPara>
          </w:p>
        </w:tc>
        <w:tc>
          <w:tcPr>
            <w:tcW w:w="3245" w:type="dxa"/>
          </w:tcPr>
          <w:p w14:paraId="7EB4E405" w14:textId="00618932" w:rsidR="00EF1658" w:rsidRDefault="00000000" w:rsidP="00EF1658">
            <w:pPr>
              <w:jc w:val="center"/>
            </w:pPr>
            <m:oMathPara>
              <m:oMath>
                <m:sSub>
                  <m:sSubPr>
                    <m:ctrlPr>
                      <w:rPr>
                        <w:rFonts w:ascii="Cambria Math" w:hAnsi="Cambria Math"/>
                        <w:i/>
                      </w:rPr>
                    </m:ctrlPr>
                  </m:sSubPr>
                  <m:e>
                    <m:r>
                      <w:rPr>
                        <w:rFonts w:ascii="Cambria Math" w:hAnsi="Cambria Math"/>
                      </w:rPr>
                      <m:t>ϕ</m:t>
                    </m:r>
                  </m:e>
                  <m:sub>
                    <m:r>
                      <w:rPr>
                        <w:rFonts w:ascii="Cambria Math" w:hAnsi="Cambria Math"/>
                      </w:rPr>
                      <m:t>w</m:t>
                    </m:r>
                  </m:sub>
                </m:sSub>
              </m:oMath>
            </m:oMathPara>
          </w:p>
        </w:tc>
        <w:tc>
          <w:tcPr>
            <w:tcW w:w="3117" w:type="dxa"/>
          </w:tcPr>
          <w:p w14:paraId="7C9C7F43" w14:textId="6F6AE924" w:rsidR="00EF1658" w:rsidRDefault="00000000" w:rsidP="00EF1658">
            <w:pPr>
              <w:jc w:val="center"/>
            </w:pPr>
            <m:oMathPara>
              <m:oMath>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s,int</m:t>
                    </m:r>
                  </m:sup>
                </m:sSubSup>
              </m:oMath>
            </m:oMathPara>
          </w:p>
        </w:tc>
      </w:tr>
      <w:tr w:rsidR="00EF1658" w14:paraId="5158033B" w14:textId="77777777" w:rsidTr="00AC1070">
        <w:tc>
          <w:tcPr>
            <w:tcW w:w="3116" w:type="dxa"/>
          </w:tcPr>
          <w:p w14:paraId="7C9CA1E6" w14:textId="77777777" w:rsidR="00EF1658" w:rsidRDefault="00000000" w:rsidP="00EF1658">
            <w:pPr>
              <w:jc w:val="center"/>
            </w:pPr>
            <m:oMathPara>
              <m:oMath>
                <m:sSubSup>
                  <m:sSubSupPr>
                    <m:ctrlPr>
                      <w:rPr>
                        <w:rFonts w:ascii="Cambria Math" w:hAnsi="Cambria Math"/>
                        <w:i/>
                      </w:rPr>
                    </m:ctrlPr>
                  </m:sSubSupPr>
                  <m:e>
                    <m:r>
                      <w:rPr>
                        <w:rFonts w:ascii="Cambria Math" w:hAnsi="Cambria Math"/>
                      </w:rPr>
                      <m:t>c</m:t>
                    </m:r>
                  </m:e>
                  <m:sub>
                    <m:r>
                      <w:rPr>
                        <w:rFonts w:ascii="Cambria Math" w:hAnsi="Cambria Math"/>
                      </w:rPr>
                      <m:t>3</m:t>
                    </m:r>
                  </m:sub>
                  <m:sup>
                    <m:r>
                      <w:rPr>
                        <w:rFonts w:ascii="Cambria Math" w:hAnsi="Cambria Math"/>
                      </w:rPr>
                      <m:t>s,r</m:t>
                    </m:r>
                  </m:sup>
                </m:sSubSup>
              </m:oMath>
            </m:oMathPara>
          </w:p>
        </w:tc>
        <w:tc>
          <w:tcPr>
            <w:tcW w:w="3245" w:type="dxa"/>
          </w:tcPr>
          <w:p w14:paraId="1FFBF330" w14:textId="38D8E1E3" w:rsidR="00EF1658" w:rsidRDefault="00EF1658" w:rsidP="00EF1658">
            <w:pPr>
              <w:jc w:val="center"/>
            </w:pPr>
            <w:r>
              <w:t>l</w:t>
            </w:r>
          </w:p>
        </w:tc>
        <w:tc>
          <w:tcPr>
            <w:tcW w:w="3117" w:type="dxa"/>
          </w:tcPr>
          <w:p w14:paraId="1FAD2B04" w14:textId="737EF9DE" w:rsidR="00EF1658" w:rsidRDefault="00000000" w:rsidP="00EF1658">
            <w:pPr>
              <w:jc w:val="center"/>
            </w:pPr>
            <m:oMathPara>
              <m:oMath>
                <m:sSubSup>
                  <m:sSubSupPr>
                    <m:ctrlPr>
                      <w:rPr>
                        <w:rFonts w:ascii="Cambria Math" w:hAnsi="Cambria Math"/>
                        <w:i/>
                      </w:rPr>
                    </m:ctrlPr>
                  </m:sSubSupPr>
                  <m:e>
                    <m:r>
                      <w:rPr>
                        <w:rFonts w:ascii="Cambria Math" w:hAnsi="Cambria Math"/>
                      </w:rPr>
                      <m:t>c</m:t>
                    </m:r>
                  </m:e>
                  <m:sub>
                    <m:r>
                      <w:rPr>
                        <w:rFonts w:ascii="Cambria Math" w:hAnsi="Cambria Math"/>
                      </w:rPr>
                      <m:t>3</m:t>
                    </m:r>
                  </m:sub>
                  <m:sup>
                    <m:r>
                      <w:rPr>
                        <w:rFonts w:ascii="Cambria Math" w:hAnsi="Cambria Math"/>
                      </w:rPr>
                      <m:t>s,int</m:t>
                    </m:r>
                  </m:sup>
                </m:sSubSup>
              </m:oMath>
            </m:oMathPara>
          </w:p>
        </w:tc>
      </w:tr>
      <w:tr w:rsidR="00EF1658" w14:paraId="3B2E51C3" w14:textId="77777777" w:rsidTr="00AC1070">
        <w:tc>
          <w:tcPr>
            <w:tcW w:w="3116" w:type="dxa"/>
          </w:tcPr>
          <w:p w14:paraId="3880D2EA" w14:textId="77777777" w:rsidR="00EF1658" w:rsidRDefault="00000000" w:rsidP="00EF1658">
            <w:pPr>
              <w:jc w:val="center"/>
            </w:pPr>
            <m:oMathPara>
              <m:oMath>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s,p</m:t>
                    </m:r>
                  </m:sup>
                </m:sSubSup>
              </m:oMath>
            </m:oMathPara>
          </w:p>
        </w:tc>
        <w:tc>
          <w:tcPr>
            <w:tcW w:w="3245" w:type="dxa"/>
          </w:tcPr>
          <w:p w14:paraId="412824BD" w14:textId="46C9C847" w:rsidR="00EF1658" w:rsidRDefault="00000000" w:rsidP="00EF1658">
            <w:pPr>
              <w:jc w:val="center"/>
            </w:pPr>
            <m:oMath>
              <m:sSub>
                <m:sSubPr>
                  <m:ctrlPr>
                    <w:rPr>
                      <w:rFonts w:ascii="Cambria Math" w:eastAsiaTheme="minorEastAsia" w:hAnsi="Cambria Math"/>
                      <w:i/>
                    </w:rPr>
                  </m:ctrlPr>
                </m:sSubPr>
                <m:e>
                  <m:r>
                    <w:rPr>
                      <w:rFonts w:ascii="Cambria Math" w:hAnsi="Cambria Math"/>
                    </w:rPr>
                    <m:t>δ</m:t>
                  </m:r>
                </m:e>
                <m:sub>
                  <m:r>
                    <w:rPr>
                      <w:rFonts w:ascii="Cambria Math" w:eastAsiaTheme="minorEastAsia" w:hAnsi="Cambria Math"/>
                    </w:rPr>
                    <m:t>1</m:t>
                  </m:r>
                </m:sub>
              </m:sSub>
            </m:oMath>
            <w:r w:rsidR="00EF1658">
              <w:rPr>
                <w:rFonts w:eastAsiaTheme="minorEastAsia"/>
              </w:rPr>
              <w:t xml:space="preserve"> </w:t>
            </w:r>
          </w:p>
        </w:tc>
        <w:tc>
          <w:tcPr>
            <w:tcW w:w="3117" w:type="dxa"/>
          </w:tcPr>
          <w:p w14:paraId="3C16364F" w14:textId="771D5B70" w:rsidR="00EF1658" w:rsidRDefault="00000000" w:rsidP="00EF1658">
            <w:pPr>
              <w:jc w:val="center"/>
            </w:pPr>
            <m:oMathPara>
              <m:oMath>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m,r</m:t>
                    </m:r>
                  </m:sup>
                </m:sSubSup>
              </m:oMath>
            </m:oMathPara>
          </w:p>
        </w:tc>
      </w:tr>
      <w:tr w:rsidR="00EF1658" w14:paraId="3600203B" w14:textId="77777777" w:rsidTr="00AC1070">
        <w:tc>
          <w:tcPr>
            <w:tcW w:w="3116" w:type="dxa"/>
          </w:tcPr>
          <w:p w14:paraId="7B03703E" w14:textId="77777777" w:rsidR="00EF1658" w:rsidRDefault="00000000" w:rsidP="00EF1658">
            <w:pPr>
              <w:jc w:val="center"/>
            </w:pPr>
            <m:oMathPara>
              <m:oMath>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s,p</m:t>
                    </m:r>
                  </m:sup>
                </m:sSubSup>
              </m:oMath>
            </m:oMathPara>
          </w:p>
        </w:tc>
        <w:tc>
          <w:tcPr>
            <w:tcW w:w="3245" w:type="dxa"/>
          </w:tcPr>
          <w:p w14:paraId="4DF5E286" w14:textId="461527F4" w:rsidR="00EF1658" w:rsidRDefault="00000000" w:rsidP="00EF1658">
            <w:pPr>
              <w:jc w:val="center"/>
            </w:pPr>
            <m:oMathPara>
              <m:oMath>
                <m:sSub>
                  <m:sSubPr>
                    <m:ctrlPr>
                      <w:rPr>
                        <w:rFonts w:ascii="Cambria Math" w:eastAsiaTheme="minorEastAsia" w:hAnsi="Cambria Math"/>
                        <w:i/>
                      </w:rPr>
                    </m:ctrlPr>
                  </m:sSubPr>
                  <m:e>
                    <m:r>
                      <w:rPr>
                        <w:rFonts w:ascii="Cambria Math" w:hAnsi="Cambria Math"/>
                      </w:rPr>
                      <m:t>δ</m:t>
                    </m:r>
                  </m:e>
                  <m:sub>
                    <m:r>
                      <w:rPr>
                        <w:rFonts w:ascii="Cambria Math" w:eastAsiaTheme="minorEastAsia" w:hAnsi="Cambria Math"/>
                      </w:rPr>
                      <m:t>2</m:t>
                    </m:r>
                  </m:sub>
                </m:sSub>
              </m:oMath>
            </m:oMathPara>
          </w:p>
        </w:tc>
        <w:tc>
          <w:tcPr>
            <w:tcW w:w="3117" w:type="dxa"/>
          </w:tcPr>
          <w:p w14:paraId="6D000D03" w14:textId="3C49C66F" w:rsidR="00EF1658" w:rsidRDefault="00000000" w:rsidP="00EF1658">
            <w:pPr>
              <w:jc w:val="center"/>
            </w:pPr>
            <m:oMathPara>
              <m:oMath>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m,r</m:t>
                    </m:r>
                  </m:sup>
                </m:sSubSup>
              </m:oMath>
            </m:oMathPara>
          </w:p>
        </w:tc>
      </w:tr>
      <w:tr w:rsidR="00EF1658" w14:paraId="5A9BD2ED" w14:textId="77777777" w:rsidTr="00AC1070">
        <w:tc>
          <w:tcPr>
            <w:tcW w:w="3116" w:type="dxa"/>
          </w:tcPr>
          <w:p w14:paraId="3DE13FE4" w14:textId="77777777" w:rsidR="00EF1658" w:rsidRDefault="00000000" w:rsidP="00EF1658">
            <w:pPr>
              <w:jc w:val="center"/>
            </w:pPr>
            <m:oMathPara>
              <m:oMath>
                <m:sSubSup>
                  <m:sSubSupPr>
                    <m:ctrlPr>
                      <w:rPr>
                        <w:rFonts w:ascii="Cambria Math" w:hAnsi="Cambria Math"/>
                        <w:i/>
                      </w:rPr>
                    </m:ctrlPr>
                  </m:sSubSupPr>
                  <m:e>
                    <m:r>
                      <w:rPr>
                        <w:rFonts w:ascii="Cambria Math" w:hAnsi="Cambria Math"/>
                      </w:rPr>
                      <m:t>c</m:t>
                    </m:r>
                  </m:e>
                  <m:sub>
                    <m:r>
                      <w:rPr>
                        <w:rFonts w:ascii="Cambria Math" w:hAnsi="Cambria Math"/>
                      </w:rPr>
                      <m:t>3</m:t>
                    </m:r>
                  </m:sub>
                  <m:sup>
                    <m:r>
                      <w:rPr>
                        <w:rFonts w:ascii="Cambria Math" w:hAnsi="Cambria Math"/>
                      </w:rPr>
                      <m:t>s,p</m:t>
                    </m:r>
                  </m:sup>
                </m:sSubSup>
              </m:oMath>
            </m:oMathPara>
          </w:p>
        </w:tc>
        <w:tc>
          <w:tcPr>
            <w:tcW w:w="3245" w:type="dxa"/>
          </w:tcPr>
          <w:p w14:paraId="055CDA1C" w14:textId="34AAA584" w:rsidR="00EF1658" w:rsidRDefault="00000000" w:rsidP="00EF1658">
            <w:pPr>
              <w:jc w:val="center"/>
            </w:pPr>
            <m:oMathPara>
              <m:oMath>
                <m:sSub>
                  <m:sSubPr>
                    <m:ctrlPr>
                      <w:rPr>
                        <w:rFonts w:ascii="Cambria Math" w:eastAsiaTheme="minorEastAsia" w:hAnsi="Cambria Math"/>
                        <w:i/>
                      </w:rPr>
                    </m:ctrlPr>
                  </m:sSubPr>
                  <m:e>
                    <m:r>
                      <w:rPr>
                        <w:rFonts w:ascii="Cambria Math" w:hAnsi="Cambria Math"/>
                      </w:rPr>
                      <m:t>δ</m:t>
                    </m:r>
                  </m:e>
                  <m:sub>
                    <m:r>
                      <w:rPr>
                        <w:rFonts w:ascii="Cambria Math" w:eastAsiaTheme="minorEastAsia" w:hAnsi="Cambria Math"/>
                      </w:rPr>
                      <m:t>3</m:t>
                    </m:r>
                  </m:sub>
                </m:sSub>
              </m:oMath>
            </m:oMathPara>
          </w:p>
        </w:tc>
        <w:tc>
          <w:tcPr>
            <w:tcW w:w="3117" w:type="dxa"/>
          </w:tcPr>
          <w:p w14:paraId="56281433" w14:textId="754E55C8" w:rsidR="00EF1658" w:rsidRDefault="00000000" w:rsidP="00EF1658">
            <w:pPr>
              <w:jc w:val="center"/>
            </w:pPr>
            <m:oMathPara>
              <m:oMath>
                <m:sSubSup>
                  <m:sSubSupPr>
                    <m:ctrlPr>
                      <w:rPr>
                        <w:rFonts w:ascii="Cambria Math" w:hAnsi="Cambria Math"/>
                        <w:i/>
                      </w:rPr>
                    </m:ctrlPr>
                  </m:sSubSupPr>
                  <m:e>
                    <m:r>
                      <w:rPr>
                        <w:rFonts w:ascii="Cambria Math" w:hAnsi="Cambria Math"/>
                      </w:rPr>
                      <m:t>c</m:t>
                    </m:r>
                  </m:e>
                  <m:sub>
                    <m:r>
                      <w:rPr>
                        <w:rFonts w:ascii="Cambria Math" w:hAnsi="Cambria Math"/>
                      </w:rPr>
                      <m:t>3</m:t>
                    </m:r>
                  </m:sub>
                  <m:sup>
                    <m:r>
                      <w:rPr>
                        <w:rFonts w:ascii="Cambria Math" w:hAnsi="Cambria Math"/>
                      </w:rPr>
                      <m:t>m,r</m:t>
                    </m:r>
                  </m:sup>
                </m:sSubSup>
              </m:oMath>
            </m:oMathPara>
          </w:p>
        </w:tc>
      </w:tr>
      <w:tr w:rsidR="00EF1658" w14:paraId="484BBBFD" w14:textId="77777777" w:rsidTr="00AC1070">
        <w:tc>
          <w:tcPr>
            <w:tcW w:w="3116" w:type="dxa"/>
          </w:tcPr>
          <w:p w14:paraId="26F7A53E" w14:textId="77777777" w:rsidR="00EF1658" w:rsidRDefault="00000000" w:rsidP="00EF1658">
            <w:pPr>
              <w:jc w:val="center"/>
            </w:pPr>
            <m:oMathPara>
              <m:oMath>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s</m:t>
                    </m:r>
                  </m:sup>
                </m:sSubSup>
              </m:oMath>
            </m:oMathPara>
          </w:p>
        </w:tc>
        <w:tc>
          <w:tcPr>
            <w:tcW w:w="3245" w:type="dxa"/>
          </w:tcPr>
          <w:p w14:paraId="058AF885" w14:textId="78E9D01B" w:rsidR="00EF1658" w:rsidRDefault="00000000" w:rsidP="00EF1658">
            <w:pPr>
              <w:jc w:val="center"/>
            </w:pPr>
            <m:oMathPara>
              <m:oMath>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m</m:t>
                    </m:r>
                  </m:sup>
                </m:sSubSup>
              </m:oMath>
            </m:oMathPara>
          </w:p>
        </w:tc>
        <w:tc>
          <w:tcPr>
            <w:tcW w:w="3117" w:type="dxa"/>
          </w:tcPr>
          <w:p w14:paraId="3F6CB43F" w14:textId="593DC21B" w:rsidR="00EF1658" w:rsidRDefault="00000000" w:rsidP="00EF1658">
            <w:pPr>
              <w:jc w:val="center"/>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oMath>
            </m:oMathPara>
          </w:p>
        </w:tc>
      </w:tr>
      <w:tr w:rsidR="00EF1658" w14:paraId="52DFB2DC" w14:textId="77777777" w:rsidTr="00AC1070">
        <w:tc>
          <w:tcPr>
            <w:tcW w:w="3116" w:type="dxa"/>
          </w:tcPr>
          <w:p w14:paraId="1C77B05B" w14:textId="77777777" w:rsidR="00EF1658" w:rsidRPr="00A67DC5" w:rsidRDefault="00000000" w:rsidP="00EF1658">
            <w:pPr>
              <w:jc w:val="center"/>
              <w:rPr>
                <w:rFonts w:eastAsiaTheme="minorEastAsia"/>
              </w:rPr>
            </w:pPr>
            <m:oMathPara>
              <m:oMath>
                <m:sSubSup>
                  <m:sSubSupPr>
                    <m:ctrlPr>
                      <w:rPr>
                        <w:rFonts w:ascii="Cambria Math" w:hAnsi="Cambria Math"/>
                        <w:i/>
                      </w:rPr>
                    </m:ctrlPr>
                  </m:sSubSupPr>
                  <m:e>
                    <m:r>
                      <w:rPr>
                        <w:rFonts w:ascii="Cambria Math" w:hAnsi="Cambria Math"/>
                      </w:rPr>
                      <m:t>D</m:t>
                    </m:r>
                  </m:e>
                  <m:sub>
                    <m:r>
                      <w:rPr>
                        <w:rFonts w:ascii="Cambria Math" w:hAnsi="Cambria Math"/>
                      </w:rPr>
                      <m:t>2</m:t>
                    </m:r>
                  </m:sub>
                  <m:sup>
                    <m:r>
                      <w:rPr>
                        <w:rFonts w:ascii="Cambria Math" w:hAnsi="Cambria Math"/>
                      </w:rPr>
                      <m:t>s</m:t>
                    </m:r>
                  </m:sup>
                </m:sSubSup>
              </m:oMath>
            </m:oMathPara>
          </w:p>
        </w:tc>
        <w:tc>
          <w:tcPr>
            <w:tcW w:w="3245" w:type="dxa"/>
          </w:tcPr>
          <w:p w14:paraId="36B54590" w14:textId="3CE18E13" w:rsidR="00EF1658" w:rsidRDefault="00000000" w:rsidP="00EF1658">
            <w:pPr>
              <w:jc w:val="center"/>
            </w:pPr>
            <m:oMathPara>
              <m:oMath>
                <m:sSubSup>
                  <m:sSubSupPr>
                    <m:ctrlPr>
                      <w:rPr>
                        <w:rFonts w:ascii="Cambria Math" w:hAnsi="Cambria Math"/>
                        <w:i/>
                      </w:rPr>
                    </m:ctrlPr>
                  </m:sSubSupPr>
                  <m:e>
                    <m:r>
                      <w:rPr>
                        <w:rFonts w:ascii="Cambria Math" w:hAnsi="Cambria Math"/>
                      </w:rPr>
                      <m:t>D</m:t>
                    </m:r>
                  </m:e>
                  <m:sub>
                    <m:r>
                      <w:rPr>
                        <w:rFonts w:ascii="Cambria Math" w:hAnsi="Cambria Math"/>
                      </w:rPr>
                      <m:t>2</m:t>
                    </m:r>
                  </m:sub>
                  <m:sup>
                    <m:r>
                      <w:rPr>
                        <w:rFonts w:ascii="Cambria Math" w:hAnsi="Cambria Math"/>
                      </w:rPr>
                      <m:t>m</m:t>
                    </m:r>
                  </m:sup>
                </m:sSubSup>
              </m:oMath>
            </m:oMathPara>
          </w:p>
        </w:tc>
        <w:tc>
          <w:tcPr>
            <w:tcW w:w="3117" w:type="dxa"/>
          </w:tcPr>
          <w:p w14:paraId="633A691F" w14:textId="314C67BE" w:rsidR="00EF1658" w:rsidRDefault="00000000" w:rsidP="00EF1658">
            <w:pPr>
              <w:jc w:val="center"/>
            </w:pPr>
            <m:oMathPara>
              <m:oMath>
                <m:sSub>
                  <m:sSubPr>
                    <m:ctrlPr>
                      <w:rPr>
                        <w:rFonts w:ascii="Cambria Math" w:hAnsi="Cambria Math"/>
                        <w:i/>
                      </w:rPr>
                    </m:ctrlPr>
                  </m:sSubPr>
                  <m:e>
                    <m:r>
                      <w:rPr>
                        <w:rFonts w:ascii="Cambria Math" w:hAnsi="Cambria Math"/>
                      </w:rPr>
                      <m:t>H</m:t>
                    </m:r>
                  </m:e>
                  <m:sub>
                    <m:r>
                      <w:rPr>
                        <w:rFonts w:ascii="Cambria Math" w:hAnsi="Cambria Math"/>
                      </w:rPr>
                      <m:t>2</m:t>
                    </m:r>
                  </m:sub>
                </m:sSub>
              </m:oMath>
            </m:oMathPara>
          </w:p>
        </w:tc>
      </w:tr>
      <w:tr w:rsidR="00EF1658" w14:paraId="5DFB395B" w14:textId="77777777" w:rsidTr="00AC1070">
        <w:tc>
          <w:tcPr>
            <w:tcW w:w="3116" w:type="dxa"/>
          </w:tcPr>
          <w:p w14:paraId="6ADD91A3" w14:textId="77777777" w:rsidR="00EF1658" w:rsidRDefault="00000000" w:rsidP="00EF1658">
            <w:pPr>
              <w:jc w:val="center"/>
            </w:pPr>
            <m:oMathPara>
              <m:oMath>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s</m:t>
                    </m:r>
                  </m:sup>
                </m:sSubSup>
              </m:oMath>
            </m:oMathPara>
          </w:p>
        </w:tc>
        <w:tc>
          <w:tcPr>
            <w:tcW w:w="3245" w:type="dxa"/>
          </w:tcPr>
          <w:p w14:paraId="512913BF" w14:textId="341448E4" w:rsidR="00EF1658" w:rsidRDefault="00000000" w:rsidP="00EF1658">
            <w:pPr>
              <w:jc w:val="center"/>
            </w:pPr>
            <m:oMathPara>
              <m:oMath>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m</m:t>
                    </m:r>
                  </m:sup>
                </m:sSubSup>
              </m:oMath>
            </m:oMathPara>
          </w:p>
        </w:tc>
        <w:tc>
          <w:tcPr>
            <w:tcW w:w="3117" w:type="dxa"/>
          </w:tcPr>
          <w:p w14:paraId="2FE77834" w14:textId="5B34A702" w:rsidR="00EF1658" w:rsidRDefault="00000000" w:rsidP="00EF1658">
            <w:pPr>
              <w:jc w:val="center"/>
            </w:pPr>
            <m:oMathPara>
              <m:oMath>
                <m:sSub>
                  <m:sSubPr>
                    <m:ctrlPr>
                      <w:rPr>
                        <w:rFonts w:ascii="Cambria Math" w:hAnsi="Cambria Math"/>
                        <w:i/>
                      </w:rPr>
                    </m:ctrlPr>
                  </m:sSubPr>
                  <m:e>
                    <m:r>
                      <w:rPr>
                        <w:rFonts w:ascii="Cambria Math" w:hAnsi="Cambria Math"/>
                      </w:rPr>
                      <m:t>H</m:t>
                    </m:r>
                  </m:e>
                  <m:sub>
                    <m:r>
                      <w:rPr>
                        <w:rFonts w:ascii="Cambria Math" w:hAnsi="Cambria Math"/>
                      </w:rPr>
                      <m:t>3</m:t>
                    </m:r>
                  </m:sub>
                </m:sSub>
              </m:oMath>
            </m:oMathPara>
          </w:p>
        </w:tc>
      </w:tr>
      <w:tr w:rsidR="00EF1658" w14:paraId="427A44C3" w14:textId="77777777" w:rsidTr="00AC1070">
        <w:tc>
          <w:tcPr>
            <w:tcW w:w="3116" w:type="dxa"/>
          </w:tcPr>
          <w:p w14:paraId="09D4496E" w14:textId="77777777" w:rsidR="00EF1658" w:rsidRDefault="00000000" w:rsidP="00EF1658">
            <w:pPr>
              <w:jc w:val="center"/>
            </w:pPr>
            <m:oMathPara>
              <m:oMath>
                <m:sSub>
                  <m:sSubPr>
                    <m:ctrlPr>
                      <w:rPr>
                        <w:rFonts w:ascii="Cambria Math" w:hAnsi="Cambria Math"/>
                        <w:i/>
                      </w:rPr>
                    </m:ctrlPr>
                  </m:sSubPr>
                  <m:e>
                    <m:r>
                      <w:rPr>
                        <w:rFonts w:ascii="Cambria Math" w:hAnsi="Cambria Math"/>
                      </w:rPr>
                      <m:t>J</m:t>
                    </m:r>
                  </m:e>
                  <m:sub>
                    <m:r>
                      <w:rPr>
                        <w:rFonts w:ascii="Cambria Math" w:hAnsi="Cambria Math"/>
                      </w:rPr>
                      <m:t>w</m:t>
                    </m:r>
                  </m:sub>
                </m:sSub>
              </m:oMath>
            </m:oMathPara>
          </w:p>
        </w:tc>
        <w:tc>
          <w:tcPr>
            <w:tcW w:w="3245" w:type="dxa"/>
          </w:tcPr>
          <w:p w14:paraId="3011AD9F" w14:textId="23553534" w:rsidR="00EF1658" w:rsidRDefault="00EF1658" w:rsidP="00EF1658">
            <w:pPr>
              <w:jc w:val="center"/>
            </w:pPr>
          </w:p>
        </w:tc>
        <w:tc>
          <w:tcPr>
            <w:tcW w:w="3117" w:type="dxa"/>
          </w:tcPr>
          <w:p w14:paraId="313E6A21" w14:textId="77777777" w:rsidR="00EF1658" w:rsidRDefault="00EF1658" w:rsidP="00EF1658">
            <w:pPr>
              <w:jc w:val="center"/>
            </w:pPr>
          </w:p>
        </w:tc>
      </w:tr>
      <w:tr w:rsidR="00EF1658" w14:paraId="7DF85920" w14:textId="77777777" w:rsidTr="00AC1070">
        <w:tc>
          <w:tcPr>
            <w:tcW w:w="3116" w:type="dxa"/>
          </w:tcPr>
          <w:p w14:paraId="67ACBF55" w14:textId="6B4AC951" w:rsidR="00EF1658" w:rsidRDefault="00000000" w:rsidP="00EF1658">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oMath>
            </m:oMathPara>
          </w:p>
        </w:tc>
        <w:tc>
          <w:tcPr>
            <w:tcW w:w="3245" w:type="dxa"/>
          </w:tcPr>
          <w:p w14:paraId="69351F8E" w14:textId="45859222" w:rsidR="00EF1658" w:rsidRDefault="00EF1658" w:rsidP="00EF1658">
            <w:pPr>
              <w:jc w:val="center"/>
            </w:pPr>
          </w:p>
        </w:tc>
        <w:tc>
          <w:tcPr>
            <w:tcW w:w="3117" w:type="dxa"/>
          </w:tcPr>
          <w:p w14:paraId="36087835" w14:textId="32027641" w:rsidR="00EF1658" w:rsidRDefault="00EF1658" w:rsidP="00EF1658">
            <w:pPr>
              <w:jc w:val="center"/>
            </w:pPr>
          </w:p>
        </w:tc>
      </w:tr>
      <w:tr w:rsidR="00EF1658" w14:paraId="13B2631C" w14:textId="77777777" w:rsidTr="00AC1070">
        <w:tc>
          <w:tcPr>
            <w:tcW w:w="3116" w:type="dxa"/>
          </w:tcPr>
          <w:p w14:paraId="3B801297" w14:textId="2F1A2BB4" w:rsidR="00EF1658" w:rsidRDefault="00000000" w:rsidP="00EF1658">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oMath>
            </m:oMathPara>
          </w:p>
        </w:tc>
        <w:tc>
          <w:tcPr>
            <w:tcW w:w="3245" w:type="dxa"/>
          </w:tcPr>
          <w:p w14:paraId="3B560F56" w14:textId="30440602" w:rsidR="00EF1658" w:rsidRDefault="00EF1658" w:rsidP="00EF1658">
            <w:pPr>
              <w:jc w:val="center"/>
            </w:pPr>
          </w:p>
        </w:tc>
        <w:tc>
          <w:tcPr>
            <w:tcW w:w="3117" w:type="dxa"/>
          </w:tcPr>
          <w:p w14:paraId="6F971FF8" w14:textId="237F6352" w:rsidR="00EF1658" w:rsidRDefault="00EF1658" w:rsidP="00EF1658">
            <w:pPr>
              <w:jc w:val="center"/>
            </w:pPr>
          </w:p>
        </w:tc>
      </w:tr>
      <w:tr w:rsidR="00EF1658" w14:paraId="6C5303D6" w14:textId="77777777" w:rsidTr="00AC1070">
        <w:tc>
          <w:tcPr>
            <w:tcW w:w="3116" w:type="dxa"/>
          </w:tcPr>
          <w:p w14:paraId="3D90DFF2" w14:textId="1A0B54DC" w:rsidR="00EF1658" w:rsidRDefault="00000000" w:rsidP="00EF1658">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3</m:t>
                    </m:r>
                  </m:sub>
                </m:sSub>
              </m:oMath>
            </m:oMathPara>
          </w:p>
        </w:tc>
        <w:tc>
          <w:tcPr>
            <w:tcW w:w="3245" w:type="dxa"/>
          </w:tcPr>
          <w:p w14:paraId="79EC1848" w14:textId="77777777" w:rsidR="00EF1658" w:rsidRDefault="00EF1658" w:rsidP="00EF1658">
            <w:pPr>
              <w:jc w:val="center"/>
            </w:pPr>
          </w:p>
        </w:tc>
        <w:tc>
          <w:tcPr>
            <w:tcW w:w="3117" w:type="dxa"/>
          </w:tcPr>
          <w:p w14:paraId="716C8C65" w14:textId="6912141B" w:rsidR="00EF1658" w:rsidRDefault="00EF1658" w:rsidP="00EF1658">
            <w:pPr>
              <w:jc w:val="center"/>
            </w:pPr>
          </w:p>
        </w:tc>
      </w:tr>
    </w:tbl>
    <w:p w14:paraId="32528268" w14:textId="77777777" w:rsidR="00E37BDA" w:rsidRDefault="00E37BDA" w:rsidP="00E37BDA">
      <w:pPr>
        <w:jc w:val="center"/>
      </w:pPr>
    </w:p>
    <w:p w14:paraId="0E6965B0" w14:textId="13AB93E7" w:rsidR="00C033FB" w:rsidRDefault="00E37BDA" w:rsidP="00C033FB">
      <w:pPr>
        <w:pStyle w:val="ListParagraph"/>
        <w:numPr>
          <w:ilvl w:val="0"/>
          <w:numId w:val="2"/>
        </w:numPr>
      </w:pPr>
      <w:r>
        <w:t xml:space="preserve">Read and input the known parameters, </w:t>
      </w:r>
      <w:r w:rsidR="00C033FB">
        <w:t>in w</w:t>
      </w:r>
      <w:r>
        <w:t>hich</w:t>
      </w:r>
      <w:r w:rsidR="00C033FB">
        <w:t xml:space="preserve"> the retentate concentration (</w:t>
      </w:r>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s,r</m:t>
            </m:r>
          </m:sup>
        </m:sSubSup>
      </m:oMath>
      <w:r w:rsidR="00C033FB">
        <w:t>), permeate concentration (</w:t>
      </w:r>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s,p</m:t>
            </m:r>
          </m:sup>
        </m:sSubSup>
      </m:oMath>
      <w:r w:rsidR="00C033FB">
        <w:t>), and water flux (</w:t>
      </w:r>
      <m:oMath>
        <m:sSub>
          <m:sSubPr>
            <m:ctrlPr>
              <w:rPr>
                <w:rFonts w:ascii="Cambria Math" w:hAnsi="Cambria Math"/>
                <w:i/>
              </w:rPr>
            </m:ctrlPr>
          </m:sSubPr>
          <m:e>
            <m:r>
              <w:rPr>
                <w:rFonts w:ascii="Cambria Math" w:hAnsi="Cambria Math"/>
              </w:rPr>
              <m:t>J</m:t>
            </m:r>
          </m:e>
          <m:sub>
            <m:r>
              <w:rPr>
                <w:rFonts w:ascii="Cambria Math" w:hAnsi="Cambria Math"/>
              </w:rPr>
              <m:t>w</m:t>
            </m:r>
          </m:sub>
        </m:sSub>
      </m:oMath>
      <w:r w:rsidR="00C033FB">
        <w:t>)</w:t>
      </w:r>
      <w:r>
        <w:t xml:space="preserve"> are obtained from experimental data.</w:t>
      </w:r>
      <w:r w:rsidR="00C033FB">
        <w:t xml:space="preserve"> </w:t>
      </w:r>
    </w:p>
    <w:p w14:paraId="57893C5B" w14:textId="0B16FCFC" w:rsidR="00C033FB" w:rsidRDefault="00C033FB" w:rsidP="00C033FB">
      <w:pPr>
        <w:pStyle w:val="ListParagraph"/>
        <w:numPr>
          <w:ilvl w:val="1"/>
          <w:numId w:val="1"/>
        </w:numPr>
        <w:rPr>
          <w:rFonts w:eastAsiaTheme="minorEastAsia" w:cstheme="minorHAnsi"/>
        </w:rPr>
      </w:pPr>
      <w:r w:rsidRPr="00C033FB">
        <w:rPr>
          <w:rFonts w:eastAsiaTheme="minorEastAsia" w:cstheme="minorHAnsi"/>
        </w:rPr>
        <w:t>As a</w:t>
      </w:r>
      <w:r>
        <w:rPr>
          <w:rFonts w:eastAsiaTheme="minorEastAsia" w:cstheme="minorHAnsi"/>
        </w:rPr>
        <w:t xml:space="preserve"> representative example</w:t>
      </w:r>
      <w:r w:rsidRPr="00C033FB">
        <w:rPr>
          <w:rFonts w:eastAsiaTheme="minorEastAsia" w:cstheme="minorHAnsi"/>
        </w:rPr>
        <w:t>, experiment NF270_MC2_05.08.24_E1, vial 1</w:t>
      </w:r>
      <w:r>
        <w:rPr>
          <w:rFonts w:eastAsiaTheme="minorEastAsia" w:cstheme="minorHAnsi"/>
        </w:rPr>
        <w:t>, is selected to outline the back of the envelope calculations.</w:t>
      </w:r>
    </w:p>
    <w:p w14:paraId="2A0B1B87" w14:textId="77777777" w:rsidR="00C033FB" w:rsidRPr="00C033FB" w:rsidRDefault="00C033FB" w:rsidP="00C033FB">
      <w:pPr>
        <w:ind w:left="1080"/>
        <w:rPr>
          <w:rFonts w:eastAsiaTheme="minorEastAsia" w:cstheme="minorHAnsi"/>
        </w:rPr>
      </w:pPr>
    </w:p>
    <w:tbl>
      <w:tblPr>
        <w:tblStyle w:val="TableGrid"/>
        <w:tblW w:w="3562" w:type="dxa"/>
        <w:jc w:val="center"/>
        <w:tblLook w:val="04A0" w:firstRow="1" w:lastRow="0" w:firstColumn="1" w:lastColumn="0" w:noHBand="0" w:noVBand="1"/>
      </w:tblPr>
      <w:tblGrid>
        <w:gridCol w:w="1781"/>
        <w:gridCol w:w="1781"/>
      </w:tblGrid>
      <w:tr w:rsidR="00C033FB" w14:paraId="32C98B26" w14:textId="77777777" w:rsidTr="00AC1070">
        <w:trPr>
          <w:trHeight w:val="298"/>
          <w:jc w:val="center"/>
        </w:trPr>
        <w:tc>
          <w:tcPr>
            <w:tcW w:w="3562" w:type="dxa"/>
            <w:gridSpan w:val="2"/>
            <w:shd w:val="clear" w:color="auto" w:fill="D9D9D9" w:themeFill="background1" w:themeFillShade="D9"/>
          </w:tcPr>
          <w:p w14:paraId="46DD4C6B" w14:textId="77777777" w:rsidR="00C033FB" w:rsidRPr="0025519B" w:rsidRDefault="00C033FB" w:rsidP="00AC1070">
            <w:pPr>
              <w:jc w:val="center"/>
              <w:rPr>
                <w:b/>
                <w:bCs/>
              </w:rPr>
            </w:pPr>
            <w:r w:rsidRPr="0025519B">
              <w:rPr>
                <w:b/>
                <w:bCs/>
              </w:rPr>
              <w:t>Knowns</w:t>
            </w:r>
          </w:p>
        </w:tc>
      </w:tr>
      <w:tr w:rsidR="00C033FB" w14:paraId="5A98E6E3" w14:textId="77777777" w:rsidTr="00AC1070">
        <w:trPr>
          <w:trHeight w:val="317"/>
          <w:jc w:val="center"/>
        </w:trPr>
        <w:tc>
          <w:tcPr>
            <w:tcW w:w="1781" w:type="dxa"/>
          </w:tcPr>
          <w:p w14:paraId="78EC0851" w14:textId="1AD047F2" w:rsidR="00C033FB" w:rsidRDefault="00000000" w:rsidP="00AC1070">
            <w:pPr>
              <w:jc w:val="center"/>
            </w:pPr>
            <m:oMath>
              <m:sSubSup>
                <m:sSubSupPr>
                  <m:ctrlPr>
                    <w:rPr>
                      <w:rFonts w:ascii="Cambria Math" w:hAnsi="Cambria Math"/>
                      <w:i/>
                    </w:rPr>
                  </m:ctrlPr>
                </m:sSubSupPr>
                <m:e>
                  <m:r>
                    <w:rPr>
                      <w:rFonts w:ascii="Cambria Math" w:hAnsi="Cambria Math"/>
                    </w:rPr>
                    <m:t>c</m:t>
                  </m:r>
                </m:e>
                <m:sub>
                  <m:r>
                    <w:rPr>
                      <w:rFonts w:ascii="Cambria Math" w:hAnsi="Cambria Math"/>
                    </w:rPr>
                    <m:t>Na</m:t>
                  </m:r>
                </m:sub>
                <m:sup>
                  <m:r>
                    <w:rPr>
                      <w:rFonts w:ascii="Cambria Math" w:hAnsi="Cambria Math"/>
                    </w:rPr>
                    <m:t>s,r</m:t>
                  </m:r>
                </m:sup>
              </m:sSubSup>
            </m:oMath>
            <w:r w:rsidR="00C033FB">
              <w:rPr>
                <w:rFonts w:eastAsiaTheme="minorEastAsia"/>
              </w:rPr>
              <w:t xml:space="preserve"> (mM)</w:t>
            </w:r>
          </w:p>
        </w:tc>
        <w:tc>
          <w:tcPr>
            <w:tcW w:w="1781" w:type="dxa"/>
          </w:tcPr>
          <w:p w14:paraId="120811A0" w14:textId="77777777" w:rsidR="00C033FB" w:rsidRDefault="00C033FB" w:rsidP="00AC1070">
            <w:pPr>
              <w:jc w:val="center"/>
            </w:pPr>
            <w:r>
              <w:t>7.07</w:t>
            </w:r>
          </w:p>
        </w:tc>
      </w:tr>
      <w:tr w:rsidR="00C033FB" w14:paraId="07C331DE" w14:textId="77777777" w:rsidTr="00AC1070">
        <w:trPr>
          <w:trHeight w:val="298"/>
          <w:jc w:val="center"/>
        </w:trPr>
        <w:tc>
          <w:tcPr>
            <w:tcW w:w="1781" w:type="dxa"/>
          </w:tcPr>
          <w:p w14:paraId="36DE8269" w14:textId="7A1B5F92" w:rsidR="00C033FB" w:rsidRDefault="00000000" w:rsidP="00AC1070">
            <w:pPr>
              <w:jc w:val="center"/>
            </w:pPr>
            <m:oMath>
              <m:sSubSup>
                <m:sSubSupPr>
                  <m:ctrlPr>
                    <w:rPr>
                      <w:rFonts w:ascii="Cambria Math" w:hAnsi="Cambria Math"/>
                      <w:i/>
                    </w:rPr>
                  </m:ctrlPr>
                </m:sSubSupPr>
                <m:e>
                  <m:r>
                    <w:rPr>
                      <w:rFonts w:ascii="Cambria Math" w:hAnsi="Cambria Math"/>
                    </w:rPr>
                    <m:t>c</m:t>
                  </m:r>
                </m:e>
                <m:sub>
                  <m:r>
                    <w:rPr>
                      <w:rFonts w:ascii="Cambria Math" w:hAnsi="Cambria Math"/>
                    </w:rPr>
                    <m:t>Ca</m:t>
                  </m:r>
                </m:sub>
                <m:sup>
                  <m:r>
                    <w:rPr>
                      <w:rFonts w:ascii="Cambria Math" w:hAnsi="Cambria Math"/>
                    </w:rPr>
                    <m:t>s,r</m:t>
                  </m:r>
                </m:sup>
              </m:sSubSup>
            </m:oMath>
            <w:r w:rsidR="00C033FB">
              <w:rPr>
                <w:rFonts w:eastAsiaTheme="minorEastAsia"/>
              </w:rPr>
              <w:t xml:space="preserve"> (mM)</w:t>
            </w:r>
          </w:p>
        </w:tc>
        <w:tc>
          <w:tcPr>
            <w:tcW w:w="1781" w:type="dxa"/>
          </w:tcPr>
          <w:p w14:paraId="113DB7DC" w14:textId="77777777" w:rsidR="00C033FB" w:rsidRDefault="00C033FB" w:rsidP="00AC1070">
            <w:pPr>
              <w:jc w:val="center"/>
            </w:pPr>
            <w:r>
              <w:t>10.30</w:t>
            </w:r>
          </w:p>
        </w:tc>
      </w:tr>
      <w:tr w:rsidR="00C033FB" w14:paraId="59AA9A9D" w14:textId="77777777" w:rsidTr="00AC1070">
        <w:trPr>
          <w:trHeight w:val="298"/>
          <w:jc w:val="center"/>
        </w:trPr>
        <w:tc>
          <w:tcPr>
            <w:tcW w:w="1781" w:type="dxa"/>
          </w:tcPr>
          <w:p w14:paraId="665CB4F0" w14:textId="109E493B" w:rsidR="00C033FB" w:rsidRDefault="00000000" w:rsidP="00AC1070">
            <w:pPr>
              <w:jc w:val="center"/>
            </w:pPr>
            <m:oMath>
              <m:sSubSup>
                <m:sSubSupPr>
                  <m:ctrlPr>
                    <w:rPr>
                      <w:rFonts w:ascii="Cambria Math" w:hAnsi="Cambria Math"/>
                      <w:i/>
                    </w:rPr>
                  </m:ctrlPr>
                </m:sSubSupPr>
                <m:e>
                  <m:r>
                    <w:rPr>
                      <w:rFonts w:ascii="Cambria Math" w:hAnsi="Cambria Math"/>
                    </w:rPr>
                    <m:t>c</m:t>
                  </m:r>
                </m:e>
                <m:sub>
                  <m:r>
                    <w:rPr>
                      <w:rFonts w:ascii="Cambria Math" w:hAnsi="Cambria Math"/>
                    </w:rPr>
                    <m:t>Cl</m:t>
                  </m:r>
                </m:sub>
                <m:sup>
                  <m:r>
                    <w:rPr>
                      <w:rFonts w:ascii="Cambria Math" w:hAnsi="Cambria Math"/>
                    </w:rPr>
                    <m:t>s,r</m:t>
                  </m:r>
                </m:sup>
              </m:sSubSup>
            </m:oMath>
            <w:r w:rsidR="00C033FB">
              <w:rPr>
                <w:rFonts w:eastAsiaTheme="minorEastAsia"/>
              </w:rPr>
              <w:t xml:space="preserve"> (mM)</w:t>
            </w:r>
          </w:p>
        </w:tc>
        <w:tc>
          <w:tcPr>
            <w:tcW w:w="1781" w:type="dxa"/>
          </w:tcPr>
          <w:p w14:paraId="0D964A3C" w14:textId="77777777" w:rsidR="00C033FB" w:rsidRDefault="00C033FB" w:rsidP="00AC1070">
            <w:pPr>
              <w:jc w:val="center"/>
            </w:pPr>
            <w:r>
              <w:t>27.67</w:t>
            </w:r>
          </w:p>
        </w:tc>
      </w:tr>
      <w:tr w:rsidR="00C033FB" w14:paraId="47797FD7" w14:textId="77777777" w:rsidTr="00AC1070">
        <w:trPr>
          <w:trHeight w:val="337"/>
          <w:jc w:val="center"/>
        </w:trPr>
        <w:tc>
          <w:tcPr>
            <w:tcW w:w="1781" w:type="dxa"/>
          </w:tcPr>
          <w:p w14:paraId="00FA696F" w14:textId="3D6B73DA" w:rsidR="00C033FB" w:rsidRDefault="00000000" w:rsidP="00AC1070">
            <w:pPr>
              <w:jc w:val="center"/>
            </w:pPr>
            <m:oMath>
              <m:sSubSup>
                <m:sSubSupPr>
                  <m:ctrlPr>
                    <w:rPr>
                      <w:rFonts w:ascii="Cambria Math" w:hAnsi="Cambria Math"/>
                      <w:i/>
                    </w:rPr>
                  </m:ctrlPr>
                </m:sSubSupPr>
                <m:e>
                  <m:r>
                    <w:rPr>
                      <w:rFonts w:ascii="Cambria Math" w:hAnsi="Cambria Math"/>
                    </w:rPr>
                    <m:t>c</m:t>
                  </m:r>
                </m:e>
                <m:sub>
                  <m:r>
                    <w:rPr>
                      <w:rFonts w:ascii="Cambria Math" w:hAnsi="Cambria Math"/>
                    </w:rPr>
                    <m:t>Na</m:t>
                  </m:r>
                </m:sub>
                <m:sup>
                  <m:r>
                    <w:rPr>
                      <w:rFonts w:ascii="Cambria Math" w:hAnsi="Cambria Math"/>
                    </w:rPr>
                    <m:t>s,p</m:t>
                  </m:r>
                </m:sup>
              </m:sSubSup>
            </m:oMath>
            <w:r w:rsidR="00C033FB">
              <w:rPr>
                <w:rFonts w:eastAsiaTheme="minorEastAsia"/>
              </w:rPr>
              <w:t xml:space="preserve"> (mM)</w:t>
            </w:r>
          </w:p>
        </w:tc>
        <w:tc>
          <w:tcPr>
            <w:tcW w:w="1781" w:type="dxa"/>
          </w:tcPr>
          <w:p w14:paraId="21AB661F" w14:textId="77777777" w:rsidR="00C033FB" w:rsidRDefault="00C033FB" w:rsidP="00AC1070">
            <w:pPr>
              <w:jc w:val="center"/>
            </w:pPr>
            <w:r>
              <w:t>2.56</w:t>
            </w:r>
          </w:p>
        </w:tc>
      </w:tr>
      <w:tr w:rsidR="00C033FB" w14:paraId="0DADC760" w14:textId="77777777" w:rsidTr="00AC1070">
        <w:trPr>
          <w:trHeight w:val="317"/>
          <w:jc w:val="center"/>
        </w:trPr>
        <w:tc>
          <w:tcPr>
            <w:tcW w:w="1781" w:type="dxa"/>
          </w:tcPr>
          <w:p w14:paraId="1B2A3283" w14:textId="47C5F40D" w:rsidR="00C033FB" w:rsidRDefault="00000000" w:rsidP="00AC1070">
            <w:pPr>
              <w:jc w:val="center"/>
            </w:pPr>
            <m:oMath>
              <m:sSubSup>
                <m:sSubSupPr>
                  <m:ctrlPr>
                    <w:rPr>
                      <w:rFonts w:ascii="Cambria Math" w:hAnsi="Cambria Math"/>
                      <w:i/>
                    </w:rPr>
                  </m:ctrlPr>
                </m:sSubSupPr>
                <m:e>
                  <m:r>
                    <w:rPr>
                      <w:rFonts w:ascii="Cambria Math" w:hAnsi="Cambria Math"/>
                    </w:rPr>
                    <m:t>c</m:t>
                  </m:r>
                </m:e>
                <m:sub>
                  <m:r>
                    <w:rPr>
                      <w:rFonts w:ascii="Cambria Math" w:hAnsi="Cambria Math"/>
                    </w:rPr>
                    <m:t>Ca</m:t>
                  </m:r>
                </m:sub>
                <m:sup>
                  <m:r>
                    <w:rPr>
                      <w:rFonts w:ascii="Cambria Math" w:hAnsi="Cambria Math"/>
                    </w:rPr>
                    <m:t>s,p</m:t>
                  </m:r>
                </m:sup>
              </m:sSubSup>
            </m:oMath>
            <w:r w:rsidR="00C033FB">
              <w:rPr>
                <w:rFonts w:eastAsiaTheme="minorEastAsia"/>
              </w:rPr>
              <w:t xml:space="preserve"> (mM)</w:t>
            </w:r>
          </w:p>
        </w:tc>
        <w:tc>
          <w:tcPr>
            <w:tcW w:w="1781" w:type="dxa"/>
          </w:tcPr>
          <w:p w14:paraId="3CE08DD4" w14:textId="77777777" w:rsidR="00C033FB" w:rsidRDefault="00C033FB" w:rsidP="00AC1070">
            <w:pPr>
              <w:jc w:val="center"/>
            </w:pPr>
            <w:r>
              <w:t>4.11</w:t>
            </w:r>
          </w:p>
        </w:tc>
      </w:tr>
      <w:tr w:rsidR="00C033FB" w14:paraId="43219E45" w14:textId="77777777" w:rsidTr="00AC1070">
        <w:trPr>
          <w:trHeight w:val="317"/>
          <w:jc w:val="center"/>
        </w:trPr>
        <w:tc>
          <w:tcPr>
            <w:tcW w:w="1781" w:type="dxa"/>
          </w:tcPr>
          <w:p w14:paraId="5EC65AAE" w14:textId="06696C72" w:rsidR="00C033FB" w:rsidRDefault="00000000" w:rsidP="00AC1070">
            <w:pPr>
              <w:jc w:val="center"/>
            </w:pPr>
            <m:oMath>
              <m:sSubSup>
                <m:sSubSupPr>
                  <m:ctrlPr>
                    <w:rPr>
                      <w:rFonts w:ascii="Cambria Math" w:hAnsi="Cambria Math"/>
                      <w:i/>
                    </w:rPr>
                  </m:ctrlPr>
                </m:sSubSupPr>
                <m:e>
                  <m:r>
                    <w:rPr>
                      <w:rFonts w:ascii="Cambria Math" w:hAnsi="Cambria Math"/>
                    </w:rPr>
                    <m:t>c</m:t>
                  </m:r>
                </m:e>
                <m:sub>
                  <m:r>
                    <w:rPr>
                      <w:rFonts w:ascii="Cambria Math" w:hAnsi="Cambria Math"/>
                    </w:rPr>
                    <m:t>Cl</m:t>
                  </m:r>
                </m:sub>
                <m:sup>
                  <m:r>
                    <w:rPr>
                      <w:rFonts w:ascii="Cambria Math" w:hAnsi="Cambria Math"/>
                    </w:rPr>
                    <m:t>s,p</m:t>
                  </m:r>
                </m:sup>
              </m:sSubSup>
            </m:oMath>
            <w:r w:rsidR="00C033FB">
              <w:rPr>
                <w:rFonts w:eastAsiaTheme="minorEastAsia"/>
              </w:rPr>
              <w:t xml:space="preserve"> (mM)</w:t>
            </w:r>
          </w:p>
        </w:tc>
        <w:tc>
          <w:tcPr>
            <w:tcW w:w="1781" w:type="dxa"/>
          </w:tcPr>
          <w:p w14:paraId="7A91B6E0" w14:textId="77777777" w:rsidR="00C033FB" w:rsidRDefault="00C033FB" w:rsidP="00AC1070">
            <w:pPr>
              <w:jc w:val="center"/>
            </w:pPr>
            <w:r>
              <w:t>10.79</w:t>
            </w:r>
          </w:p>
        </w:tc>
      </w:tr>
      <w:tr w:rsidR="00C033FB" w14:paraId="2420EACE" w14:textId="77777777" w:rsidTr="00AC1070">
        <w:trPr>
          <w:trHeight w:val="298"/>
          <w:jc w:val="center"/>
        </w:trPr>
        <w:tc>
          <w:tcPr>
            <w:tcW w:w="1781" w:type="dxa"/>
          </w:tcPr>
          <w:p w14:paraId="7BC1904F" w14:textId="3EA7BB59" w:rsidR="00C033FB" w:rsidRDefault="00000000" w:rsidP="00AC1070">
            <w:pPr>
              <w:jc w:val="center"/>
            </w:pPr>
            <m:oMath>
              <m:sSubSup>
                <m:sSubSupPr>
                  <m:ctrlPr>
                    <w:rPr>
                      <w:rFonts w:ascii="Cambria Math" w:hAnsi="Cambria Math"/>
                      <w:i/>
                    </w:rPr>
                  </m:ctrlPr>
                </m:sSubSupPr>
                <m:e>
                  <m:r>
                    <w:rPr>
                      <w:rFonts w:ascii="Cambria Math" w:hAnsi="Cambria Math"/>
                    </w:rPr>
                    <m:t>D</m:t>
                  </m:r>
                </m:e>
                <m:sub>
                  <m:r>
                    <w:rPr>
                      <w:rFonts w:ascii="Cambria Math" w:hAnsi="Cambria Math"/>
                    </w:rPr>
                    <m:t>Na</m:t>
                  </m:r>
                </m:sub>
                <m:sup>
                  <m:r>
                    <w:rPr>
                      <w:rFonts w:ascii="Cambria Math" w:hAnsi="Cambria Math"/>
                    </w:rPr>
                    <m:t>s</m:t>
                  </m:r>
                </m:sup>
              </m:sSubSup>
            </m:oMath>
            <w:r w:rsidR="00C033FB">
              <w:rPr>
                <w:rFonts w:eastAsiaTheme="minorEastAsia"/>
              </w:rPr>
              <w:t xml:space="preserve"> (m</w:t>
            </w:r>
            <w:r w:rsidR="00C033FB" w:rsidRPr="007B68E7">
              <w:rPr>
                <w:rFonts w:eastAsiaTheme="minorEastAsia"/>
                <w:vertAlign w:val="superscript"/>
              </w:rPr>
              <w:t>2</w:t>
            </w:r>
            <w:r w:rsidR="00C033FB">
              <w:rPr>
                <w:rFonts w:eastAsiaTheme="minorEastAsia"/>
              </w:rPr>
              <w:t>/s)</w:t>
            </w:r>
          </w:p>
        </w:tc>
        <w:tc>
          <w:tcPr>
            <w:tcW w:w="1781" w:type="dxa"/>
          </w:tcPr>
          <w:p w14:paraId="4BCA1F55" w14:textId="77777777" w:rsidR="00C033FB" w:rsidRDefault="00C033FB" w:rsidP="00AC1070">
            <w:pPr>
              <w:jc w:val="center"/>
            </w:pPr>
            <w:r>
              <w:t>1.33e-9</w:t>
            </w:r>
          </w:p>
        </w:tc>
      </w:tr>
      <w:tr w:rsidR="00C033FB" w14:paraId="3788AA6D" w14:textId="77777777" w:rsidTr="00AC1070">
        <w:trPr>
          <w:trHeight w:val="298"/>
          <w:jc w:val="center"/>
        </w:trPr>
        <w:tc>
          <w:tcPr>
            <w:tcW w:w="1781" w:type="dxa"/>
          </w:tcPr>
          <w:p w14:paraId="1DDC9C08" w14:textId="479AAEA4" w:rsidR="00C033FB" w:rsidRDefault="00000000" w:rsidP="00AC1070">
            <w:pPr>
              <w:jc w:val="center"/>
            </w:pPr>
            <m:oMath>
              <m:sSubSup>
                <m:sSubSupPr>
                  <m:ctrlPr>
                    <w:rPr>
                      <w:rFonts w:ascii="Cambria Math" w:hAnsi="Cambria Math"/>
                      <w:i/>
                    </w:rPr>
                  </m:ctrlPr>
                </m:sSubSupPr>
                <m:e>
                  <m:r>
                    <w:rPr>
                      <w:rFonts w:ascii="Cambria Math" w:hAnsi="Cambria Math"/>
                    </w:rPr>
                    <m:t>D</m:t>
                  </m:r>
                </m:e>
                <m:sub>
                  <m:r>
                    <w:rPr>
                      <w:rFonts w:ascii="Cambria Math" w:hAnsi="Cambria Math"/>
                    </w:rPr>
                    <m:t>Ca</m:t>
                  </m:r>
                </m:sub>
                <m:sup>
                  <m:r>
                    <w:rPr>
                      <w:rFonts w:ascii="Cambria Math" w:hAnsi="Cambria Math"/>
                    </w:rPr>
                    <m:t>s</m:t>
                  </m:r>
                </m:sup>
              </m:sSubSup>
            </m:oMath>
            <w:r w:rsidR="00C033FB">
              <w:rPr>
                <w:rFonts w:eastAsiaTheme="minorEastAsia"/>
              </w:rPr>
              <w:t xml:space="preserve"> (m</w:t>
            </w:r>
            <w:r w:rsidR="00C033FB" w:rsidRPr="007B68E7">
              <w:rPr>
                <w:rFonts w:eastAsiaTheme="minorEastAsia"/>
                <w:vertAlign w:val="superscript"/>
              </w:rPr>
              <w:t>2</w:t>
            </w:r>
            <w:r w:rsidR="00C033FB">
              <w:rPr>
                <w:rFonts w:eastAsiaTheme="minorEastAsia"/>
              </w:rPr>
              <w:t>/s)</w:t>
            </w:r>
          </w:p>
        </w:tc>
        <w:tc>
          <w:tcPr>
            <w:tcW w:w="1781" w:type="dxa"/>
          </w:tcPr>
          <w:p w14:paraId="335AA56A" w14:textId="77777777" w:rsidR="00C033FB" w:rsidRDefault="00C033FB" w:rsidP="00AC1070">
            <w:pPr>
              <w:jc w:val="center"/>
            </w:pPr>
            <w:r>
              <w:t>0.79e-9</w:t>
            </w:r>
          </w:p>
        </w:tc>
      </w:tr>
      <w:tr w:rsidR="00C033FB" w14:paraId="3F00EE6E" w14:textId="77777777" w:rsidTr="00AC1070">
        <w:trPr>
          <w:trHeight w:val="298"/>
          <w:jc w:val="center"/>
        </w:trPr>
        <w:tc>
          <w:tcPr>
            <w:tcW w:w="1781" w:type="dxa"/>
          </w:tcPr>
          <w:p w14:paraId="10FEE60D" w14:textId="16679AEE" w:rsidR="00C033FB" w:rsidRDefault="00000000" w:rsidP="00AC1070">
            <w:pPr>
              <w:jc w:val="center"/>
            </w:pPr>
            <m:oMath>
              <m:sSubSup>
                <m:sSubSupPr>
                  <m:ctrlPr>
                    <w:rPr>
                      <w:rFonts w:ascii="Cambria Math" w:hAnsi="Cambria Math"/>
                      <w:i/>
                    </w:rPr>
                  </m:ctrlPr>
                </m:sSubSupPr>
                <m:e>
                  <m:r>
                    <w:rPr>
                      <w:rFonts w:ascii="Cambria Math" w:hAnsi="Cambria Math"/>
                    </w:rPr>
                    <m:t>D</m:t>
                  </m:r>
                </m:e>
                <m:sub>
                  <m:r>
                    <w:rPr>
                      <w:rFonts w:ascii="Cambria Math" w:hAnsi="Cambria Math"/>
                    </w:rPr>
                    <m:t>Cl</m:t>
                  </m:r>
                </m:sub>
                <m:sup>
                  <m:r>
                    <w:rPr>
                      <w:rFonts w:ascii="Cambria Math" w:hAnsi="Cambria Math"/>
                    </w:rPr>
                    <m:t>s</m:t>
                  </m:r>
                </m:sup>
              </m:sSubSup>
            </m:oMath>
            <w:r w:rsidR="00C033FB">
              <w:rPr>
                <w:rFonts w:eastAsiaTheme="minorEastAsia"/>
              </w:rPr>
              <w:t xml:space="preserve"> (m</w:t>
            </w:r>
            <w:r w:rsidR="00C033FB" w:rsidRPr="007B68E7">
              <w:rPr>
                <w:rFonts w:eastAsiaTheme="minorEastAsia"/>
                <w:vertAlign w:val="superscript"/>
              </w:rPr>
              <w:t>2</w:t>
            </w:r>
            <w:r w:rsidR="00C033FB">
              <w:rPr>
                <w:rFonts w:eastAsiaTheme="minorEastAsia"/>
              </w:rPr>
              <w:t>/s)</w:t>
            </w:r>
          </w:p>
        </w:tc>
        <w:tc>
          <w:tcPr>
            <w:tcW w:w="1781" w:type="dxa"/>
          </w:tcPr>
          <w:p w14:paraId="1DCC3B05" w14:textId="77777777" w:rsidR="00C033FB" w:rsidRDefault="00C033FB" w:rsidP="00AC1070">
            <w:pPr>
              <w:jc w:val="center"/>
            </w:pPr>
            <w:r>
              <w:t>2.03e-9</w:t>
            </w:r>
          </w:p>
        </w:tc>
      </w:tr>
      <w:tr w:rsidR="00C033FB" w14:paraId="6017FFE9" w14:textId="77777777" w:rsidTr="00AC1070">
        <w:trPr>
          <w:trHeight w:val="317"/>
          <w:jc w:val="center"/>
        </w:trPr>
        <w:tc>
          <w:tcPr>
            <w:tcW w:w="1781" w:type="dxa"/>
          </w:tcPr>
          <w:p w14:paraId="21C7D3F8" w14:textId="77777777" w:rsidR="00C033FB" w:rsidRDefault="00000000" w:rsidP="00AC1070">
            <w:pPr>
              <w:jc w:val="center"/>
            </w:pPr>
            <m:oMath>
              <m:sSub>
                <m:sSubPr>
                  <m:ctrlPr>
                    <w:rPr>
                      <w:rFonts w:ascii="Cambria Math" w:hAnsi="Cambria Math"/>
                      <w:i/>
                    </w:rPr>
                  </m:ctrlPr>
                </m:sSubPr>
                <m:e>
                  <m:r>
                    <w:rPr>
                      <w:rFonts w:ascii="Cambria Math" w:hAnsi="Cambria Math"/>
                    </w:rPr>
                    <m:t>J</m:t>
                  </m:r>
                </m:e>
                <m:sub>
                  <m:r>
                    <w:rPr>
                      <w:rFonts w:ascii="Cambria Math" w:hAnsi="Cambria Math"/>
                    </w:rPr>
                    <m:t>w</m:t>
                  </m:r>
                </m:sub>
              </m:sSub>
            </m:oMath>
            <w:r w:rsidR="00C033FB">
              <w:rPr>
                <w:rFonts w:eastAsiaTheme="minorEastAsia"/>
              </w:rPr>
              <w:t xml:space="preserve"> (m</w:t>
            </w:r>
            <w:r w:rsidR="00C033FB">
              <w:rPr>
                <w:rFonts w:eastAsiaTheme="minorEastAsia"/>
                <w:vertAlign w:val="superscript"/>
              </w:rPr>
              <w:t>3</w:t>
            </w:r>
            <w:r w:rsidR="00C033FB">
              <w:rPr>
                <w:rFonts w:eastAsiaTheme="minorEastAsia"/>
              </w:rPr>
              <w:t>/</w:t>
            </w:r>
            <w:r w:rsidR="00C033FB" w:rsidRPr="000B46F7">
              <w:rPr>
                <w:rFonts w:eastAsiaTheme="minorEastAsia"/>
              </w:rPr>
              <w:t>m</w:t>
            </w:r>
            <w:r w:rsidR="00C033FB" w:rsidRPr="000B46F7">
              <w:rPr>
                <w:rFonts w:eastAsiaTheme="minorEastAsia"/>
                <w:vertAlign w:val="superscript"/>
              </w:rPr>
              <w:t>2</w:t>
            </w:r>
            <w:r w:rsidR="00C033FB" w:rsidRPr="000B46F7">
              <w:rPr>
                <w:rFonts w:eastAsiaTheme="minorEastAsia"/>
              </w:rPr>
              <w:t>s</w:t>
            </w:r>
            <w:r w:rsidR="00C033FB">
              <w:rPr>
                <w:rFonts w:eastAsiaTheme="minorEastAsia"/>
              </w:rPr>
              <w:t>)</w:t>
            </w:r>
          </w:p>
        </w:tc>
        <w:tc>
          <w:tcPr>
            <w:tcW w:w="1781" w:type="dxa"/>
          </w:tcPr>
          <w:p w14:paraId="0A1B9B0D" w14:textId="77777777" w:rsidR="00C033FB" w:rsidRDefault="00C033FB" w:rsidP="00AC1070">
            <w:pPr>
              <w:jc w:val="center"/>
            </w:pPr>
            <w:r>
              <w:t>9.11e-6</w:t>
            </w:r>
          </w:p>
        </w:tc>
      </w:tr>
      <w:tr w:rsidR="00C033FB" w14:paraId="42DEAA98" w14:textId="77777777" w:rsidTr="00AC1070">
        <w:trPr>
          <w:trHeight w:val="298"/>
          <w:jc w:val="center"/>
        </w:trPr>
        <w:tc>
          <w:tcPr>
            <w:tcW w:w="1781" w:type="dxa"/>
          </w:tcPr>
          <w:p w14:paraId="13C184B5" w14:textId="6CA8B380" w:rsidR="00C033FB" w:rsidRDefault="00000000" w:rsidP="00AC1070">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Na</m:t>
                    </m:r>
                  </m:sub>
                </m:sSub>
              </m:oMath>
            </m:oMathPara>
          </w:p>
        </w:tc>
        <w:tc>
          <w:tcPr>
            <w:tcW w:w="1781" w:type="dxa"/>
          </w:tcPr>
          <w:p w14:paraId="020CDF49" w14:textId="77777777" w:rsidR="00C033FB" w:rsidRDefault="00C033FB" w:rsidP="00AC1070">
            <w:pPr>
              <w:jc w:val="center"/>
            </w:pPr>
            <w:r>
              <w:t>1</w:t>
            </w:r>
          </w:p>
        </w:tc>
      </w:tr>
      <w:tr w:rsidR="00C033FB" w14:paraId="50EC389C" w14:textId="77777777" w:rsidTr="00AC1070">
        <w:trPr>
          <w:trHeight w:val="298"/>
          <w:jc w:val="center"/>
        </w:trPr>
        <w:tc>
          <w:tcPr>
            <w:tcW w:w="1781" w:type="dxa"/>
          </w:tcPr>
          <w:p w14:paraId="7343501A" w14:textId="2810B614" w:rsidR="00C033FB" w:rsidRDefault="00000000" w:rsidP="00AC1070">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Ca</m:t>
                    </m:r>
                  </m:sub>
                </m:sSub>
              </m:oMath>
            </m:oMathPara>
          </w:p>
        </w:tc>
        <w:tc>
          <w:tcPr>
            <w:tcW w:w="1781" w:type="dxa"/>
          </w:tcPr>
          <w:p w14:paraId="7864DFD7" w14:textId="77777777" w:rsidR="00C033FB" w:rsidRDefault="00C033FB" w:rsidP="00AC1070">
            <w:pPr>
              <w:jc w:val="center"/>
            </w:pPr>
            <w:r>
              <w:t>2</w:t>
            </w:r>
          </w:p>
        </w:tc>
      </w:tr>
      <w:tr w:rsidR="00C033FB" w14:paraId="06C83EBD" w14:textId="77777777" w:rsidTr="00AC1070">
        <w:trPr>
          <w:trHeight w:val="298"/>
          <w:jc w:val="center"/>
        </w:trPr>
        <w:tc>
          <w:tcPr>
            <w:tcW w:w="1781" w:type="dxa"/>
          </w:tcPr>
          <w:p w14:paraId="11449C1B" w14:textId="51260977" w:rsidR="00C033FB" w:rsidRDefault="00000000" w:rsidP="00AC1070">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Cl</m:t>
                    </m:r>
                  </m:sub>
                </m:sSub>
              </m:oMath>
            </m:oMathPara>
          </w:p>
        </w:tc>
        <w:tc>
          <w:tcPr>
            <w:tcW w:w="1781" w:type="dxa"/>
          </w:tcPr>
          <w:p w14:paraId="10256CB6" w14:textId="77777777" w:rsidR="00C033FB" w:rsidRDefault="00C033FB" w:rsidP="00AC1070">
            <w:pPr>
              <w:jc w:val="center"/>
            </w:pPr>
            <w:r>
              <w:t>-1</w:t>
            </w:r>
          </w:p>
        </w:tc>
      </w:tr>
    </w:tbl>
    <w:p w14:paraId="157600EB" w14:textId="77777777" w:rsidR="00C033FB" w:rsidRDefault="00C033FB" w:rsidP="00C033FB"/>
    <w:p w14:paraId="1A5F7CF4" w14:textId="4354E1E8" w:rsidR="00B40BB2" w:rsidRDefault="00E37BDA" w:rsidP="00B40BB2">
      <w:pPr>
        <w:pStyle w:val="ListParagraph"/>
        <w:numPr>
          <w:ilvl w:val="0"/>
          <w:numId w:val="2"/>
        </w:numPr>
      </w:pPr>
      <w:r>
        <w:lastRenderedPageBreak/>
        <w:t>Calculate the reasonable estimate parameters.</w:t>
      </w:r>
    </w:p>
    <w:p w14:paraId="166D592E" w14:textId="51DCB02D" w:rsidR="00E37BDA" w:rsidRPr="00B40BB2" w:rsidRDefault="00B40BB2" w:rsidP="00B40BB2">
      <w:pPr>
        <w:pStyle w:val="ListParagraph"/>
        <w:numPr>
          <w:ilvl w:val="1"/>
          <w:numId w:val="2"/>
        </w:numPr>
      </w:pPr>
      <w:r>
        <w:t xml:space="preserve"> </w:t>
      </w:r>
      <m:oMath>
        <m:r>
          <w:rPr>
            <w:rFonts w:ascii="Cambria Math" w:hAnsi="Cambria Math"/>
          </w:rPr>
          <m:t>χ</m:t>
        </m:r>
      </m:oMath>
      <w:r>
        <w:rPr>
          <w:rFonts w:eastAsiaTheme="minorEastAsia"/>
        </w:rPr>
        <w:t xml:space="preserve"> is obtained from zeta potential measurements.</w:t>
      </w:r>
    </w:p>
    <w:p w14:paraId="5826D365" w14:textId="0C5F251C" w:rsidR="00B40BB2" w:rsidRPr="00B40BB2" w:rsidRDefault="00B40BB2" w:rsidP="00B40BB2">
      <w:pPr>
        <w:pStyle w:val="ListParagraph"/>
        <w:numPr>
          <w:ilvl w:val="1"/>
          <w:numId w:val="2"/>
        </w:numPr>
      </w:pPr>
      <w:r>
        <w:t xml:space="preserve">The water volume fraction, </w:t>
      </w:r>
      <m:oMath>
        <m:sSub>
          <m:sSubPr>
            <m:ctrlPr>
              <w:rPr>
                <w:rFonts w:ascii="Cambria Math" w:hAnsi="Cambria Math"/>
                <w:i/>
              </w:rPr>
            </m:ctrlPr>
          </m:sSubPr>
          <m:e>
            <m:r>
              <w:rPr>
                <w:rFonts w:ascii="Cambria Math" w:hAnsi="Cambria Math"/>
              </w:rPr>
              <m:t>ϕ</m:t>
            </m:r>
          </m:e>
          <m:sub>
            <m:r>
              <w:rPr>
                <w:rFonts w:ascii="Cambria Math" w:hAnsi="Cambria Math"/>
              </w:rPr>
              <m:t>w</m:t>
            </m:r>
          </m:sub>
        </m:sSub>
      </m:oMath>
      <w:r>
        <w:rPr>
          <w:rFonts w:eastAsiaTheme="minorEastAsia"/>
        </w:rPr>
        <w:t>, is obtained from the literature.</w:t>
      </w:r>
    </w:p>
    <w:p w14:paraId="04625743" w14:textId="30CB9655" w:rsidR="00B40BB2" w:rsidRDefault="00B40BB2" w:rsidP="00B40BB2">
      <w:pPr>
        <w:pStyle w:val="ListParagraph"/>
        <w:numPr>
          <w:ilvl w:val="1"/>
          <w:numId w:val="2"/>
        </w:numPr>
      </w:pPr>
      <w:r>
        <w:t>Membrane thickness, l, is obtained from the literature.</w:t>
      </w:r>
    </w:p>
    <w:p w14:paraId="6C1A7177" w14:textId="77777777" w:rsidR="00C033FB" w:rsidRPr="00C033FB" w:rsidRDefault="00B40BB2" w:rsidP="002B6561">
      <w:pPr>
        <w:pStyle w:val="ListParagraph"/>
        <w:numPr>
          <w:ilvl w:val="1"/>
          <w:numId w:val="2"/>
        </w:numPr>
        <w:rPr>
          <w:rFonts w:eastAsiaTheme="minorEastAsia" w:cstheme="minorHAnsi"/>
          <w:iCs/>
        </w:rPr>
      </w:pPr>
      <w:r w:rsidRPr="00C033FB">
        <w:rPr>
          <w:rFonts w:eastAsiaTheme="minorEastAsia"/>
        </w:rPr>
        <w:t xml:space="preserve">The boundary layer, </w:t>
      </w:r>
      <m:oMath>
        <m:r>
          <w:rPr>
            <w:rFonts w:ascii="Cambria Math" w:hAnsi="Cambria Math"/>
          </w:rPr>
          <m:t>δ</m:t>
        </m:r>
      </m:oMath>
      <w:r w:rsidRPr="00C033FB">
        <w:rPr>
          <w:rFonts w:eastAsiaTheme="minorEastAsia"/>
        </w:rPr>
        <w:t xml:space="preserve">, is estimated from single salt experiments using the thin-film model. An average value is taken, considering each ion present in the feed solution. </w:t>
      </w:r>
    </w:p>
    <w:p w14:paraId="73F118E0" w14:textId="02114897" w:rsidR="002B6561" w:rsidRPr="00C033FB" w:rsidRDefault="00000000" w:rsidP="00C033FB">
      <w:pPr>
        <w:rPr>
          <w:rFonts w:eastAsiaTheme="minorEastAsia" w:cstheme="minorHAnsi"/>
          <w:iCs/>
        </w:rPr>
      </w:pPr>
      <m:oMathPara>
        <m:oMathParaPr>
          <m:jc m:val="center"/>
        </m:oMathParaPr>
        <m:oMath>
          <m:sSub>
            <m:sSubPr>
              <m:ctrlPr>
                <w:rPr>
                  <w:rFonts w:ascii="Cambria Math" w:eastAsiaTheme="minorEastAsia" w:hAnsi="Cambria Math" w:cstheme="minorHAnsi"/>
                </w:rPr>
              </m:ctrlPr>
            </m:sSubPr>
            <m:e>
              <m:r>
                <m:rPr>
                  <m:sty m:val="p"/>
                </m:rPr>
                <w:rPr>
                  <w:rFonts w:ascii="Cambria Math" w:eastAsiaTheme="minorEastAsia" w:hAnsi="Cambria Math" w:cstheme="minorHAnsi"/>
                </w:rPr>
                <m:t>δ</m:t>
              </m:r>
            </m:e>
            <m:sub>
              <m:r>
                <m:rPr>
                  <m:sty m:val="p"/>
                </m:rPr>
                <w:rPr>
                  <w:rFonts w:ascii="Cambria Math" w:eastAsiaTheme="minorEastAsia" w:hAnsi="Cambria Math" w:cstheme="minorHAnsi"/>
                </w:rPr>
                <m:t>i</m:t>
              </m:r>
            </m:sub>
          </m:sSub>
          <m:r>
            <m:rPr>
              <m:sty m:val="p"/>
            </m:rPr>
            <w:rPr>
              <w:rFonts w:ascii="Cambria Math" w:eastAsiaTheme="minorEastAsia" w:hAnsi="Cambria Math" w:cstheme="minorHAnsi"/>
            </w:rPr>
            <m:t>=</m:t>
          </m:r>
          <m:f>
            <m:fPr>
              <m:ctrlPr>
                <w:rPr>
                  <w:rFonts w:ascii="Cambria Math" w:eastAsiaTheme="minorEastAsia" w:hAnsi="Cambria Math" w:cstheme="minorHAnsi"/>
                  <w:iCs/>
                </w:rPr>
              </m:ctrlPr>
            </m:fPr>
            <m:num>
              <m:sSub>
                <m:sSubPr>
                  <m:ctrlPr>
                    <w:rPr>
                      <w:rFonts w:ascii="Cambria Math" w:eastAsiaTheme="minorEastAsia" w:hAnsi="Cambria Math" w:cstheme="minorHAnsi"/>
                    </w:rPr>
                  </m:ctrlPr>
                </m:sSubPr>
                <m:e>
                  <m:r>
                    <m:rPr>
                      <m:sty m:val="p"/>
                    </m:rPr>
                    <w:rPr>
                      <w:rFonts w:ascii="Cambria Math" w:eastAsiaTheme="minorEastAsia" w:hAnsi="Cambria Math" w:cstheme="minorHAnsi"/>
                    </w:rPr>
                    <m:t>D</m:t>
                  </m:r>
                </m:e>
                <m:sub>
                  <m:r>
                    <m:rPr>
                      <m:sty m:val="p"/>
                    </m:rPr>
                    <w:rPr>
                      <w:rFonts w:ascii="Cambria Math" w:eastAsiaTheme="minorEastAsia" w:hAnsi="Cambria Math" w:cstheme="minorHAnsi"/>
                    </w:rPr>
                    <m:t>i</m:t>
                  </m:r>
                </m:sub>
              </m:sSub>
            </m:num>
            <m:den>
              <m:sSub>
                <m:sSubPr>
                  <m:ctrlPr>
                    <w:rPr>
                      <w:rFonts w:ascii="Cambria Math" w:eastAsiaTheme="minorEastAsia" w:hAnsi="Cambria Math" w:cstheme="minorHAnsi"/>
                    </w:rPr>
                  </m:ctrlPr>
                </m:sSubPr>
                <m:e>
                  <m:r>
                    <m:rPr>
                      <m:sty m:val="p"/>
                    </m:rPr>
                    <w:rPr>
                      <w:rFonts w:ascii="Cambria Math" w:eastAsiaTheme="minorEastAsia" w:hAnsi="Cambria Math" w:cstheme="minorHAnsi"/>
                    </w:rPr>
                    <m:t>k</m:t>
                  </m:r>
                </m:e>
                <m:sub>
                  <m:r>
                    <m:rPr>
                      <m:sty m:val="p"/>
                    </m:rPr>
                    <w:rPr>
                      <w:rFonts w:ascii="Cambria Math" w:eastAsiaTheme="minorEastAsia" w:hAnsi="Cambria Math" w:cstheme="minorHAnsi"/>
                    </w:rPr>
                    <m:t>i</m:t>
                  </m:r>
                </m:sub>
              </m:sSub>
            </m:den>
          </m:f>
        </m:oMath>
      </m:oMathPara>
    </w:p>
    <w:p w14:paraId="03544FCD" w14:textId="77777777" w:rsidR="002B6561" w:rsidRPr="002B6561" w:rsidRDefault="002B6561" w:rsidP="002B6561">
      <w:pPr>
        <w:rPr>
          <w:rFonts w:eastAsiaTheme="minorEastAsia" w:cstheme="minorHAnsi"/>
          <w:iCs/>
        </w:rPr>
      </w:pPr>
    </w:p>
    <w:p w14:paraId="221AA9CE" w14:textId="2B3B6818" w:rsidR="002B6561" w:rsidRPr="00C033FB" w:rsidRDefault="00000000" w:rsidP="002B6561">
      <w:pPr>
        <w:pStyle w:val="ListParagraph"/>
        <w:rPr>
          <w:rFonts w:eastAsiaTheme="minorEastAsia" w:cstheme="minorHAnsi"/>
        </w:rPr>
      </w:pPr>
      <m:oMathPara>
        <m:oMath>
          <m:sSub>
            <m:sSubPr>
              <m:ctrlPr>
                <w:rPr>
                  <w:rFonts w:ascii="Cambria Math" w:eastAsiaTheme="minorEastAsia" w:hAnsi="Cambria Math" w:cstheme="minorHAnsi"/>
                </w:rPr>
              </m:ctrlPr>
            </m:sSubPr>
            <m:e>
              <m:r>
                <m:rPr>
                  <m:sty m:val="p"/>
                </m:rPr>
                <w:rPr>
                  <w:rFonts w:ascii="Cambria Math" w:eastAsiaTheme="minorEastAsia" w:hAnsi="Cambria Math" w:cstheme="minorHAnsi"/>
                </w:rPr>
                <m:t>k</m:t>
              </m:r>
            </m:e>
            <m:sub>
              <m:r>
                <m:rPr>
                  <m:sty m:val="p"/>
                </m:rPr>
                <w:rPr>
                  <w:rFonts w:ascii="Cambria Math" w:eastAsiaTheme="minorEastAsia" w:hAnsi="Cambria Math" w:cstheme="minorHAnsi"/>
                </w:rPr>
                <m:t>i</m:t>
              </m:r>
            </m:sub>
          </m:sSub>
          <m:r>
            <m:rPr>
              <m:sty m:val="p"/>
            </m:rPr>
            <w:rPr>
              <w:rFonts w:ascii="Cambria Math" w:eastAsiaTheme="minorEastAsia" w:hAnsi="Cambria Math" w:cstheme="minorHAnsi"/>
            </w:rPr>
            <m:t>=0.23</m:t>
          </m:r>
          <m:f>
            <m:fPr>
              <m:ctrlPr>
                <w:rPr>
                  <w:rFonts w:ascii="Cambria Math" w:eastAsiaTheme="minorEastAsia" w:hAnsi="Cambria Math" w:cstheme="minorHAnsi"/>
                  <w:iCs/>
                </w:rPr>
              </m:ctrlPr>
            </m:fPr>
            <m:num>
              <m:sSup>
                <m:sSupPr>
                  <m:ctrlPr>
                    <w:rPr>
                      <w:rFonts w:ascii="Cambria Math" w:eastAsiaTheme="minorEastAsia" w:hAnsi="Cambria Math" w:cstheme="minorHAnsi"/>
                      <w:iCs/>
                    </w:rPr>
                  </m:ctrlPr>
                </m:sSupPr>
                <m:e>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r>
                            <m:rPr>
                              <m:sty m:val="p"/>
                            </m:rPr>
                            <w:rPr>
                              <w:rFonts w:ascii="Cambria Math" w:eastAsiaTheme="minorEastAsia" w:hAnsi="Cambria Math" w:cstheme="minorHAnsi"/>
                            </w:rPr>
                            <m:t>v</m:t>
                          </m:r>
                        </m:e>
                        <m:sup>
                          <m:r>
                            <m:rPr>
                              <m:sty m:val="p"/>
                            </m:rPr>
                            <w:rPr>
                              <w:rFonts w:ascii="Cambria Math" w:eastAsiaTheme="minorEastAsia" w:hAnsi="Cambria Math" w:cstheme="minorHAnsi"/>
                            </w:rPr>
                            <m:t>0</m:t>
                          </m:r>
                        </m:sup>
                      </m:sSup>
                    </m:e>
                  </m:d>
                </m:e>
                <m:sup>
                  <m:r>
                    <m:rPr>
                      <m:sty m:val="p"/>
                    </m:rPr>
                    <w:rPr>
                      <w:rFonts w:ascii="Cambria Math" w:eastAsiaTheme="minorEastAsia" w:hAnsi="Cambria Math" w:cstheme="minorHAnsi"/>
                    </w:rPr>
                    <m:t>0.57</m:t>
                  </m:r>
                </m:sup>
              </m:sSup>
              <m:sSup>
                <m:sSupPr>
                  <m:ctrlPr>
                    <w:rPr>
                      <w:rFonts w:ascii="Cambria Math" w:eastAsiaTheme="minorEastAsia" w:hAnsi="Cambria Math" w:cstheme="minorHAnsi"/>
                      <w:iCs/>
                    </w:rPr>
                  </m:ctrlPr>
                </m:sSupPr>
                <m:e>
                  <m:d>
                    <m:dPr>
                      <m:ctrlPr>
                        <w:rPr>
                          <w:rFonts w:ascii="Cambria Math" w:eastAsiaTheme="minorEastAsia" w:hAnsi="Cambria Math" w:cstheme="minorHAnsi"/>
                          <w:iCs/>
                        </w:rPr>
                      </m:ctrlPr>
                    </m:dPr>
                    <m:e>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s</m:t>
                          </m:r>
                        </m:sup>
                      </m:sSubSup>
                    </m:e>
                  </m:d>
                </m:e>
                <m:sup>
                  <m:r>
                    <m:rPr>
                      <m:sty m:val="p"/>
                    </m:rPr>
                    <w:rPr>
                      <w:rFonts w:ascii="Cambria Math" w:eastAsiaTheme="minorEastAsia" w:hAnsi="Cambria Math" w:cstheme="minorHAnsi"/>
                    </w:rPr>
                    <m:t>0.67</m:t>
                  </m:r>
                </m:sup>
              </m:sSup>
            </m:num>
            <m:den>
              <m:sSup>
                <m:sSupPr>
                  <m:ctrlPr>
                    <w:rPr>
                      <w:rFonts w:ascii="Cambria Math" w:eastAsiaTheme="minorEastAsia" w:hAnsi="Cambria Math" w:cstheme="minorHAnsi"/>
                      <w:iCs/>
                    </w:rPr>
                  </m:ctrlPr>
                </m:sSupPr>
                <m:e>
                  <m:r>
                    <m:rPr>
                      <m:sty m:val="p"/>
                    </m:rPr>
                    <w:rPr>
                      <w:rFonts w:ascii="Cambria Math" w:eastAsiaTheme="minorEastAsia" w:hAnsi="Cambria Math" w:cstheme="minorHAnsi"/>
                    </w:rPr>
                    <m:t>ν</m:t>
                  </m:r>
                </m:e>
                <m:sup>
                  <m:r>
                    <m:rPr>
                      <m:sty m:val="p"/>
                    </m:rPr>
                    <w:rPr>
                      <w:rFonts w:ascii="Cambria Math" w:eastAsiaTheme="minorEastAsia" w:hAnsi="Cambria Math" w:cstheme="minorHAnsi"/>
                    </w:rPr>
                    <m:t>0.24</m:t>
                  </m:r>
                </m:sup>
              </m:sSup>
              <m:sSup>
                <m:sSupPr>
                  <m:ctrlPr>
                    <w:rPr>
                      <w:rFonts w:ascii="Cambria Math" w:eastAsiaTheme="minorEastAsia" w:hAnsi="Cambria Math" w:cstheme="minorHAnsi"/>
                      <w:iCs/>
                    </w:rPr>
                  </m:ctrlPr>
                </m:sSupPr>
                <m:e>
                  <m:r>
                    <m:rPr>
                      <m:sty m:val="p"/>
                    </m:rPr>
                    <w:rPr>
                      <w:rFonts w:ascii="Cambria Math" w:eastAsiaTheme="minorEastAsia" w:hAnsi="Cambria Math" w:cstheme="minorHAnsi"/>
                    </w:rPr>
                    <m:t>b</m:t>
                  </m:r>
                </m:e>
                <m:sup>
                  <m:r>
                    <m:rPr>
                      <m:sty m:val="p"/>
                    </m:rPr>
                    <w:rPr>
                      <w:rFonts w:ascii="Cambria Math" w:eastAsiaTheme="minorEastAsia" w:hAnsi="Cambria Math" w:cstheme="minorHAnsi"/>
                    </w:rPr>
                    <m:t>0.43</m:t>
                  </m:r>
                </m:sup>
              </m:sSup>
            </m:den>
          </m:f>
          <m:d>
            <m:dPr>
              <m:begChr m:val="["/>
              <m:endChr m:val="]"/>
              <m:ctrlPr>
                <w:rPr>
                  <w:rFonts w:ascii="Cambria Math" w:eastAsiaTheme="minorEastAsia" w:hAnsi="Cambria Math" w:cstheme="minorHAnsi"/>
                </w:rPr>
              </m:ctrlPr>
            </m:dPr>
            <m:e>
              <m:r>
                <m:rPr>
                  <m:sty m:val="p"/>
                </m:rPr>
                <w:rPr>
                  <w:rFonts w:ascii="Cambria Math" w:eastAsiaTheme="minorEastAsia" w:hAnsi="Cambria Math" w:cstheme="minorHAnsi"/>
                </w:rPr>
                <m:t>=</m:t>
              </m:r>
            </m:e>
          </m:d>
          <m:r>
            <m:rPr>
              <m:sty m:val="p"/>
            </m:rPr>
            <w:rPr>
              <w:rFonts w:ascii="Cambria Math" w:eastAsiaTheme="minorEastAsia" w:hAnsi="Cambria Math" w:cstheme="minorHAnsi"/>
            </w:rPr>
            <m:t xml:space="preserve"> m/s</m:t>
          </m:r>
        </m:oMath>
      </m:oMathPara>
    </w:p>
    <w:p w14:paraId="3C0E6628" w14:textId="5E06342B" w:rsidR="00C033FB" w:rsidRPr="00B40BB2" w:rsidRDefault="00C033FB" w:rsidP="00C033FB">
      <w:pPr>
        <w:pStyle w:val="ListParagraph"/>
        <w:numPr>
          <w:ilvl w:val="1"/>
          <w:numId w:val="2"/>
        </w:numPr>
      </w:pPr>
      <w:r w:rsidRPr="00C033FB">
        <w:rPr>
          <w:rFonts w:eastAsiaTheme="minorEastAsia"/>
        </w:rPr>
        <w:t xml:space="preserve">Estimate the membrane diffusion coefficient, </w:t>
      </w:r>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m:t>
            </m:r>
          </m:sup>
        </m:sSubSup>
      </m:oMath>
      <w:r w:rsidRPr="00C033FB">
        <w:rPr>
          <w:rFonts w:eastAsiaTheme="minorEastAsia"/>
        </w:rPr>
        <w:t>, using the Mackie &amp; Meares model.</w:t>
      </w:r>
    </w:p>
    <w:p w14:paraId="2B92DBFE" w14:textId="29566399" w:rsidR="00C033FB" w:rsidRPr="00DD28B3" w:rsidRDefault="00000000" w:rsidP="00C033FB">
      <w:pPr>
        <w:pStyle w:val="ListParagraph"/>
        <w:ind w:left="1440"/>
        <w:jc w:val="center"/>
        <w:rPr>
          <w:rFonts w:eastAsiaTheme="minorEastAsia"/>
          <w:iCs/>
        </w:rPr>
      </w:pPr>
      <m:oMathPara>
        <m:oMath>
          <m:d>
            <m:dPr>
              <m:ctrlPr>
                <w:rPr>
                  <w:rFonts w:ascii="Cambria Math" w:eastAsiaTheme="minorEastAsia" w:hAnsi="Cambria Math"/>
                  <w:iCs/>
                </w:rPr>
              </m:ctrlPr>
            </m:dPr>
            <m:e>
              <m:f>
                <m:fPr>
                  <m:ctrlPr>
                    <w:rPr>
                      <w:rFonts w:ascii="Cambria Math" w:eastAsiaTheme="minorEastAsia" w:hAnsi="Cambria Math"/>
                      <w:iCs/>
                    </w:rPr>
                  </m:ctrlPr>
                </m:fPr>
                <m:num>
                  <m:sSubSup>
                    <m:sSubSupPr>
                      <m:ctrlPr>
                        <w:rPr>
                          <w:rFonts w:ascii="Cambria Math" w:eastAsiaTheme="minorEastAsia" w:hAnsi="Cambria Math"/>
                          <w:iCs/>
                        </w:rPr>
                      </m:ctrlPr>
                    </m:sSubSupPr>
                    <m:e>
                      <m:r>
                        <m:rPr>
                          <m:sty m:val="p"/>
                        </m:rPr>
                        <w:rPr>
                          <w:rFonts w:ascii="Cambria Math" w:eastAsiaTheme="minorEastAsia" w:hAnsi="Cambria Math"/>
                        </w:rPr>
                        <m:t>D</m:t>
                      </m:r>
                    </m:e>
                    <m:sub>
                      <m:r>
                        <m:rPr>
                          <m:sty m:val="p"/>
                        </m:rPr>
                        <w:rPr>
                          <w:rFonts w:ascii="Cambria Math" w:eastAsiaTheme="minorEastAsia" w:hAnsi="Cambria Math"/>
                        </w:rPr>
                        <m:t>i</m:t>
                      </m:r>
                    </m:sub>
                    <m:sup>
                      <m:r>
                        <m:rPr>
                          <m:sty m:val="p"/>
                        </m:rPr>
                        <w:rPr>
                          <w:rFonts w:ascii="Cambria Math" w:eastAsiaTheme="minorEastAsia" w:hAnsi="Cambria Math"/>
                        </w:rPr>
                        <m:t>m</m:t>
                      </m:r>
                    </m:sup>
                  </m:sSubSup>
                </m:num>
                <m:den>
                  <m:sSubSup>
                    <m:sSubSupPr>
                      <m:ctrlPr>
                        <w:rPr>
                          <w:rFonts w:ascii="Cambria Math" w:eastAsiaTheme="minorEastAsia" w:hAnsi="Cambria Math"/>
                          <w:iCs/>
                        </w:rPr>
                      </m:ctrlPr>
                    </m:sSubSupPr>
                    <m:e>
                      <m:r>
                        <m:rPr>
                          <m:sty m:val="p"/>
                        </m:rPr>
                        <w:rPr>
                          <w:rFonts w:ascii="Cambria Math" w:eastAsiaTheme="minorEastAsia" w:hAnsi="Cambria Math"/>
                        </w:rPr>
                        <m:t>D</m:t>
                      </m:r>
                    </m:e>
                    <m:sub>
                      <m:r>
                        <m:rPr>
                          <m:sty m:val="p"/>
                        </m:rPr>
                        <w:rPr>
                          <w:rFonts w:ascii="Cambria Math" w:eastAsiaTheme="minorEastAsia" w:hAnsi="Cambria Math"/>
                        </w:rPr>
                        <m:t>i</m:t>
                      </m:r>
                    </m:sub>
                    <m:sup>
                      <m:r>
                        <m:rPr>
                          <m:sty m:val="p"/>
                        </m:rPr>
                        <w:rPr>
                          <w:rFonts w:ascii="Cambria Math" w:eastAsiaTheme="minorEastAsia" w:hAnsi="Cambria Math"/>
                        </w:rPr>
                        <m:t>s</m:t>
                      </m:r>
                    </m:sup>
                  </m:sSubSup>
                </m:den>
              </m:f>
            </m:e>
          </m:d>
          <m:r>
            <m:rPr>
              <m:sty m:val="p"/>
            </m:rPr>
            <w:rPr>
              <w:rFonts w:ascii="Cambria Math" w:eastAsiaTheme="minorEastAsia" w:hAnsi="Cambria Math"/>
            </w:rPr>
            <m:t>=</m:t>
          </m:r>
          <m:sSup>
            <m:sSupPr>
              <m:ctrlPr>
                <w:rPr>
                  <w:rFonts w:ascii="Cambria Math" w:eastAsiaTheme="minorEastAsia" w:hAnsi="Cambria Math"/>
                  <w:iCs/>
                </w:rPr>
              </m:ctrlPr>
            </m:sSupPr>
            <m:e>
              <m:d>
                <m:dPr>
                  <m:ctrlPr>
                    <w:rPr>
                      <w:rFonts w:ascii="Cambria Math" w:eastAsiaTheme="minorEastAsia" w:hAnsi="Cambria Math"/>
                      <w:iCs/>
                    </w:rPr>
                  </m:ctrlPr>
                </m:dPr>
                <m:e>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ϕ</m:t>
                          </m:r>
                        </m:e>
                        <m:sub>
                          <m:r>
                            <m:rPr>
                              <m:sty m:val="p"/>
                            </m:rPr>
                            <w:rPr>
                              <w:rFonts w:ascii="Cambria Math" w:eastAsiaTheme="minorEastAsia" w:hAnsi="Cambria Math"/>
                            </w:rPr>
                            <m:t>w</m:t>
                          </m:r>
                        </m:sub>
                      </m:sSub>
                    </m:num>
                    <m:den>
                      <m:r>
                        <m:rPr>
                          <m:sty m:val="p"/>
                        </m:rPr>
                        <w:rPr>
                          <w:rFonts w:ascii="Cambria Math" w:eastAsiaTheme="minorEastAsia" w:hAnsi="Cambria Math"/>
                        </w:rPr>
                        <m:t>2-</m:t>
                      </m:r>
                      <m:sSub>
                        <m:sSubPr>
                          <m:ctrlPr>
                            <w:rPr>
                              <w:rFonts w:ascii="Cambria Math" w:eastAsiaTheme="minorEastAsia" w:hAnsi="Cambria Math"/>
                              <w:iCs/>
                            </w:rPr>
                          </m:ctrlPr>
                        </m:sSubPr>
                        <m:e>
                          <m:r>
                            <m:rPr>
                              <m:sty m:val="p"/>
                            </m:rPr>
                            <w:rPr>
                              <w:rFonts w:ascii="Cambria Math" w:eastAsiaTheme="minorEastAsia" w:hAnsi="Cambria Math"/>
                            </w:rPr>
                            <m:t>ϕ</m:t>
                          </m:r>
                        </m:e>
                        <m:sub>
                          <m:r>
                            <m:rPr>
                              <m:sty m:val="p"/>
                            </m:rPr>
                            <w:rPr>
                              <w:rFonts w:ascii="Cambria Math" w:eastAsiaTheme="minorEastAsia" w:hAnsi="Cambria Math"/>
                            </w:rPr>
                            <m:t>w</m:t>
                          </m:r>
                        </m:sub>
                      </m:sSub>
                    </m:den>
                  </m:f>
                </m:e>
              </m:d>
            </m:e>
            <m:sup>
              <m:r>
                <m:rPr>
                  <m:sty m:val="p"/>
                </m:rPr>
                <w:rPr>
                  <w:rFonts w:ascii="Cambria Math" w:eastAsiaTheme="minorEastAsia" w:hAnsi="Cambria Math"/>
                </w:rPr>
                <m:t>2</m:t>
              </m:r>
            </m:sup>
          </m:sSup>
        </m:oMath>
      </m:oMathPara>
    </w:p>
    <w:p w14:paraId="35D03BFB" w14:textId="77777777" w:rsidR="00C033FB" w:rsidRDefault="00C033FB" w:rsidP="00C033FB"/>
    <w:tbl>
      <w:tblPr>
        <w:tblStyle w:val="TableGrid"/>
        <w:tblW w:w="9478" w:type="dxa"/>
        <w:tblLook w:val="04A0" w:firstRow="1" w:lastRow="0" w:firstColumn="1" w:lastColumn="0" w:noHBand="0" w:noVBand="1"/>
      </w:tblPr>
      <w:tblGrid>
        <w:gridCol w:w="4834"/>
        <w:gridCol w:w="4644"/>
      </w:tblGrid>
      <w:tr w:rsidR="00C033FB" w:rsidRPr="0025519B" w14:paraId="7A5F6E41" w14:textId="77777777" w:rsidTr="00AC1070">
        <w:tc>
          <w:tcPr>
            <w:tcW w:w="9478" w:type="dxa"/>
            <w:gridSpan w:val="2"/>
            <w:shd w:val="clear" w:color="auto" w:fill="D9D9D9" w:themeFill="background1" w:themeFillShade="D9"/>
          </w:tcPr>
          <w:p w14:paraId="1099E128" w14:textId="77777777" w:rsidR="00C033FB" w:rsidRPr="0025519B" w:rsidRDefault="00C033FB" w:rsidP="00AC1070">
            <w:pPr>
              <w:jc w:val="center"/>
              <w:rPr>
                <w:b/>
                <w:bCs/>
              </w:rPr>
            </w:pPr>
            <w:r w:rsidRPr="0025519B">
              <w:rPr>
                <w:b/>
                <w:bCs/>
              </w:rPr>
              <w:t xml:space="preserve">Reasonable </w:t>
            </w:r>
            <w:r>
              <w:rPr>
                <w:b/>
                <w:bCs/>
              </w:rPr>
              <w:t>E</w:t>
            </w:r>
            <w:r w:rsidRPr="0025519B">
              <w:rPr>
                <w:b/>
                <w:bCs/>
              </w:rPr>
              <w:t>stimates</w:t>
            </w:r>
          </w:p>
        </w:tc>
      </w:tr>
      <w:tr w:rsidR="00C033FB" w14:paraId="3E6ED49D" w14:textId="77777777" w:rsidTr="00AC1070">
        <w:tc>
          <w:tcPr>
            <w:tcW w:w="4834" w:type="dxa"/>
          </w:tcPr>
          <w:p w14:paraId="3A15B2B1" w14:textId="77777777" w:rsidR="00C033FB" w:rsidRDefault="00C033FB" w:rsidP="00AC1070">
            <w:pPr>
              <w:jc w:val="center"/>
            </w:pPr>
            <m:oMath>
              <m:r>
                <w:rPr>
                  <w:rFonts w:ascii="Cambria Math" w:hAnsi="Cambria Math"/>
                </w:rPr>
                <m:t>χ</m:t>
              </m:r>
            </m:oMath>
            <w:r>
              <w:t xml:space="preserve"> (mM)</w:t>
            </w:r>
          </w:p>
        </w:tc>
        <w:tc>
          <w:tcPr>
            <w:tcW w:w="4644" w:type="dxa"/>
          </w:tcPr>
          <w:p w14:paraId="6D750C89" w14:textId="77777777" w:rsidR="00C033FB" w:rsidRDefault="00C033FB" w:rsidP="00AC1070">
            <w:pPr>
              <w:jc w:val="center"/>
            </w:pPr>
            <w:r>
              <w:t>-44</w:t>
            </w:r>
          </w:p>
        </w:tc>
      </w:tr>
      <w:tr w:rsidR="00C033FB" w14:paraId="7B1DD1AD" w14:textId="77777777" w:rsidTr="00AC1070">
        <w:tc>
          <w:tcPr>
            <w:tcW w:w="4834" w:type="dxa"/>
          </w:tcPr>
          <w:p w14:paraId="3CDF53CB" w14:textId="77777777" w:rsidR="00C033FB" w:rsidRDefault="00000000" w:rsidP="00AC1070">
            <w:pPr>
              <w:jc w:val="center"/>
            </w:pPr>
            <m:oMathPara>
              <m:oMath>
                <m:sSub>
                  <m:sSubPr>
                    <m:ctrlPr>
                      <w:rPr>
                        <w:rFonts w:ascii="Cambria Math" w:hAnsi="Cambria Math"/>
                        <w:i/>
                      </w:rPr>
                    </m:ctrlPr>
                  </m:sSubPr>
                  <m:e>
                    <m:r>
                      <w:rPr>
                        <w:rFonts w:ascii="Cambria Math" w:hAnsi="Cambria Math"/>
                      </w:rPr>
                      <m:t>ϕ</m:t>
                    </m:r>
                  </m:e>
                  <m:sub>
                    <m:r>
                      <w:rPr>
                        <w:rFonts w:ascii="Cambria Math" w:hAnsi="Cambria Math"/>
                      </w:rPr>
                      <m:t>w</m:t>
                    </m:r>
                  </m:sub>
                </m:sSub>
              </m:oMath>
            </m:oMathPara>
          </w:p>
        </w:tc>
        <w:tc>
          <w:tcPr>
            <w:tcW w:w="4644" w:type="dxa"/>
          </w:tcPr>
          <w:p w14:paraId="5E9E5488" w14:textId="77777777" w:rsidR="00C033FB" w:rsidRDefault="00C033FB" w:rsidP="00AC1070">
            <w:pPr>
              <w:jc w:val="center"/>
            </w:pPr>
            <w:r>
              <w:t>0.21</w:t>
            </w:r>
          </w:p>
        </w:tc>
      </w:tr>
      <w:tr w:rsidR="00C033FB" w14:paraId="3B6D41B6" w14:textId="77777777" w:rsidTr="00AC1070">
        <w:tc>
          <w:tcPr>
            <w:tcW w:w="4834" w:type="dxa"/>
          </w:tcPr>
          <w:p w14:paraId="4201C5BF" w14:textId="023F6B7B" w:rsidR="00C033FB" w:rsidRDefault="00C033FB" w:rsidP="00AC1070">
            <w:pPr>
              <w:jc w:val="center"/>
            </w:pPr>
            <w:r>
              <w:t>l (</w:t>
            </w:r>
            <w:r w:rsidR="008E0549">
              <w:t>n</w:t>
            </w:r>
            <w:r>
              <w:t>m)</w:t>
            </w:r>
          </w:p>
        </w:tc>
        <w:tc>
          <w:tcPr>
            <w:tcW w:w="4644" w:type="dxa"/>
          </w:tcPr>
          <w:p w14:paraId="590BF971" w14:textId="1C391247" w:rsidR="00C033FB" w:rsidRDefault="00ED0DC9" w:rsidP="00AC1070">
            <w:pPr>
              <w:jc w:val="center"/>
            </w:pPr>
            <w:r>
              <w:t>1</w:t>
            </w:r>
            <w:r w:rsidR="008E0549">
              <w:t>00</w:t>
            </w:r>
          </w:p>
        </w:tc>
      </w:tr>
      <w:tr w:rsidR="00C033FB" w14:paraId="32C98B65" w14:textId="77777777" w:rsidTr="00AC1070">
        <w:tc>
          <w:tcPr>
            <w:tcW w:w="4834" w:type="dxa"/>
          </w:tcPr>
          <w:p w14:paraId="697EBEE7" w14:textId="77777777" w:rsidR="00C033FB" w:rsidRDefault="00000000" w:rsidP="00AC1070">
            <w:pPr>
              <w:jc w:val="center"/>
            </w:pPr>
            <m:oMath>
              <m:sSub>
                <m:sSubPr>
                  <m:ctrlPr>
                    <w:rPr>
                      <w:rFonts w:ascii="Cambria Math" w:eastAsiaTheme="minorEastAsia" w:hAnsi="Cambria Math"/>
                      <w:i/>
                    </w:rPr>
                  </m:ctrlPr>
                </m:sSubPr>
                <m:e>
                  <m:r>
                    <w:rPr>
                      <w:rFonts w:ascii="Cambria Math" w:hAnsi="Cambria Math"/>
                    </w:rPr>
                    <m:t>δ</m:t>
                  </m:r>
                </m:e>
                <m:sub>
                  <m:r>
                    <w:rPr>
                      <w:rFonts w:ascii="Cambria Math" w:eastAsiaTheme="minorEastAsia" w:hAnsi="Cambria Math"/>
                    </w:rPr>
                    <m:t>Na</m:t>
                  </m:r>
                </m:sub>
              </m:sSub>
            </m:oMath>
            <w:r w:rsidR="00C033FB">
              <w:rPr>
                <w:rFonts w:eastAsiaTheme="minorEastAsia"/>
              </w:rPr>
              <w:t xml:space="preserve"> (m)</w:t>
            </w:r>
          </w:p>
        </w:tc>
        <w:tc>
          <w:tcPr>
            <w:tcW w:w="4644" w:type="dxa"/>
          </w:tcPr>
          <w:p w14:paraId="3E6E9150" w14:textId="77777777" w:rsidR="00C033FB" w:rsidRDefault="00C033FB" w:rsidP="00AC1070">
            <w:pPr>
              <w:jc w:val="center"/>
            </w:pPr>
            <w:r>
              <w:t>5.93E-5</w:t>
            </w:r>
          </w:p>
        </w:tc>
      </w:tr>
      <w:tr w:rsidR="00C033FB" w14:paraId="185D9B77" w14:textId="77777777" w:rsidTr="00AC1070">
        <w:tc>
          <w:tcPr>
            <w:tcW w:w="4834" w:type="dxa"/>
          </w:tcPr>
          <w:p w14:paraId="78F579A7" w14:textId="77777777" w:rsidR="00C033FB" w:rsidRDefault="00000000" w:rsidP="00AC1070">
            <w:pPr>
              <w:jc w:val="center"/>
            </w:pPr>
            <m:oMath>
              <m:sSub>
                <m:sSubPr>
                  <m:ctrlPr>
                    <w:rPr>
                      <w:rFonts w:ascii="Cambria Math" w:eastAsiaTheme="minorEastAsia" w:hAnsi="Cambria Math"/>
                      <w:i/>
                    </w:rPr>
                  </m:ctrlPr>
                </m:sSubPr>
                <m:e>
                  <m:r>
                    <w:rPr>
                      <w:rFonts w:ascii="Cambria Math" w:hAnsi="Cambria Math"/>
                    </w:rPr>
                    <m:t>δ</m:t>
                  </m:r>
                </m:e>
                <m:sub>
                  <m:r>
                    <w:rPr>
                      <w:rFonts w:ascii="Cambria Math" w:eastAsiaTheme="minorEastAsia" w:hAnsi="Cambria Math"/>
                    </w:rPr>
                    <m:t>Ca</m:t>
                  </m:r>
                </m:sub>
              </m:sSub>
            </m:oMath>
            <w:r w:rsidR="00C033FB">
              <w:rPr>
                <w:rFonts w:eastAsiaTheme="minorEastAsia"/>
              </w:rPr>
              <w:t xml:space="preserve"> (m)</w:t>
            </w:r>
          </w:p>
        </w:tc>
        <w:tc>
          <w:tcPr>
            <w:tcW w:w="4644" w:type="dxa"/>
          </w:tcPr>
          <w:p w14:paraId="7C49054F" w14:textId="77777777" w:rsidR="00C033FB" w:rsidRDefault="00C033FB" w:rsidP="00AC1070">
            <w:pPr>
              <w:jc w:val="center"/>
            </w:pPr>
            <w:r>
              <w:t>4.99E-5</w:t>
            </w:r>
          </w:p>
        </w:tc>
      </w:tr>
      <w:tr w:rsidR="00C033FB" w14:paraId="7D5D6357" w14:textId="77777777" w:rsidTr="00AC1070">
        <w:tc>
          <w:tcPr>
            <w:tcW w:w="4834" w:type="dxa"/>
          </w:tcPr>
          <w:p w14:paraId="5A21F022" w14:textId="77777777" w:rsidR="00C033FB" w:rsidRDefault="00000000" w:rsidP="00AC1070">
            <w:pPr>
              <w:jc w:val="center"/>
            </w:pPr>
            <m:oMath>
              <m:sSub>
                <m:sSubPr>
                  <m:ctrlPr>
                    <w:rPr>
                      <w:rFonts w:ascii="Cambria Math" w:eastAsiaTheme="minorEastAsia" w:hAnsi="Cambria Math"/>
                      <w:i/>
                    </w:rPr>
                  </m:ctrlPr>
                </m:sSubPr>
                <m:e>
                  <m:r>
                    <w:rPr>
                      <w:rFonts w:ascii="Cambria Math" w:hAnsi="Cambria Math"/>
                    </w:rPr>
                    <m:t>δ</m:t>
                  </m:r>
                </m:e>
                <m:sub>
                  <m:r>
                    <w:rPr>
                      <w:rFonts w:ascii="Cambria Math" w:eastAsiaTheme="minorEastAsia" w:hAnsi="Cambria Math"/>
                    </w:rPr>
                    <m:t>Cl</m:t>
                  </m:r>
                </m:sub>
              </m:sSub>
            </m:oMath>
            <w:r w:rsidR="00C033FB">
              <w:rPr>
                <w:rFonts w:eastAsiaTheme="minorEastAsia"/>
              </w:rPr>
              <w:t xml:space="preserve"> (m)</w:t>
            </w:r>
          </w:p>
        </w:tc>
        <w:tc>
          <w:tcPr>
            <w:tcW w:w="4644" w:type="dxa"/>
          </w:tcPr>
          <w:p w14:paraId="63062244" w14:textId="77777777" w:rsidR="00C033FB" w:rsidRDefault="00C033FB" w:rsidP="00AC1070">
            <w:pPr>
              <w:jc w:val="center"/>
            </w:pPr>
            <w:r>
              <w:t>6.81E-5</w:t>
            </w:r>
          </w:p>
        </w:tc>
      </w:tr>
      <w:tr w:rsidR="00C033FB" w14:paraId="6D5E86D0" w14:textId="77777777" w:rsidTr="00AC1070">
        <w:tc>
          <w:tcPr>
            <w:tcW w:w="4834" w:type="dxa"/>
          </w:tcPr>
          <w:p w14:paraId="02B8FC3E" w14:textId="77777777" w:rsidR="00C033FB" w:rsidRPr="00E67AF0" w:rsidRDefault="00000000" w:rsidP="00AC1070">
            <w:pPr>
              <w:jc w:val="center"/>
              <w:rPr>
                <w:rFonts w:ascii="Aptos" w:eastAsia="Aptos" w:hAnsi="Aptos" w:cs="Times New Roman"/>
              </w:rPr>
            </w:pPr>
            <m:oMath>
              <m:sSub>
                <m:sSubPr>
                  <m:ctrlPr>
                    <w:rPr>
                      <w:rFonts w:ascii="Cambria Math" w:eastAsiaTheme="minorEastAsia" w:hAnsi="Cambria Math"/>
                      <w:i/>
                    </w:rPr>
                  </m:ctrlPr>
                </m:sSubPr>
                <m:e>
                  <m:r>
                    <w:rPr>
                      <w:rFonts w:ascii="Cambria Math" w:hAnsi="Cambria Math"/>
                    </w:rPr>
                    <m:t>δ</m:t>
                  </m:r>
                </m:e>
                <m:sub>
                  <m:r>
                    <w:rPr>
                      <w:rFonts w:ascii="Cambria Math" w:eastAsiaTheme="minorEastAsia" w:hAnsi="Cambria Math"/>
                    </w:rPr>
                    <m:t>avg</m:t>
                  </m:r>
                </m:sub>
              </m:sSub>
            </m:oMath>
            <w:r w:rsidR="00C033FB">
              <w:rPr>
                <w:rFonts w:ascii="Aptos" w:eastAsia="Aptos" w:hAnsi="Aptos" w:cs="Times New Roman"/>
              </w:rPr>
              <w:t xml:space="preserve"> (m)</w:t>
            </w:r>
          </w:p>
        </w:tc>
        <w:tc>
          <w:tcPr>
            <w:tcW w:w="4644" w:type="dxa"/>
          </w:tcPr>
          <w:p w14:paraId="0DB17EEA" w14:textId="77777777" w:rsidR="00C033FB" w:rsidRDefault="00C033FB" w:rsidP="00AC1070">
            <w:pPr>
              <w:jc w:val="center"/>
            </w:pPr>
            <w:r>
              <w:t>5.91E-5</w:t>
            </w:r>
          </w:p>
        </w:tc>
      </w:tr>
      <w:tr w:rsidR="00C033FB" w14:paraId="271C6C98" w14:textId="77777777" w:rsidTr="00AC1070">
        <w:tc>
          <w:tcPr>
            <w:tcW w:w="4834" w:type="dxa"/>
          </w:tcPr>
          <w:p w14:paraId="1310CF9C" w14:textId="4CB62AFF" w:rsidR="00C033FB" w:rsidRPr="00E67AF0" w:rsidRDefault="00000000" w:rsidP="00C033FB">
            <w:pPr>
              <w:jc w:val="center"/>
              <w:rPr>
                <w:rFonts w:ascii="Aptos" w:eastAsia="Aptos" w:hAnsi="Aptos" w:cs="Times New Roman"/>
              </w:rPr>
            </w:pPr>
            <m:oMathPara>
              <m:oMath>
                <m:sSubSup>
                  <m:sSubSupPr>
                    <m:ctrlPr>
                      <w:rPr>
                        <w:rFonts w:ascii="Cambria Math" w:hAnsi="Cambria Math"/>
                        <w:i/>
                      </w:rPr>
                    </m:ctrlPr>
                  </m:sSubSupPr>
                  <m:e>
                    <m:r>
                      <w:rPr>
                        <w:rFonts w:ascii="Cambria Math" w:hAnsi="Cambria Math"/>
                      </w:rPr>
                      <m:t>D</m:t>
                    </m:r>
                  </m:e>
                  <m:sub>
                    <m:r>
                      <w:rPr>
                        <w:rFonts w:ascii="Cambria Math" w:hAnsi="Cambria Math"/>
                      </w:rPr>
                      <m:t>Na</m:t>
                    </m:r>
                  </m:sub>
                  <m:sup>
                    <m:r>
                      <w:rPr>
                        <w:rFonts w:ascii="Cambria Math" w:hAnsi="Cambria Math"/>
                      </w:rPr>
                      <m:t>m</m:t>
                    </m:r>
                  </m:sup>
                </m:sSubSup>
              </m:oMath>
            </m:oMathPara>
          </w:p>
        </w:tc>
        <w:tc>
          <w:tcPr>
            <w:tcW w:w="4644" w:type="dxa"/>
          </w:tcPr>
          <w:p w14:paraId="06F95AC8" w14:textId="51E1F56D" w:rsidR="00C033FB" w:rsidRDefault="00C24E98" w:rsidP="00C033FB">
            <w:pPr>
              <w:jc w:val="center"/>
            </w:pPr>
            <w:r>
              <w:t>1.83E-11</w:t>
            </w:r>
          </w:p>
        </w:tc>
      </w:tr>
      <w:tr w:rsidR="00C033FB" w14:paraId="19F4836D" w14:textId="77777777" w:rsidTr="00AC1070">
        <w:tc>
          <w:tcPr>
            <w:tcW w:w="4834" w:type="dxa"/>
          </w:tcPr>
          <w:p w14:paraId="6DD41965" w14:textId="53B1F58C" w:rsidR="00C033FB" w:rsidRPr="00E67AF0" w:rsidRDefault="00000000" w:rsidP="00C033FB">
            <w:pPr>
              <w:jc w:val="center"/>
              <w:rPr>
                <w:rFonts w:ascii="Aptos" w:eastAsia="Aptos" w:hAnsi="Aptos" w:cs="Times New Roman"/>
              </w:rPr>
            </w:pPr>
            <m:oMathPara>
              <m:oMath>
                <m:sSubSup>
                  <m:sSubSupPr>
                    <m:ctrlPr>
                      <w:rPr>
                        <w:rFonts w:ascii="Cambria Math" w:hAnsi="Cambria Math"/>
                        <w:i/>
                      </w:rPr>
                    </m:ctrlPr>
                  </m:sSubSupPr>
                  <m:e>
                    <m:r>
                      <w:rPr>
                        <w:rFonts w:ascii="Cambria Math" w:hAnsi="Cambria Math"/>
                      </w:rPr>
                      <m:t>D</m:t>
                    </m:r>
                  </m:e>
                  <m:sub>
                    <m:r>
                      <w:rPr>
                        <w:rFonts w:ascii="Cambria Math" w:hAnsi="Cambria Math"/>
                      </w:rPr>
                      <m:t>Ca</m:t>
                    </m:r>
                  </m:sub>
                  <m:sup>
                    <m:r>
                      <w:rPr>
                        <w:rFonts w:ascii="Cambria Math" w:hAnsi="Cambria Math"/>
                      </w:rPr>
                      <m:t>m</m:t>
                    </m:r>
                  </m:sup>
                </m:sSubSup>
              </m:oMath>
            </m:oMathPara>
          </w:p>
        </w:tc>
        <w:tc>
          <w:tcPr>
            <w:tcW w:w="4644" w:type="dxa"/>
          </w:tcPr>
          <w:p w14:paraId="7CDF34AB" w14:textId="024C498D" w:rsidR="00C033FB" w:rsidRDefault="00C24E98" w:rsidP="00C033FB">
            <w:pPr>
              <w:jc w:val="center"/>
            </w:pPr>
            <w:r>
              <w:t>1.09E-11</w:t>
            </w:r>
          </w:p>
        </w:tc>
      </w:tr>
      <w:tr w:rsidR="00C033FB" w14:paraId="1B271E57" w14:textId="77777777" w:rsidTr="00AC1070">
        <w:tc>
          <w:tcPr>
            <w:tcW w:w="4834" w:type="dxa"/>
          </w:tcPr>
          <w:p w14:paraId="1A7050AE" w14:textId="2DA2B8D3" w:rsidR="00C033FB" w:rsidRPr="00E67AF0" w:rsidRDefault="00000000" w:rsidP="00C033FB">
            <w:pPr>
              <w:jc w:val="center"/>
              <w:rPr>
                <w:rFonts w:ascii="Aptos" w:eastAsia="Aptos" w:hAnsi="Aptos" w:cs="Times New Roman"/>
              </w:rPr>
            </w:pPr>
            <m:oMathPara>
              <m:oMath>
                <m:sSubSup>
                  <m:sSubSupPr>
                    <m:ctrlPr>
                      <w:rPr>
                        <w:rFonts w:ascii="Cambria Math" w:hAnsi="Cambria Math"/>
                        <w:i/>
                      </w:rPr>
                    </m:ctrlPr>
                  </m:sSubSupPr>
                  <m:e>
                    <m:r>
                      <w:rPr>
                        <w:rFonts w:ascii="Cambria Math" w:hAnsi="Cambria Math"/>
                      </w:rPr>
                      <m:t>D</m:t>
                    </m:r>
                  </m:e>
                  <m:sub>
                    <m:r>
                      <w:rPr>
                        <w:rFonts w:ascii="Cambria Math" w:hAnsi="Cambria Math"/>
                      </w:rPr>
                      <m:t>Cl</m:t>
                    </m:r>
                  </m:sub>
                  <m:sup>
                    <m:r>
                      <w:rPr>
                        <w:rFonts w:ascii="Cambria Math" w:hAnsi="Cambria Math"/>
                      </w:rPr>
                      <m:t>m</m:t>
                    </m:r>
                  </m:sup>
                </m:sSubSup>
              </m:oMath>
            </m:oMathPara>
          </w:p>
        </w:tc>
        <w:tc>
          <w:tcPr>
            <w:tcW w:w="4644" w:type="dxa"/>
          </w:tcPr>
          <w:p w14:paraId="61D3F33C" w14:textId="77777777" w:rsidR="00C033FB" w:rsidRDefault="00C033FB" w:rsidP="00C033FB">
            <w:pPr>
              <w:jc w:val="center"/>
            </w:pPr>
          </w:p>
        </w:tc>
      </w:tr>
    </w:tbl>
    <w:p w14:paraId="418F6987" w14:textId="77777777" w:rsidR="00C033FB" w:rsidRPr="00EF1658" w:rsidRDefault="00C033FB" w:rsidP="00C033FB"/>
    <w:p w14:paraId="54F92758" w14:textId="3A14AEA5" w:rsidR="00EF1658" w:rsidRDefault="00EF1658" w:rsidP="00EF1658">
      <w:pPr>
        <w:pStyle w:val="ListParagraph"/>
        <w:numPr>
          <w:ilvl w:val="0"/>
          <w:numId w:val="2"/>
        </w:numPr>
        <w:rPr>
          <w:rFonts w:eastAsiaTheme="minorEastAsia" w:cstheme="minorHAnsi"/>
        </w:rPr>
      </w:pPr>
      <w:r>
        <w:rPr>
          <w:rFonts w:eastAsiaTheme="minorEastAsia" w:cstheme="minorHAnsi"/>
        </w:rPr>
        <w:t xml:space="preserve">Calculate the </w:t>
      </w:r>
      <w:r w:rsidR="004A26B9">
        <w:rPr>
          <w:rFonts w:eastAsiaTheme="minorEastAsia" w:cstheme="minorHAnsi"/>
        </w:rPr>
        <w:t>unknown</w:t>
      </w:r>
      <w:r>
        <w:rPr>
          <w:rFonts w:eastAsiaTheme="minorEastAsia" w:cstheme="minorHAnsi"/>
        </w:rPr>
        <w:t xml:space="preserve"> variables.</w:t>
      </w:r>
    </w:p>
    <w:p w14:paraId="5C662A4B" w14:textId="6E9E964E" w:rsidR="002B6561" w:rsidRPr="002B6561" w:rsidRDefault="002B6561" w:rsidP="00EF1658">
      <w:pPr>
        <w:pStyle w:val="ListParagraph"/>
        <w:numPr>
          <w:ilvl w:val="1"/>
          <w:numId w:val="2"/>
        </w:numPr>
        <w:rPr>
          <w:rFonts w:eastAsiaTheme="minorEastAsia" w:cstheme="minorHAnsi"/>
        </w:rPr>
      </w:pPr>
      <w:r w:rsidRPr="002B6561">
        <w:rPr>
          <w:rFonts w:eastAsiaTheme="minorEastAsia" w:cstheme="minorHAnsi"/>
        </w:rPr>
        <w:t xml:space="preserve">Estimate the interfacial concentration of each ion, </w:t>
      </w:r>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s,int</m:t>
            </m:r>
          </m:sup>
        </m:sSubSup>
      </m:oMath>
      <w:r w:rsidRPr="002B6561">
        <w:rPr>
          <w:rFonts w:eastAsiaTheme="minorEastAsia" w:cstheme="minorHAnsi"/>
        </w:rPr>
        <w:t xml:space="preserve">. Recall equations 25 and 26, </w:t>
      </w:r>
    </w:p>
    <w:tbl>
      <w:tblPr>
        <w:tblStyle w:val="TableGrid"/>
        <w:tblW w:w="0" w:type="auto"/>
        <w:jc w:val="center"/>
        <w:tblLook w:val="04A0" w:firstRow="1" w:lastRow="0" w:firstColumn="1" w:lastColumn="0" w:noHBand="0" w:noVBand="1"/>
      </w:tblPr>
      <w:tblGrid>
        <w:gridCol w:w="8095"/>
        <w:gridCol w:w="1255"/>
      </w:tblGrid>
      <w:tr w:rsidR="002B6561" w:rsidRPr="003F72FC" w14:paraId="746ED0F0" w14:textId="77777777" w:rsidTr="00AC1070">
        <w:trPr>
          <w:jc w:val="center"/>
        </w:trPr>
        <w:tc>
          <w:tcPr>
            <w:tcW w:w="8095" w:type="dxa"/>
          </w:tcPr>
          <w:p w14:paraId="5671551D" w14:textId="77777777" w:rsidR="002B6561" w:rsidRPr="003F72FC" w:rsidRDefault="00000000" w:rsidP="00AC1070">
            <w:pPr>
              <w:jc w:val="center"/>
              <w:rPr>
                <w:rFonts w:cstheme="minorHAnsi"/>
              </w:rPr>
            </w:pPr>
            <m:oMathPara>
              <m:oMath>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p,1</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d>
                  <m:dPr>
                    <m:ctrlPr>
                      <w:rPr>
                        <w:rFonts w:ascii="Cambria Math" w:hAnsi="Cambria Math" w:cstheme="minorHAns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11</m:t>
                        </m:r>
                      </m:sub>
                      <m:sup>
                        <m:r>
                          <m:rPr>
                            <m:sty m:val="p"/>
                          </m:rPr>
                          <w:rPr>
                            <w:rFonts w:ascii="Cambria Math" w:eastAsiaTheme="minorEastAsia" w:hAnsi="Cambria Math" w:cstheme="minorHAnsi"/>
                          </w:rPr>
                          <m:t>s</m:t>
                        </m:r>
                      </m:sup>
                    </m:sSubSup>
                  </m:e>
                </m:d>
                <m:r>
                  <m:rPr>
                    <m:sty m:val="p"/>
                  </m:rPr>
                  <w:rPr>
                    <w:rFonts w:ascii="Cambria Math" w:hAnsi="Cambria Math" w:cstheme="minorHAnsi"/>
                  </w:rPr>
                  <m:t>+</m:t>
                </m:r>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d>
                  <m:dPr>
                    <m:ctrlPr>
                      <w:rPr>
                        <w:rFonts w:ascii="Cambria Math" w:eastAsiaTheme="minorEastAsia" w:hAnsi="Cambria Math" w:cstheme="minorHAns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12</m:t>
                        </m:r>
                      </m:sub>
                      <m:sup>
                        <m:r>
                          <m:rPr>
                            <m:sty m:val="p"/>
                          </m:rPr>
                          <w:rPr>
                            <w:rFonts w:ascii="Cambria Math" w:eastAsiaTheme="minorEastAsia" w:hAnsi="Cambria Math" w:cstheme="minorHAnsi"/>
                          </w:rPr>
                          <m:t>s</m:t>
                        </m:r>
                      </m:sup>
                    </m:sSubSup>
                  </m:e>
                </m:d>
              </m:oMath>
            </m:oMathPara>
          </w:p>
        </w:tc>
        <w:tc>
          <w:tcPr>
            <w:tcW w:w="1255" w:type="dxa"/>
          </w:tcPr>
          <w:p w14:paraId="54DB1984" w14:textId="77777777" w:rsidR="002B6561" w:rsidRPr="003F72FC" w:rsidRDefault="002B6561" w:rsidP="00AC1070">
            <w:pPr>
              <w:jc w:val="center"/>
              <w:rPr>
                <w:rFonts w:cstheme="minorHAnsi"/>
              </w:rPr>
            </w:pPr>
            <w:r w:rsidRPr="003F72FC">
              <w:rPr>
                <w:rFonts w:cstheme="minorHAnsi"/>
              </w:rPr>
              <w:t>Eq 25</w:t>
            </w:r>
          </w:p>
        </w:tc>
      </w:tr>
    </w:tbl>
    <w:p w14:paraId="5A528E48" w14:textId="77777777" w:rsidR="002B6561" w:rsidRPr="003F72FC" w:rsidRDefault="002B6561" w:rsidP="002B6561">
      <w:pPr>
        <w:tabs>
          <w:tab w:val="left" w:pos="810"/>
        </w:tabs>
      </w:pPr>
    </w:p>
    <w:tbl>
      <w:tblPr>
        <w:tblStyle w:val="TableGrid"/>
        <w:tblW w:w="0" w:type="auto"/>
        <w:jc w:val="center"/>
        <w:tblLook w:val="04A0" w:firstRow="1" w:lastRow="0" w:firstColumn="1" w:lastColumn="0" w:noHBand="0" w:noVBand="1"/>
      </w:tblPr>
      <w:tblGrid>
        <w:gridCol w:w="8095"/>
        <w:gridCol w:w="1255"/>
      </w:tblGrid>
      <w:tr w:rsidR="002B6561" w:rsidRPr="003F72FC" w14:paraId="78AF3D18" w14:textId="77777777" w:rsidTr="00AC1070">
        <w:trPr>
          <w:jc w:val="center"/>
        </w:trPr>
        <w:tc>
          <w:tcPr>
            <w:tcW w:w="8095" w:type="dxa"/>
          </w:tcPr>
          <w:p w14:paraId="2C294D2E" w14:textId="77777777" w:rsidR="002B6561" w:rsidRPr="003F72FC" w:rsidRDefault="00000000" w:rsidP="00AC1070">
            <w:pPr>
              <w:jc w:val="center"/>
              <w:rPr>
                <w:rFonts w:cstheme="minorHAnsi"/>
              </w:rPr>
            </w:pPr>
            <m:oMathPara>
              <m:oMath>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p,2</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w:rPr>
                        <w:rFonts w:ascii="Cambria Math" w:eastAsiaTheme="minorEastAsia" w:hAnsi="Cambria Math" w:cstheme="minorHAnsi"/>
                      </w:rPr>
                      <m:t>2</m:t>
                    </m:r>
                  </m:sub>
                  <m:sup>
                    <m:r>
                      <m:rPr>
                        <m:sty m:val="p"/>
                      </m:rPr>
                      <w:rPr>
                        <w:rFonts w:ascii="Cambria Math" w:eastAsiaTheme="minorEastAsia" w:hAnsi="Cambria Math" w:cstheme="minorHAnsi"/>
                      </w:rPr>
                      <m:t>s</m:t>
                    </m:r>
                  </m:sup>
                </m:sSubSup>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d>
                  <m:dPr>
                    <m:ctrlPr>
                      <w:rPr>
                        <w:rFonts w:ascii="Cambria Math" w:hAnsi="Cambria Math" w:cstheme="minorHAns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21</m:t>
                        </m:r>
                      </m:sub>
                      <m:sup>
                        <m:r>
                          <m:rPr>
                            <m:sty m:val="p"/>
                          </m:rPr>
                          <w:rPr>
                            <w:rFonts w:ascii="Cambria Math" w:eastAsiaTheme="minorEastAsia" w:hAnsi="Cambria Math" w:cstheme="minorHAnsi"/>
                          </w:rPr>
                          <m:t>s</m:t>
                        </m:r>
                      </m:sup>
                    </m:sSubSup>
                  </m:e>
                </m:d>
                <m:r>
                  <m:rPr>
                    <m:sty m:val="p"/>
                  </m:rPr>
                  <w:rPr>
                    <w:rFonts w:ascii="Cambria Math" w:hAnsi="Cambria Math" w:cstheme="minorHAnsi"/>
                  </w:rPr>
                  <m:t>+</m:t>
                </m:r>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d>
                  <m:dPr>
                    <m:ctrlPr>
                      <w:rPr>
                        <w:rFonts w:ascii="Cambria Math" w:eastAsiaTheme="minorEastAsia" w:hAnsi="Cambria Math" w:cstheme="minorHAns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22</m:t>
                        </m:r>
                      </m:sub>
                      <m:sup>
                        <m:r>
                          <m:rPr>
                            <m:sty m:val="p"/>
                          </m:rPr>
                          <w:rPr>
                            <w:rFonts w:ascii="Cambria Math" w:eastAsiaTheme="minorEastAsia" w:hAnsi="Cambria Math" w:cstheme="minorHAnsi"/>
                          </w:rPr>
                          <m:t>s</m:t>
                        </m:r>
                      </m:sup>
                    </m:sSubSup>
                  </m:e>
                </m:d>
              </m:oMath>
            </m:oMathPara>
          </w:p>
        </w:tc>
        <w:tc>
          <w:tcPr>
            <w:tcW w:w="1255" w:type="dxa"/>
          </w:tcPr>
          <w:p w14:paraId="47829C33" w14:textId="77777777" w:rsidR="002B6561" w:rsidRPr="003F72FC" w:rsidRDefault="002B6561" w:rsidP="00AC1070">
            <w:pPr>
              <w:jc w:val="center"/>
              <w:rPr>
                <w:rFonts w:cstheme="minorHAnsi"/>
              </w:rPr>
            </w:pPr>
            <w:r w:rsidRPr="003F72FC">
              <w:rPr>
                <w:rFonts w:cstheme="minorHAnsi"/>
              </w:rPr>
              <w:t>Eq 26</w:t>
            </w:r>
          </w:p>
        </w:tc>
      </w:tr>
    </w:tbl>
    <w:p w14:paraId="06236A46" w14:textId="25B9E11D" w:rsidR="0081735A" w:rsidRDefault="0081735A" w:rsidP="00C033FB">
      <w:pPr>
        <w:rPr>
          <w:rFonts w:eastAsiaTheme="minorEastAsia" w:cstheme="minorHAnsi"/>
          <w:iCs/>
        </w:rPr>
      </w:pPr>
      <w:r>
        <w:rPr>
          <w:rFonts w:eastAsiaTheme="minorEastAsia" w:cstheme="minorHAnsi"/>
          <w:iCs/>
        </w:rPr>
        <w:t>In compliance with the nomenclature, Na</w:t>
      </w:r>
      <w:r>
        <w:rPr>
          <w:rFonts w:eastAsiaTheme="minorEastAsia" w:cstheme="minorHAnsi"/>
          <w:iCs/>
          <w:vertAlign w:val="superscript"/>
        </w:rPr>
        <w:t>+</w:t>
      </w:r>
      <w:r>
        <w:rPr>
          <w:rFonts w:eastAsiaTheme="minorEastAsia" w:cstheme="minorHAnsi"/>
          <w:iCs/>
        </w:rPr>
        <w:t xml:space="preserve"> is represented as “1”, Ca</w:t>
      </w:r>
      <w:r>
        <w:rPr>
          <w:rFonts w:eastAsiaTheme="minorEastAsia" w:cstheme="minorHAnsi"/>
          <w:iCs/>
          <w:vertAlign w:val="superscript"/>
        </w:rPr>
        <w:t>2+</w:t>
      </w:r>
      <w:r>
        <w:rPr>
          <w:rFonts w:eastAsiaTheme="minorEastAsia" w:cstheme="minorHAnsi"/>
          <w:iCs/>
        </w:rPr>
        <w:t xml:space="preserve"> is represented as “2”, and Cl</w:t>
      </w:r>
      <w:r>
        <w:rPr>
          <w:rFonts w:eastAsiaTheme="minorEastAsia" w:cstheme="minorHAnsi"/>
          <w:iCs/>
          <w:vertAlign w:val="superscript"/>
        </w:rPr>
        <w:t>-</w:t>
      </w:r>
      <w:r>
        <w:rPr>
          <w:rFonts w:eastAsiaTheme="minorEastAsia" w:cstheme="minorHAnsi"/>
          <w:iCs/>
        </w:rPr>
        <w:t xml:space="preserve"> as “3”.</w:t>
      </w:r>
    </w:p>
    <w:p w14:paraId="3BBC72A4" w14:textId="658E4172" w:rsidR="004B1255" w:rsidRDefault="004B1255" w:rsidP="00C033FB">
      <w:pPr>
        <w:rPr>
          <w:rFonts w:eastAsiaTheme="minorEastAsia" w:cstheme="minorHAnsi"/>
          <w:iCs/>
        </w:rPr>
      </w:pPr>
    </w:p>
    <w:p w14:paraId="7DD57DB1" w14:textId="23BEABF9" w:rsidR="00C56712" w:rsidRDefault="00C56712" w:rsidP="00C033FB">
      <w:pPr>
        <w:rPr>
          <w:rFonts w:eastAsiaTheme="minorEastAsia" w:cstheme="minorHAnsi"/>
          <w:iCs/>
        </w:rPr>
      </w:pPr>
      <w:commentRangeStart w:id="0"/>
      <w:r>
        <w:rPr>
          <w:rFonts w:eastAsiaTheme="minorEastAsia" w:cstheme="minorHAnsi"/>
          <w:iCs/>
        </w:rPr>
        <w:t xml:space="preserve">The multicomponent flux equations parallel those for single salt solutions. In </w:t>
      </w:r>
      <w:commentRangeEnd w:id="0"/>
      <w:r w:rsidR="00CE6C7A">
        <w:rPr>
          <w:rStyle w:val="CommentReference"/>
          <w:rFonts w:eastAsiaTheme="minorEastAsia" w:cstheme="minorHAnsi"/>
          <w:iCs/>
          <w:sz w:val="24"/>
          <w:szCs w:val="24"/>
        </w:rPr>
        <w:commentReference w:id="0"/>
      </w:r>
      <w:r>
        <w:rPr>
          <w:rFonts w:eastAsiaTheme="minorEastAsia" w:cstheme="minorHAnsi"/>
          <w:iCs/>
        </w:rPr>
        <w:t>this manner, w</w:t>
      </w:r>
      <w:r w:rsidR="00201AD2">
        <w:rPr>
          <w:rFonts w:eastAsiaTheme="minorEastAsia" w:cstheme="minorHAnsi"/>
          <w:iCs/>
        </w:rPr>
        <w:t xml:space="preserve">e aim to describe </w:t>
      </w:r>
      <w:r>
        <w:rPr>
          <w:rFonts w:eastAsiaTheme="minorEastAsia" w:cstheme="minorHAnsi"/>
          <w:iCs/>
        </w:rPr>
        <w:t>multi-component</w:t>
      </w:r>
      <w:r w:rsidR="00201AD2">
        <w:rPr>
          <w:rFonts w:eastAsiaTheme="minorEastAsia" w:cstheme="minorHAnsi"/>
          <w:iCs/>
        </w:rPr>
        <w:t xml:space="preserve"> diffusion in a mathematically simple way. </w:t>
      </w:r>
      <w:r w:rsidR="005104D9">
        <w:rPr>
          <w:rFonts w:eastAsiaTheme="minorEastAsia" w:cstheme="minorHAnsi"/>
          <w:iCs/>
        </w:rPr>
        <w:t>First, we take the partial differential equation for a binary solution</w:t>
      </w:r>
    </w:p>
    <w:p w14:paraId="03BAF471" w14:textId="37370128" w:rsidR="00C56712" w:rsidRDefault="00000000" w:rsidP="00C033FB">
      <w:pPr>
        <w:rPr>
          <w:rFonts w:eastAsiaTheme="minorEastAsia" w:cstheme="minorHAnsi"/>
          <w:iCs/>
        </w:rPr>
      </w:pPr>
      <m:oMathPara>
        <m:oMath>
          <m:f>
            <m:fPr>
              <m:ctrlPr>
                <w:rPr>
                  <w:rFonts w:ascii="Cambria Math" w:eastAsiaTheme="minorEastAsia" w:hAnsi="Cambria Math" w:cstheme="minorHAnsi"/>
                  <w:i/>
                  <w:iCs/>
                </w:rPr>
              </m:ctrlPr>
            </m:fPr>
            <m:num>
              <m:r>
                <w:rPr>
                  <w:rFonts w:ascii="Cambria Math" w:eastAsiaTheme="minorEastAsia" w:hAnsi="Cambria Math" w:cstheme="minorHAnsi"/>
                </w:rPr>
                <m:t>∂</m:t>
              </m:r>
              <m:r>
                <m:rPr>
                  <m:sty m:val="bi"/>
                </m:rPr>
                <w:rPr>
                  <w:rFonts w:ascii="Cambria Math" w:eastAsiaTheme="minorEastAsia" w:hAnsi="Cambria Math" w:cstheme="minorHAnsi"/>
                </w:rPr>
                <m:t>c</m:t>
              </m:r>
            </m:num>
            <m:den>
              <m:r>
                <w:rPr>
                  <w:rFonts w:ascii="Cambria Math" w:eastAsiaTheme="minorEastAsia" w:hAnsi="Cambria Math" w:cstheme="minorHAnsi"/>
                </w:rPr>
                <m:t>∂t</m:t>
              </m:r>
            </m:den>
          </m:f>
          <m:r>
            <w:rPr>
              <w:rFonts w:ascii="Cambria Math" w:eastAsiaTheme="minorEastAsia" w:hAnsi="Cambria Math" w:cstheme="minorHAnsi"/>
            </w:rPr>
            <m:t>=</m:t>
          </m:r>
          <m:sSub>
            <m:sSubPr>
              <m:ctrlPr>
                <w:rPr>
                  <w:rFonts w:ascii="Cambria Math" w:eastAsiaTheme="minorEastAsia" w:hAnsi="Cambria Math" w:cstheme="minorHAnsi"/>
                  <w:b/>
                  <w:bCs/>
                  <w:i/>
                  <w:iCs/>
                </w:rPr>
              </m:ctrlPr>
            </m:sSubPr>
            <m:e>
              <m:r>
                <m:rPr>
                  <m:sty m:val="bi"/>
                </m:rPr>
                <w:rPr>
                  <w:rFonts w:ascii="Cambria Math" w:eastAsiaTheme="minorEastAsia" w:hAnsi="Cambria Math" w:cstheme="minorHAnsi"/>
                </w:rPr>
                <m:t>D</m:t>
              </m:r>
            </m:e>
            <m:sub>
              <m:r>
                <m:rPr>
                  <m:sty m:val="bi"/>
                </m:rPr>
                <w:rPr>
                  <w:rFonts w:ascii="Cambria Math" w:eastAsiaTheme="minorEastAsia" w:hAnsi="Cambria Math" w:cstheme="minorHAnsi"/>
                </w:rPr>
                <m:t>ij</m:t>
              </m:r>
            </m:sub>
          </m:sSub>
          <m:f>
            <m:fPr>
              <m:ctrlPr>
                <w:rPr>
                  <w:rFonts w:ascii="Cambria Math" w:eastAsiaTheme="minorEastAsia" w:hAnsi="Cambria Math" w:cstheme="minorHAnsi"/>
                  <w:i/>
                  <w:iCs/>
                </w:rPr>
              </m:ctrlPr>
            </m:fPr>
            <m:num>
              <m:sSup>
                <m:sSupPr>
                  <m:ctrlPr>
                    <w:rPr>
                      <w:rFonts w:ascii="Cambria Math" w:eastAsiaTheme="minorEastAsia" w:hAnsi="Cambria Math" w:cstheme="minorHAnsi"/>
                      <w:i/>
                      <w:iCs/>
                    </w:rPr>
                  </m:ctrlPr>
                </m:sSupPr>
                <m:e>
                  <m:r>
                    <w:rPr>
                      <w:rFonts w:ascii="Cambria Math" w:eastAsiaTheme="minorEastAsia" w:hAnsi="Cambria Math" w:cstheme="minorHAnsi"/>
                    </w:rPr>
                    <m:t>∂</m:t>
                  </m:r>
                </m:e>
                <m:sup>
                  <m:r>
                    <w:rPr>
                      <w:rFonts w:ascii="Cambria Math" w:eastAsiaTheme="minorEastAsia" w:hAnsi="Cambria Math" w:cstheme="minorHAnsi"/>
                    </w:rPr>
                    <m:t>2</m:t>
                  </m:r>
                </m:sup>
              </m:sSup>
              <m:r>
                <m:rPr>
                  <m:sty m:val="bi"/>
                </m:rPr>
                <w:rPr>
                  <w:rFonts w:ascii="Cambria Math" w:eastAsiaTheme="minorEastAsia" w:hAnsi="Cambria Math" w:cstheme="minorHAnsi"/>
                </w:rPr>
                <m:t>c</m:t>
              </m:r>
            </m:num>
            <m:den>
              <m:sSup>
                <m:sSupPr>
                  <m:ctrlPr>
                    <w:rPr>
                      <w:rFonts w:ascii="Cambria Math" w:eastAsiaTheme="minorEastAsia" w:hAnsi="Cambria Math" w:cstheme="minorHAnsi"/>
                      <w:i/>
                      <w:iCs/>
                    </w:rPr>
                  </m:ctrlPr>
                </m:sSupPr>
                <m:e>
                  <m:r>
                    <w:rPr>
                      <w:rFonts w:ascii="Cambria Math" w:eastAsiaTheme="minorEastAsia" w:hAnsi="Cambria Math" w:cstheme="minorHAnsi"/>
                    </w:rPr>
                    <m:t>∂</m:t>
                  </m:r>
                  <m:r>
                    <m:rPr>
                      <m:sty m:val="bi"/>
                    </m:rPr>
                    <w:rPr>
                      <w:rFonts w:ascii="Cambria Math" w:eastAsiaTheme="minorEastAsia" w:hAnsi="Cambria Math" w:cstheme="minorHAnsi"/>
                    </w:rPr>
                    <m:t>z</m:t>
                  </m:r>
                </m:e>
                <m:sup>
                  <m:r>
                    <w:rPr>
                      <w:rFonts w:ascii="Cambria Math" w:eastAsiaTheme="minorEastAsia" w:hAnsi="Cambria Math" w:cstheme="minorHAnsi"/>
                    </w:rPr>
                    <m:t>2</m:t>
                  </m:r>
                </m:sup>
              </m:sSup>
            </m:den>
          </m:f>
        </m:oMath>
      </m:oMathPara>
    </w:p>
    <w:p w14:paraId="2CD894D7" w14:textId="23F95E7A" w:rsidR="00201AD2" w:rsidRDefault="00115B15" w:rsidP="00C033FB">
      <w:pPr>
        <w:rPr>
          <w:rFonts w:eastAsiaTheme="minorEastAsia" w:cstheme="minorHAnsi"/>
          <w:iCs/>
        </w:rPr>
      </w:pPr>
      <w:r>
        <w:rPr>
          <w:rFonts w:eastAsiaTheme="minorEastAsia" w:cstheme="minorHAnsi"/>
          <w:iCs/>
        </w:rPr>
        <w:lastRenderedPageBreak/>
        <w:t>Here, t</w:t>
      </w:r>
      <w:r w:rsidR="00201AD2">
        <w:rPr>
          <w:rFonts w:eastAsiaTheme="minorEastAsia" w:cstheme="minorHAnsi"/>
          <w:iCs/>
        </w:rPr>
        <w:t>he diffusion coefficient, D</w:t>
      </w:r>
      <w:r w:rsidR="00201AD2">
        <w:rPr>
          <w:rFonts w:eastAsiaTheme="minorEastAsia" w:cstheme="minorHAnsi"/>
          <w:iCs/>
          <w:vertAlign w:val="subscript"/>
        </w:rPr>
        <w:t>ij</w:t>
      </w:r>
      <w:r w:rsidR="00201AD2">
        <w:rPr>
          <w:rFonts w:eastAsiaTheme="minorEastAsia" w:cstheme="minorHAnsi"/>
          <w:iCs/>
        </w:rPr>
        <w:t>, is</w:t>
      </w:r>
      <w:r w:rsidR="00C56712">
        <w:rPr>
          <w:rFonts w:eastAsiaTheme="minorEastAsia" w:cstheme="minorHAnsi"/>
          <w:iCs/>
        </w:rPr>
        <w:t xml:space="preserve"> assumed to be</w:t>
      </w:r>
      <w:r w:rsidR="00201AD2">
        <w:rPr>
          <w:rFonts w:eastAsiaTheme="minorEastAsia" w:cstheme="minorHAnsi"/>
          <w:iCs/>
        </w:rPr>
        <w:t xml:space="preserve"> independent of concentration. </w:t>
      </w:r>
      <w:r>
        <w:rPr>
          <w:rFonts w:eastAsiaTheme="minorEastAsia" w:cstheme="minorHAnsi"/>
          <w:iCs/>
        </w:rPr>
        <w:t>Additionally, the volume-average velocity of the solvent, in our case water, is assumed to be zero. This eliminates the convection term within the continuity equation.</w:t>
      </w:r>
    </w:p>
    <w:p w14:paraId="79683266" w14:textId="77777777" w:rsidR="002859F2" w:rsidRDefault="002859F2" w:rsidP="00C033FB">
      <w:pPr>
        <w:rPr>
          <w:rFonts w:eastAsiaTheme="minorEastAsia" w:cstheme="minorHAnsi"/>
          <w:iCs/>
        </w:rPr>
      </w:pPr>
    </w:p>
    <w:p w14:paraId="33E128D4" w14:textId="2EFBDD64" w:rsidR="002859F2" w:rsidRPr="002859F2" w:rsidRDefault="002859F2" w:rsidP="00C033FB">
      <w:pPr>
        <w:rPr>
          <w:rFonts w:eastAsiaTheme="minorEastAsia" w:cstheme="minorHAnsi"/>
          <w:iCs/>
        </w:rPr>
      </w:pPr>
      <w:r>
        <w:rPr>
          <w:rFonts w:eastAsiaTheme="minorEastAsia" w:cstheme="minorHAnsi"/>
          <w:iCs/>
        </w:rPr>
        <w:t xml:space="preserve">We can write a transformed concentration, </w:t>
      </w:r>
      <m:oMath>
        <m:r>
          <m:rPr>
            <m:sty m:val="bi"/>
          </m:rPr>
          <w:rPr>
            <w:rFonts w:ascii="Cambria Math" w:eastAsiaTheme="minorEastAsia" w:hAnsi="Cambria Math" w:cstheme="minorHAnsi"/>
          </w:rPr>
          <m:t>c=tψ</m:t>
        </m:r>
      </m:oMath>
      <w:r>
        <w:rPr>
          <w:rFonts w:eastAsiaTheme="minorEastAsia" w:cstheme="minorHAnsi"/>
          <w:iCs/>
        </w:rPr>
        <w:t>, where</w:t>
      </w:r>
    </w:p>
    <w:p w14:paraId="00384A46" w14:textId="77777777" w:rsidR="00115B15" w:rsidRDefault="00115B15" w:rsidP="00C033FB">
      <w:pPr>
        <w:rPr>
          <w:rFonts w:eastAsiaTheme="minorEastAsia" w:cstheme="minorHAnsi"/>
          <w:iCs/>
        </w:rPr>
      </w:pPr>
    </w:p>
    <w:p w14:paraId="221E82A1" w14:textId="730A0282" w:rsidR="002859F2" w:rsidRPr="002859F2" w:rsidRDefault="002859F2" w:rsidP="00C033FB">
      <w:pPr>
        <w:rPr>
          <w:rFonts w:eastAsiaTheme="minorEastAsia" w:cstheme="minorHAnsi"/>
          <w:iCs/>
        </w:rPr>
      </w:pPr>
      <m:oMathPara>
        <m:oMath>
          <m:r>
            <m:rPr>
              <m:sty m:val="b"/>
            </m:rPr>
            <w:rPr>
              <w:rFonts w:ascii="Cambria Math" w:eastAsiaTheme="minorEastAsia" w:hAnsi="Cambria Math" w:cstheme="minorHAnsi"/>
            </w:rPr>
            <m:t>t</m:t>
          </m:r>
          <m:f>
            <m:fPr>
              <m:ctrlPr>
                <w:rPr>
                  <w:rFonts w:ascii="Cambria Math" w:eastAsiaTheme="minorEastAsia" w:hAnsi="Cambria Math" w:cstheme="minorHAnsi"/>
                  <w:i/>
                  <w:iCs/>
                </w:rPr>
              </m:ctrlPr>
            </m:fPr>
            <m:num>
              <m:r>
                <w:rPr>
                  <w:rFonts w:ascii="Cambria Math" w:eastAsiaTheme="minorEastAsia" w:hAnsi="Cambria Math" w:cstheme="minorHAnsi"/>
                </w:rPr>
                <m:t>∂</m:t>
              </m:r>
              <m:r>
                <m:rPr>
                  <m:sty m:val="bi"/>
                </m:rPr>
                <w:rPr>
                  <w:rFonts w:ascii="Cambria Math" w:eastAsiaTheme="minorEastAsia" w:hAnsi="Cambria Math" w:cstheme="minorHAnsi"/>
                </w:rPr>
                <m:t>ψ</m:t>
              </m:r>
            </m:num>
            <m:den>
              <m:r>
                <w:rPr>
                  <w:rFonts w:ascii="Cambria Math" w:eastAsiaTheme="minorEastAsia" w:hAnsi="Cambria Math" w:cstheme="minorHAnsi"/>
                </w:rPr>
                <m:t>∂t</m:t>
              </m:r>
            </m:den>
          </m:f>
          <m:r>
            <w:rPr>
              <w:rFonts w:ascii="Cambria Math" w:eastAsiaTheme="minorEastAsia" w:hAnsi="Cambria Math" w:cstheme="minorHAnsi"/>
            </w:rPr>
            <m:t>=</m:t>
          </m:r>
          <m:sSub>
            <m:sSubPr>
              <m:ctrlPr>
                <w:rPr>
                  <w:rFonts w:ascii="Cambria Math" w:eastAsiaTheme="minorEastAsia" w:hAnsi="Cambria Math" w:cstheme="minorHAnsi"/>
                  <w:b/>
                  <w:bCs/>
                  <w:i/>
                  <w:iCs/>
                </w:rPr>
              </m:ctrlPr>
            </m:sSubPr>
            <m:e>
              <m:r>
                <m:rPr>
                  <m:sty m:val="bi"/>
                </m:rPr>
                <w:rPr>
                  <w:rFonts w:ascii="Cambria Math" w:eastAsiaTheme="minorEastAsia" w:hAnsi="Cambria Math" w:cstheme="minorHAnsi"/>
                </w:rPr>
                <m:t>D</m:t>
              </m:r>
            </m:e>
            <m:sub>
              <m:r>
                <m:rPr>
                  <m:sty m:val="bi"/>
                </m:rPr>
                <w:rPr>
                  <w:rFonts w:ascii="Cambria Math" w:eastAsiaTheme="minorEastAsia" w:hAnsi="Cambria Math" w:cstheme="minorHAnsi"/>
                </w:rPr>
                <m:t>ij</m:t>
              </m:r>
            </m:sub>
          </m:sSub>
          <m:r>
            <m:rPr>
              <m:sty m:val="bi"/>
            </m:rPr>
            <w:rPr>
              <w:rFonts w:ascii="Cambria Math" w:eastAsiaTheme="minorEastAsia" w:hAnsi="Cambria Math" w:cstheme="minorHAnsi"/>
            </w:rPr>
            <m:t>t</m:t>
          </m:r>
          <m:f>
            <m:fPr>
              <m:ctrlPr>
                <w:rPr>
                  <w:rFonts w:ascii="Cambria Math" w:eastAsiaTheme="minorEastAsia" w:hAnsi="Cambria Math" w:cstheme="minorHAnsi"/>
                  <w:i/>
                  <w:iCs/>
                </w:rPr>
              </m:ctrlPr>
            </m:fPr>
            <m:num>
              <m:sSup>
                <m:sSupPr>
                  <m:ctrlPr>
                    <w:rPr>
                      <w:rFonts w:ascii="Cambria Math" w:eastAsiaTheme="minorEastAsia" w:hAnsi="Cambria Math" w:cstheme="minorHAnsi"/>
                      <w:i/>
                      <w:iCs/>
                    </w:rPr>
                  </m:ctrlPr>
                </m:sSupPr>
                <m:e>
                  <m:r>
                    <w:rPr>
                      <w:rFonts w:ascii="Cambria Math" w:eastAsiaTheme="minorEastAsia" w:hAnsi="Cambria Math" w:cstheme="minorHAnsi"/>
                    </w:rPr>
                    <m:t>∂</m:t>
                  </m:r>
                </m:e>
                <m:sup>
                  <m:r>
                    <w:rPr>
                      <w:rFonts w:ascii="Cambria Math" w:eastAsiaTheme="minorEastAsia" w:hAnsi="Cambria Math" w:cstheme="minorHAnsi"/>
                    </w:rPr>
                    <m:t>2</m:t>
                  </m:r>
                </m:sup>
              </m:sSup>
              <m:r>
                <m:rPr>
                  <m:sty m:val="bi"/>
                </m:rPr>
                <w:rPr>
                  <w:rFonts w:ascii="Cambria Math" w:eastAsiaTheme="minorEastAsia" w:hAnsi="Cambria Math" w:cstheme="minorHAnsi"/>
                </w:rPr>
                <m:t>ψ</m:t>
              </m:r>
            </m:num>
            <m:den>
              <m:sSup>
                <m:sSupPr>
                  <m:ctrlPr>
                    <w:rPr>
                      <w:rFonts w:ascii="Cambria Math" w:eastAsiaTheme="minorEastAsia" w:hAnsi="Cambria Math" w:cstheme="minorHAnsi"/>
                      <w:i/>
                      <w:iCs/>
                    </w:rPr>
                  </m:ctrlPr>
                </m:sSupPr>
                <m:e>
                  <m:r>
                    <w:rPr>
                      <w:rFonts w:ascii="Cambria Math" w:eastAsiaTheme="minorEastAsia" w:hAnsi="Cambria Math" w:cstheme="minorHAnsi"/>
                    </w:rPr>
                    <m:t>∂</m:t>
                  </m:r>
                  <m:r>
                    <m:rPr>
                      <m:sty m:val="bi"/>
                    </m:rPr>
                    <w:rPr>
                      <w:rFonts w:ascii="Cambria Math" w:eastAsiaTheme="minorEastAsia" w:hAnsi="Cambria Math" w:cstheme="minorHAnsi"/>
                    </w:rPr>
                    <m:t>z</m:t>
                  </m:r>
                </m:e>
                <m:sup>
                  <m:r>
                    <w:rPr>
                      <w:rFonts w:ascii="Cambria Math" w:eastAsiaTheme="minorEastAsia" w:hAnsi="Cambria Math" w:cstheme="minorHAnsi"/>
                    </w:rPr>
                    <m:t>2</m:t>
                  </m:r>
                </m:sup>
              </m:sSup>
            </m:den>
          </m:f>
        </m:oMath>
      </m:oMathPara>
    </w:p>
    <w:p w14:paraId="4F2842EE" w14:textId="418DBD64" w:rsidR="002859F2" w:rsidRDefault="002859F2" w:rsidP="00C033FB">
      <w:pPr>
        <w:rPr>
          <w:rFonts w:eastAsiaTheme="minorEastAsia" w:cstheme="minorHAnsi"/>
          <w:iCs/>
        </w:rPr>
      </w:pPr>
      <w:r>
        <w:rPr>
          <w:rFonts w:eastAsiaTheme="minorEastAsia" w:cstheme="minorHAnsi"/>
          <w:iCs/>
        </w:rPr>
        <w:t xml:space="preserve">Here, </w:t>
      </w:r>
      <m:oMath>
        <m:sSub>
          <m:sSubPr>
            <m:ctrlPr>
              <w:rPr>
                <w:rFonts w:ascii="Cambria Math" w:eastAsiaTheme="minorEastAsia" w:hAnsi="Cambria Math" w:cstheme="minorHAnsi"/>
                <w:b/>
                <w:bCs/>
                <w:i/>
                <w:iCs/>
              </w:rPr>
            </m:ctrlPr>
          </m:sSubPr>
          <m:e>
            <m:r>
              <m:rPr>
                <m:sty m:val="bi"/>
              </m:rPr>
              <w:rPr>
                <w:rFonts w:ascii="Cambria Math" w:eastAsiaTheme="minorEastAsia" w:hAnsi="Cambria Math" w:cstheme="minorHAnsi"/>
              </w:rPr>
              <m:t>D</m:t>
            </m:r>
          </m:e>
          <m:sub>
            <m:r>
              <m:rPr>
                <m:sty m:val="bi"/>
              </m:rPr>
              <w:rPr>
                <w:rFonts w:ascii="Cambria Math" w:eastAsiaTheme="minorEastAsia" w:hAnsi="Cambria Math" w:cstheme="minorHAnsi"/>
              </w:rPr>
              <m:t>ij</m:t>
            </m:r>
          </m:sub>
        </m:sSub>
      </m:oMath>
      <w:r>
        <w:rPr>
          <w:rFonts w:eastAsiaTheme="minorEastAsia" w:cstheme="minorHAnsi"/>
          <w:b/>
          <w:bCs/>
          <w:iCs/>
        </w:rPr>
        <w:t xml:space="preserve"> </w:t>
      </w:r>
      <w:r>
        <w:rPr>
          <w:rFonts w:eastAsiaTheme="minorEastAsia" w:cstheme="minorHAnsi"/>
          <w:iCs/>
        </w:rPr>
        <w:t xml:space="preserve">can be written as, </w:t>
      </w:r>
    </w:p>
    <w:p w14:paraId="067391AB" w14:textId="2AC6CB5F" w:rsidR="002859F2" w:rsidRDefault="00000000" w:rsidP="00C033FB">
      <w:pPr>
        <w:rPr>
          <w:rFonts w:eastAsiaTheme="minorEastAsia" w:cstheme="minorHAnsi"/>
          <w:iCs/>
        </w:rPr>
      </w:pPr>
      <m:oMathPara>
        <m:oMath>
          <m:sSub>
            <m:sSubPr>
              <m:ctrlPr>
                <w:rPr>
                  <w:rFonts w:ascii="Cambria Math" w:eastAsiaTheme="minorEastAsia" w:hAnsi="Cambria Math" w:cstheme="minorHAnsi"/>
                  <w:b/>
                  <w:bCs/>
                  <w:i/>
                  <w:iCs/>
                </w:rPr>
              </m:ctrlPr>
            </m:sSubPr>
            <m:e>
              <m:r>
                <m:rPr>
                  <m:sty m:val="bi"/>
                </m:rPr>
                <w:rPr>
                  <w:rFonts w:ascii="Cambria Math" w:eastAsiaTheme="minorEastAsia" w:hAnsi="Cambria Math" w:cstheme="minorHAnsi"/>
                </w:rPr>
                <m:t>D</m:t>
              </m:r>
            </m:e>
            <m:sub>
              <m:r>
                <m:rPr>
                  <m:sty m:val="bi"/>
                </m:rPr>
                <w:rPr>
                  <w:rFonts w:ascii="Cambria Math" w:eastAsiaTheme="minorEastAsia" w:hAnsi="Cambria Math" w:cstheme="minorHAnsi"/>
                </w:rPr>
                <m:t>ij</m:t>
              </m:r>
            </m:sub>
          </m:sSub>
          <m:r>
            <w:rPr>
              <w:rFonts w:ascii="Cambria Math" w:eastAsiaTheme="minorEastAsia" w:hAnsi="Cambria Math" w:cstheme="minorHAnsi"/>
            </w:rPr>
            <m:t>=</m:t>
          </m:r>
          <m:d>
            <m:dPr>
              <m:begChr m:val="["/>
              <m:endChr m:val="]"/>
              <m:ctrlPr>
                <w:rPr>
                  <w:rFonts w:ascii="Cambria Math" w:eastAsiaTheme="minorEastAsia" w:hAnsi="Cambria Math" w:cstheme="minorHAnsi"/>
                  <w:i/>
                  <w:iCs/>
                </w:rPr>
              </m:ctrlPr>
            </m:dPr>
            <m:e>
              <m:m>
                <m:mPr>
                  <m:mcs>
                    <m:mc>
                      <m:mcPr>
                        <m:count m:val="2"/>
                        <m:mcJc m:val="center"/>
                      </m:mcPr>
                    </m:mc>
                  </m:mcs>
                  <m:ctrlPr>
                    <w:rPr>
                      <w:rFonts w:ascii="Cambria Math" w:eastAsiaTheme="minorEastAsia" w:hAnsi="Cambria Math" w:cstheme="minorHAnsi"/>
                      <w:i/>
                      <w:iCs/>
                    </w:rPr>
                  </m:ctrlPr>
                </m:mPr>
                <m:mr>
                  <m:e>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11</m:t>
                        </m:r>
                      </m:sub>
                    </m:sSub>
                  </m:e>
                  <m:e>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12</m:t>
                        </m:r>
                      </m:sub>
                    </m:sSub>
                  </m:e>
                </m:mr>
                <m:mr>
                  <m:e>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21</m:t>
                        </m:r>
                      </m:sub>
                    </m:sSub>
                  </m:e>
                  <m:e>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22</m:t>
                        </m:r>
                      </m:sub>
                    </m:sSub>
                  </m:e>
                </m:mr>
              </m:m>
            </m:e>
          </m:d>
          <m:r>
            <w:rPr>
              <w:rFonts w:ascii="Cambria Math" w:eastAsiaTheme="minorEastAsia" w:hAnsi="Cambria Math" w:cstheme="minorHAnsi"/>
            </w:rPr>
            <m:t>=</m:t>
          </m:r>
          <m:r>
            <m:rPr>
              <m:sty m:val="bi"/>
            </m:rPr>
            <w:rPr>
              <w:rFonts w:ascii="Cambria Math" w:eastAsiaTheme="minorEastAsia" w:hAnsi="Cambria Math" w:cstheme="minorHAnsi"/>
            </w:rPr>
            <m:t>t</m:t>
          </m:r>
          <m:sSub>
            <m:sSubPr>
              <m:ctrlPr>
                <w:rPr>
                  <w:rFonts w:ascii="Cambria Math" w:eastAsiaTheme="minorEastAsia" w:hAnsi="Cambria Math" w:cstheme="minorHAnsi"/>
                  <w:b/>
                  <w:bCs/>
                  <w:i/>
                  <w:iCs/>
                </w:rPr>
              </m:ctrlPr>
            </m:sSubPr>
            <m:e>
              <m:r>
                <m:rPr>
                  <m:sty m:val="bi"/>
                </m:rPr>
                <w:rPr>
                  <w:rFonts w:ascii="Cambria Math" w:eastAsiaTheme="minorEastAsia" w:hAnsi="Cambria Math" w:cstheme="minorHAnsi"/>
                </w:rPr>
                <m:t>σ</m:t>
              </m:r>
            </m:e>
            <m:sub>
              <m:r>
                <m:rPr>
                  <m:sty m:val="bi"/>
                </m:rPr>
                <w:rPr>
                  <w:rFonts w:ascii="Cambria Math" w:eastAsiaTheme="minorEastAsia" w:hAnsi="Cambria Math" w:cstheme="minorHAnsi"/>
                </w:rPr>
                <m:t>ij</m:t>
              </m:r>
            </m:sub>
          </m:sSub>
          <m:sSup>
            <m:sSupPr>
              <m:ctrlPr>
                <w:rPr>
                  <w:rFonts w:ascii="Cambria Math" w:eastAsiaTheme="minorEastAsia" w:hAnsi="Cambria Math" w:cstheme="minorHAnsi"/>
                  <w:b/>
                  <w:bCs/>
                  <w:i/>
                  <w:iCs/>
                </w:rPr>
              </m:ctrlPr>
            </m:sSupPr>
            <m:e>
              <m:r>
                <m:rPr>
                  <m:sty m:val="bi"/>
                </m:rPr>
                <w:rPr>
                  <w:rFonts w:ascii="Cambria Math" w:eastAsiaTheme="minorEastAsia" w:hAnsi="Cambria Math" w:cstheme="minorHAnsi"/>
                </w:rPr>
                <m:t>t</m:t>
              </m:r>
            </m:e>
            <m:sup>
              <m:r>
                <m:rPr>
                  <m:sty m:val="bi"/>
                </m:rPr>
                <w:rPr>
                  <w:rFonts w:ascii="Cambria Math" w:eastAsiaTheme="minorEastAsia" w:hAnsi="Cambria Math" w:cstheme="minorHAnsi"/>
                </w:rPr>
                <m:t>-1</m:t>
              </m:r>
            </m:sup>
          </m:sSup>
        </m:oMath>
      </m:oMathPara>
    </w:p>
    <w:p w14:paraId="5085D36D" w14:textId="285C7233" w:rsidR="00115B15" w:rsidRDefault="00115B15" w:rsidP="00C033FB">
      <w:pPr>
        <w:rPr>
          <w:rFonts w:eastAsiaTheme="minorEastAsia" w:cstheme="minorHAnsi"/>
          <w:iCs/>
        </w:rPr>
      </w:pPr>
      <w:r>
        <w:rPr>
          <w:rFonts w:eastAsiaTheme="minorEastAsia" w:cstheme="minorHAnsi"/>
          <w:iCs/>
        </w:rPr>
        <w:t xml:space="preserve">where </w:t>
      </w:r>
      <m:oMath>
        <m:r>
          <m:rPr>
            <m:sty m:val="bi"/>
          </m:rPr>
          <w:rPr>
            <w:rFonts w:ascii="Cambria Math" w:eastAsiaTheme="minorEastAsia" w:hAnsi="Cambria Math" w:cstheme="minorHAnsi"/>
          </w:rPr>
          <m:t>t</m:t>
        </m:r>
      </m:oMath>
      <w:r>
        <w:rPr>
          <w:rFonts w:eastAsiaTheme="minorEastAsia" w:cstheme="minorHAnsi"/>
          <w:iCs/>
        </w:rPr>
        <w:t xml:space="preserve"> is the modal matrix </w:t>
      </w:r>
      <w:r w:rsidR="002859F2">
        <w:rPr>
          <w:rFonts w:eastAsiaTheme="minorEastAsia" w:cstheme="minorHAnsi"/>
          <w:iCs/>
        </w:rPr>
        <w:t xml:space="preserve">whose </w:t>
      </w:r>
      <w:r>
        <w:rPr>
          <w:rFonts w:eastAsiaTheme="minorEastAsia" w:cstheme="minorHAnsi"/>
          <w:iCs/>
        </w:rPr>
        <w:t>columns</w:t>
      </w:r>
      <w:r w:rsidR="002859F2">
        <w:rPr>
          <w:rFonts w:eastAsiaTheme="minorEastAsia" w:cstheme="minorHAnsi"/>
          <w:iCs/>
        </w:rPr>
        <w:t xml:space="preserve"> are the eigenvectors of the diffusion coefficient </w:t>
      </w:r>
      <w:r w:rsidR="004B6C72">
        <w:rPr>
          <w:rFonts w:eastAsiaTheme="minorEastAsia" w:cstheme="minorHAnsi"/>
          <w:iCs/>
        </w:rPr>
        <w:t xml:space="preserve">and </w:t>
      </w:r>
      <m:oMath>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i</m:t>
            </m:r>
          </m:sub>
        </m:sSub>
      </m:oMath>
      <w:r w:rsidR="004B6C72">
        <w:rPr>
          <w:rFonts w:eastAsiaTheme="minorEastAsia" w:cstheme="minorHAnsi"/>
          <w:iCs/>
        </w:rPr>
        <w:t xml:space="preserve"> </w:t>
      </w:r>
      <w:r w:rsidR="002859F2">
        <w:rPr>
          <w:rFonts w:eastAsiaTheme="minorEastAsia" w:cstheme="minorHAnsi"/>
          <w:iCs/>
        </w:rPr>
        <w:t>is a diagonal matrix of</w:t>
      </w:r>
      <w:r w:rsidR="004B6C72">
        <w:rPr>
          <w:rFonts w:eastAsiaTheme="minorEastAsia" w:cstheme="minorHAnsi"/>
          <w:iCs/>
        </w:rPr>
        <w:t xml:space="preserve"> the eigenvalues</w:t>
      </w:r>
      <w:r w:rsidR="002859F2">
        <w:rPr>
          <w:rFonts w:eastAsiaTheme="minorEastAsia" w:cstheme="minorHAnsi"/>
          <w:iCs/>
        </w:rPr>
        <w:t xml:space="preserve"> of the diffusion coefficient</w:t>
      </w:r>
      <w:r w:rsidR="004B6C72">
        <w:rPr>
          <w:rFonts w:eastAsiaTheme="minorEastAsia" w:cstheme="minorHAnsi"/>
          <w:iCs/>
        </w:rPr>
        <w:t>.</w:t>
      </w:r>
    </w:p>
    <w:p w14:paraId="2E68E33C" w14:textId="5CD5FA65" w:rsidR="004B6C72" w:rsidRPr="004B6C72" w:rsidRDefault="00000000" w:rsidP="00C033FB">
      <w:pPr>
        <w:rPr>
          <w:rFonts w:eastAsiaTheme="minorEastAsia" w:cstheme="minorHAnsi"/>
          <w:iCs/>
        </w:rPr>
      </w:pPr>
      <m:oMathPara>
        <m:oMath>
          <m:d>
            <m:dPr>
              <m:begChr m:val="["/>
              <m:endChr m:val="]"/>
              <m:ctrlPr>
                <w:rPr>
                  <w:rFonts w:ascii="Cambria Math" w:eastAsiaTheme="minorEastAsia" w:hAnsi="Cambria Math" w:cstheme="minorHAnsi"/>
                  <w:i/>
                  <w:iCs/>
                </w:rPr>
              </m:ctrlPr>
            </m:dPr>
            <m:e>
              <m:m>
                <m:mPr>
                  <m:mcs>
                    <m:mc>
                      <m:mcPr>
                        <m:count m:val="2"/>
                        <m:mcJc m:val="center"/>
                      </m:mcPr>
                    </m:mc>
                  </m:mcs>
                  <m:ctrlPr>
                    <w:rPr>
                      <w:rFonts w:ascii="Cambria Math" w:eastAsiaTheme="minorEastAsia" w:hAnsi="Cambria Math" w:cstheme="minorHAnsi"/>
                      <w:i/>
                      <w:iCs/>
                    </w:rPr>
                  </m:ctrlPr>
                </m:mPr>
                <m:mr>
                  <m:e>
                    <m:sSub>
                      <m:sSubPr>
                        <m:ctrlPr>
                          <w:rPr>
                            <w:rFonts w:ascii="Cambria Math" w:eastAsiaTheme="minorEastAsia" w:hAnsi="Cambria Math" w:cstheme="minorHAnsi"/>
                            <w:i/>
                            <w:iCs/>
                          </w:rPr>
                        </m:ctrlPr>
                      </m:sSubPr>
                      <m:e>
                        <m:r>
                          <w:rPr>
                            <w:rFonts w:ascii="Cambria Math" w:eastAsiaTheme="minorEastAsia" w:hAnsi="Cambria Math" w:cstheme="minorHAnsi"/>
                          </w:rPr>
                          <m:t>t</m:t>
                        </m:r>
                      </m:e>
                      <m:sub>
                        <m:r>
                          <w:rPr>
                            <w:rFonts w:ascii="Cambria Math" w:eastAsiaTheme="minorEastAsia" w:hAnsi="Cambria Math" w:cstheme="minorHAnsi"/>
                          </w:rPr>
                          <m:t>11</m:t>
                        </m:r>
                      </m:sub>
                    </m:sSub>
                  </m:e>
                  <m:e>
                    <m:sSub>
                      <m:sSubPr>
                        <m:ctrlPr>
                          <w:rPr>
                            <w:rFonts w:ascii="Cambria Math" w:eastAsiaTheme="minorEastAsia" w:hAnsi="Cambria Math" w:cstheme="minorHAnsi"/>
                            <w:i/>
                            <w:iCs/>
                          </w:rPr>
                        </m:ctrlPr>
                      </m:sSubPr>
                      <m:e>
                        <m:r>
                          <w:rPr>
                            <w:rFonts w:ascii="Cambria Math" w:eastAsiaTheme="minorEastAsia" w:hAnsi="Cambria Math" w:cstheme="minorHAnsi"/>
                          </w:rPr>
                          <m:t>t</m:t>
                        </m:r>
                      </m:e>
                      <m:sub>
                        <m:r>
                          <w:rPr>
                            <w:rFonts w:ascii="Cambria Math" w:eastAsiaTheme="minorEastAsia" w:hAnsi="Cambria Math" w:cstheme="minorHAnsi"/>
                          </w:rPr>
                          <m:t>12</m:t>
                        </m:r>
                      </m:sub>
                    </m:sSub>
                  </m:e>
                </m:mr>
                <m:mr>
                  <m:e>
                    <m:sSub>
                      <m:sSubPr>
                        <m:ctrlPr>
                          <w:rPr>
                            <w:rFonts w:ascii="Cambria Math" w:eastAsiaTheme="minorEastAsia" w:hAnsi="Cambria Math" w:cstheme="minorHAnsi"/>
                            <w:i/>
                            <w:iCs/>
                          </w:rPr>
                        </m:ctrlPr>
                      </m:sSubPr>
                      <m:e>
                        <m:r>
                          <w:rPr>
                            <w:rFonts w:ascii="Cambria Math" w:eastAsiaTheme="minorEastAsia" w:hAnsi="Cambria Math" w:cstheme="minorHAnsi"/>
                          </w:rPr>
                          <m:t>t</m:t>
                        </m:r>
                      </m:e>
                      <m:sub>
                        <m:r>
                          <w:rPr>
                            <w:rFonts w:ascii="Cambria Math" w:eastAsiaTheme="minorEastAsia" w:hAnsi="Cambria Math" w:cstheme="minorHAnsi"/>
                          </w:rPr>
                          <m:t>21</m:t>
                        </m:r>
                      </m:sub>
                    </m:sSub>
                  </m:e>
                  <m:e>
                    <m:sSub>
                      <m:sSubPr>
                        <m:ctrlPr>
                          <w:rPr>
                            <w:rFonts w:ascii="Cambria Math" w:eastAsiaTheme="minorEastAsia" w:hAnsi="Cambria Math" w:cstheme="minorHAnsi"/>
                            <w:i/>
                            <w:iCs/>
                          </w:rPr>
                        </m:ctrlPr>
                      </m:sSubPr>
                      <m:e>
                        <m:r>
                          <w:rPr>
                            <w:rFonts w:ascii="Cambria Math" w:eastAsiaTheme="minorEastAsia" w:hAnsi="Cambria Math" w:cstheme="minorHAnsi"/>
                          </w:rPr>
                          <m:t>t</m:t>
                        </m:r>
                      </m:e>
                      <m:sub>
                        <m:r>
                          <w:rPr>
                            <w:rFonts w:ascii="Cambria Math" w:eastAsiaTheme="minorEastAsia" w:hAnsi="Cambria Math" w:cstheme="minorHAnsi"/>
                          </w:rPr>
                          <m:t>22</m:t>
                        </m:r>
                      </m:sub>
                    </m:sSub>
                  </m:e>
                </m:mr>
              </m:m>
            </m:e>
          </m:d>
          <m:r>
            <w:rPr>
              <w:rFonts w:ascii="Cambria Math" w:eastAsiaTheme="minorEastAsia" w:hAnsi="Cambria Math" w:cstheme="minorHAnsi"/>
            </w:rPr>
            <m:t>=</m:t>
          </m:r>
          <m:d>
            <m:dPr>
              <m:begChr m:val="["/>
              <m:endChr m:val="]"/>
              <m:ctrlPr>
                <w:rPr>
                  <w:rFonts w:ascii="Cambria Math" w:eastAsiaTheme="minorEastAsia" w:hAnsi="Cambria Math" w:cstheme="minorHAnsi"/>
                  <w:i/>
                  <w:iCs/>
                </w:rPr>
              </m:ctrlPr>
            </m:dPr>
            <m:e>
              <m:m>
                <m:mPr>
                  <m:mcs>
                    <m:mc>
                      <m:mcPr>
                        <m:count m:val="2"/>
                        <m:mcJc m:val="center"/>
                      </m:mcPr>
                    </m:mc>
                  </m:mcs>
                  <m:ctrlPr>
                    <w:rPr>
                      <w:rFonts w:ascii="Cambria Math" w:eastAsiaTheme="minorEastAsia" w:hAnsi="Cambria Math" w:cstheme="minorHAnsi"/>
                      <w:i/>
                      <w:iCs/>
                    </w:rPr>
                  </m:ctrlPr>
                </m:mPr>
                <m:mr>
                  <m:e>
                    <m:r>
                      <w:rPr>
                        <w:rFonts w:ascii="Cambria Math" w:eastAsiaTheme="minorEastAsia" w:hAnsi="Cambria Math" w:cstheme="minorHAnsi"/>
                      </w:rPr>
                      <m:t>1</m:t>
                    </m:r>
                  </m:e>
                  <m:e>
                    <m:f>
                      <m:fPr>
                        <m:ctrlPr>
                          <w:rPr>
                            <w:rFonts w:ascii="Cambria Math" w:eastAsiaTheme="minorEastAsia" w:hAnsi="Cambria Math" w:cstheme="minorHAnsi"/>
                            <w:i/>
                            <w:iCs/>
                          </w:rPr>
                        </m:ctrlPr>
                      </m:fPr>
                      <m:num>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12</m:t>
                            </m:r>
                          </m:sub>
                        </m:sSub>
                      </m:num>
                      <m:den>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22</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1</m:t>
                            </m:r>
                          </m:sub>
                        </m:sSub>
                      </m:den>
                    </m:f>
                  </m:e>
                </m:mr>
                <m:mr>
                  <m:e>
                    <m:f>
                      <m:fPr>
                        <m:ctrlPr>
                          <w:rPr>
                            <w:rFonts w:ascii="Cambria Math" w:eastAsiaTheme="minorEastAsia" w:hAnsi="Cambria Math" w:cstheme="minorHAnsi"/>
                            <w:i/>
                            <w:iCs/>
                          </w:rPr>
                        </m:ctrlPr>
                      </m:fPr>
                      <m:num>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22</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2</m:t>
                            </m:r>
                          </m:sub>
                        </m:sSub>
                      </m:num>
                      <m:den>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12</m:t>
                            </m:r>
                          </m:sub>
                        </m:sSub>
                      </m:den>
                    </m:f>
                  </m:e>
                  <m:e>
                    <m:r>
                      <w:rPr>
                        <w:rFonts w:ascii="Cambria Math" w:eastAsiaTheme="minorEastAsia" w:hAnsi="Cambria Math" w:cstheme="minorHAnsi"/>
                      </w:rPr>
                      <m:t>1</m:t>
                    </m:r>
                  </m:e>
                </m:mr>
              </m:m>
            </m:e>
          </m:d>
          <m:r>
            <w:rPr>
              <w:rFonts w:ascii="Cambria Math" w:eastAsiaTheme="minorEastAsia" w:hAnsi="Cambria Math" w:cstheme="minorHAnsi"/>
            </w:rPr>
            <m:t>=</m:t>
          </m:r>
          <m:d>
            <m:dPr>
              <m:begChr m:val="["/>
              <m:endChr m:val="]"/>
              <m:ctrlPr>
                <w:rPr>
                  <w:rFonts w:ascii="Cambria Math" w:eastAsiaTheme="minorEastAsia" w:hAnsi="Cambria Math" w:cstheme="minorHAnsi"/>
                  <w:i/>
                  <w:iCs/>
                </w:rPr>
              </m:ctrlPr>
            </m:dPr>
            <m:e>
              <m:m>
                <m:mPr>
                  <m:mcs>
                    <m:mc>
                      <m:mcPr>
                        <m:count m:val="2"/>
                        <m:mcJc m:val="center"/>
                      </m:mcPr>
                    </m:mc>
                  </m:mcs>
                  <m:ctrlPr>
                    <w:rPr>
                      <w:rFonts w:ascii="Cambria Math" w:eastAsiaTheme="minorEastAsia" w:hAnsi="Cambria Math" w:cstheme="minorHAnsi"/>
                      <w:i/>
                      <w:iCs/>
                    </w:rPr>
                  </m:ctrlPr>
                </m:mPr>
                <m:mr>
                  <m:e>
                    <m:r>
                      <w:rPr>
                        <w:rFonts w:ascii="Cambria Math" w:eastAsiaTheme="minorEastAsia" w:hAnsi="Cambria Math" w:cstheme="minorHAnsi"/>
                      </w:rPr>
                      <m:t>1</m:t>
                    </m:r>
                  </m:e>
                  <m:e>
                    <m:f>
                      <m:fPr>
                        <m:ctrlPr>
                          <w:rPr>
                            <w:rFonts w:ascii="Cambria Math" w:eastAsiaTheme="minorEastAsia" w:hAnsi="Cambria Math" w:cstheme="minorHAnsi"/>
                            <w:i/>
                            <w:iCs/>
                          </w:rPr>
                        </m:ctrlPr>
                      </m:fPr>
                      <m:num>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11</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1</m:t>
                            </m:r>
                          </m:sub>
                        </m:sSub>
                      </m:num>
                      <m:den>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21</m:t>
                            </m:r>
                          </m:sub>
                        </m:sSub>
                      </m:den>
                    </m:f>
                  </m:e>
                </m:mr>
                <m:mr>
                  <m:e>
                    <m:f>
                      <m:fPr>
                        <m:ctrlPr>
                          <w:rPr>
                            <w:rFonts w:ascii="Cambria Math" w:eastAsiaTheme="minorEastAsia" w:hAnsi="Cambria Math" w:cstheme="minorHAnsi"/>
                            <w:i/>
                            <w:iCs/>
                          </w:rPr>
                        </m:ctrlPr>
                      </m:fPr>
                      <m:num>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21</m:t>
                            </m:r>
                          </m:sub>
                        </m:sSub>
                      </m:num>
                      <m:den>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11</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2</m:t>
                            </m:r>
                          </m:sub>
                        </m:sSub>
                      </m:den>
                    </m:f>
                  </m:e>
                  <m:e>
                    <m:r>
                      <w:rPr>
                        <w:rFonts w:ascii="Cambria Math" w:eastAsiaTheme="minorEastAsia" w:hAnsi="Cambria Math" w:cstheme="minorHAnsi"/>
                      </w:rPr>
                      <m:t>1</m:t>
                    </m:r>
                  </m:e>
                </m:mr>
              </m:m>
            </m:e>
          </m:d>
        </m:oMath>
      </m:oMathPara>
    </w:p>
    <w:p w14:paraId="285EEACC" w14:textId="62935696" w:rsidR="004B6C72" w:rsidRPr="004B6C72" w:rsidRDefault="00000000" w:rsidP="00C033FB">
      <w:pPr>
        <w:rPr>
          <w:rFonts w:eastAsiaTheme="minorEastAsia" w:cstheme="minorHAnsi"/>
          <w:iCs/>
        </w:rPr>
      </w:pPr>
      <m:oMathPara>
        <m:oMath>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1</m:t>
              </m:r>
            </m:sub>
          </m:sSub>
          <m:r>
            <w:rPr>
              <w:rFonts w:ascii="Cambria Math" w:eastAsiaTheme="minorEastAsia" w:hAnsi="Cambria Math" w:cstheme="minorHAnsi"/>
            </w:rPr>
            <m:t>=</m:t>
          </m:r>
          <m:f>
            <m:fPr>
              <m:ctrlPr>
                <w:rPr>
                  <w:rFonts w:ascii="Cambria Math" w:eastAsiaTheme="minorEastAsia" w:hAnsi="Cambria Math" w:cstheme="minorHAnsi"/>
                  <w:i/>
                  <w:iCs/>
                </w:rPr>
              </m:ctrlPr>
            </m:fPr>
            <m:num>
              <m:r>
                <w:rPr>
                  <w:rFonts w:ascii="Cambria Math" w:eastAsiaTheme="minorEastAsia" w:hAnsi="Cambria Math" w:cstheme="minorHAnsi"/>
                </w:rPr>
                <m:t>1</m:t>
              </m:r>
            </m:num>
            <m:den>
              <m:r>
                <w:rPr>
                  <w:rFonts w:ascii="Cambria Math" w:eastAsiaTheme="minorEastAsia" w:hAnsi="Cambria Math" w:cstheme="minorHAnsi"/>
                </w:rPr>
                <m:t>2</m:t>
              </m:r>
            </m:den>
          </m:f>
          <m:d>
            <m:dPr>
              <m:ctrlPr>
                <w:rPr>
                  <w:rFonts w:ascii="Cambria Math" w:eastAsiaTheme="minorEastAsia" w:hAnsi="Cambria Math" w:cstheme="minorHAnsi"/>
                  <w:i/>
                  <w:iCs/>
                </w:rPr>
              </m:ctrlPr>
            </m:dPr>
            <m:e>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11</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22</m:t>
                  </m:r>
                </m:sub>
              </m:sSub>
              <m:r>
                <w:rPr>
                  <w:rFonts w:ascii="Cambria Math" w:eastAsiaTheme="minorEastAsia" w:hAnsi="Cambria Math" w:cstheme="minorHAnsi"/>
                </w:rPr>
                <m:t>+</m:t>
              </m:r>
              <m:rad>
                <m:radPr>
                  <m:degHide m:val="1"/>
                  <m:ctrlPr>
                    <w:rPr>
                      <w:rFonts w:ascii="Cambria Math" w:eastAsiaTheme="minorEastAsia" w:hAnsi="Cambria Math" w:cstheme="minorHAnsi"/>
                      <w:i/>
                      <w:iCs/>
                    </w:rPr>
                  </m:ctrlPr>
                </m:radPr>
                <m:deg/>
                <m:e>
                  <m:sSup>
                    <m:sSupPr>
                      <m:ctrlPr>
                        <w:rPr>
                          <w:rFonts w:ascii="Cambria Math" w:eastAsiaTheme="minorEastAsia" w:hAnsi="Cambria Math" w:cstheme="minorHAnsi"/>
                          <w:i/>
                          <w:iCs/>
                        </w:rPr>
                      </m:ctrlPr>
                    </m:sSupPr>
                    <m:e>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11</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22</m:t>
                          </m:r>
                        </m:sub>
                      </m:sSub>
                      <m:r>
                        <w:rPr>
                          <w:rFonts w:ascii="Cambria Math" w:eastAsiaTheme="minorEastAsia" w:hAnsi="Cambria Math" w:cstheme="minorHAnsi"/>
                        </w:rPr>
                        <m:t>)</m:t>
                      </m:r>
                    </m:e>
                    <m:sup>
                      <m:r>
                        <w:rPr>
                          <w:rFonts w:ascii="Cambria Math" w:eastAsiaTheme="minorEastAsia" w:hAnsi="Cambria Math" w:cstheme="minorHAnsi"/>
                        </w:rPr>
                        <m:t>2</m:t>
                      </m:r>
                    </m:sup>
                  </m:sSup>
                  <m:r>
                    <w:rPr>
                      <w:rFonts w:ascii="Cambria Math" w:eastAsiaTheme="minorEastAsia" w:hAnsi="Cambria Math" w:cstheme="minorHAnsi"/>
                    </w:rPr>
                    <m:t>+4</m:t>
                  </m:r>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12</m:t>
                      </m:r>
                    </m:sub>
                  </m:sSub>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21</m:t>
                      </m:r>
                    </m:sub>
                  </m:sSub>
                </m:e>
              </m:rad>
            </m:e>
          </m:d>
        </m:oMath>
      </m:oMathPara>
    </w:p>
    <w:p w14:paraId="6EEB4184" w14:textId="7D95E9DD" w:rsidR="004B6C72" w:rsidRPr="002859F2" w:rsidRDefault="00000000" w:rsidP="00C033FB">
      <w:pPr>
        <w:rPr>
          <w:rFonts w:eastAsiaTheme="minorEastAsia" w:cstheme="minorHAnsi"/>
          <w:iCs/>
        </w:rPr>
      </w:pPr>
      <m:oMathPara>
        <m:oMath>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2</m:t>
              </m:r>
            </m:sub>
          </m:sSub>
          <m:r>
            <w:rPr>
              <w:rFonts w:ascii="Cambria Math" w:eastAsiaTheme="minorEastAsia" w:hAnsi="Cambria Math" w:cstheme="minorHAnsi"/>
            </w:rPr>
            <m:t>=</m:t>
          </m:r>
          <m:f>
            <m:fPr>
              <m:ctrlPr>
                <w:rPr>
                  <w:rFonts w:ascii="Cambria Math" w:eastAsiaTheme="minorEastAsia" w:hAnsi="Cambria Math" w:cstheme="minorHAnsi"/>
                  <w:i/>
                  <w:iCs/>
                </w:rPr>
              </m:ctrlPr>
            </m:fPr>
            <m:num>
              <m:r>
                <w:rPr>
                  <w:rFonts w:ascii="Cambria Math" w:eastAsiaTheme="minorEastAsia" w:hAnsi="Cambria Math" w:cstheme="minorHAnsi"/>
                </w:rPr>
                <m:t>1</m:t>
              </m:r>
            </m:num>
            <m:den>
              <m:r>
                <w:rPr>
                  <w:rFonts w:ascii="Cambria Math" w:eastAsiaTheme="minorEastAsia" w:hAnsi="Cambria Math" w:cstheme="minorHAnsi"/>
                </w:rPr>
                <m:t>2</m:t>
              </m:r>
            </m:den>
          </m:f>
          <m:d>
            <m:dPr>
              <m:ctrlPr>
                <w:rPr>
                  <w:rFonts w:ascii="Cambria Math" w:eastAsiaTheme="minorEastAsia" w:hAnsi="Cambria Math" w:cstheme="minorHAnsi"/>
                  <w:i/>
                  <w:iCs/>
                </w:rPr>
              </m:ctrlPr>
            </m:dPr>
            <m:e>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11</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22</m:t>
                  </m:r>
                </m:sub>
              </m:sSub>
              <m:r>
                <w:rPr>
                  <w:rFonts w:ascii="Cambria Math" w:eastAsiaTheme="minorEastAsia" w:hAnsi="Cambria Math" w:cstheme="minorHAnsi"/>
                </w:rPr>
                <m:t>-</m:t>
              </m:r>
              <m:rad>
                <m:radPr>
                  <m:degHide m:val="1"/>
                  <m:ctrlPr>
                    <w:rPr>
                      <w:rFonts w:ascii="Cambria Math" w:eastAsiaTheme="minorEastAsia" w:hAnsi="Cambria Math" w:cstheme="minorHAnsi"/>
                      <w:i/>
                      <w:iCs/>
                    </w:rPr>
                  </m:ctrlPr>
                </m:radPr>
                <m:deg/>
                <m:e>
                  <m:sSup>
                    <m:sSupPr>
                      <m:ctrlPr>
                        <w:rPr>
                          <w:rFonts w:ascii="Cambria Math" w:eastAsiaTheme="minorEastAsia" w:hAnsi="Cambria Math" w:cstheme="minorHAnsi"/>
                          <w:i/>
                          <w:iCs/>
                        </w:rPr>
                      </m:ctrlPr>
                    </m:sSupPr>
                    <m:e>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11</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22</m:t>
                          </m:r>
                        </m:sub>
                      </m:sSub>
                      <m:r>
                        <w:rPr>
                          <w:rFonts w:ascii="Cambria Math" w:eastAsiaTheme="minorEastAsia" w:hAnsi="Cambria Math" w:cstheme="minorHAnsi"/>
                        </w:rPr>
                        <m:t>)</m:t>
                      </m:r>
                    </m:e>
                    <m:sup>
                      <m:r>
                        <w:rPr>
                          <w:rFonts w:ascii="Cambria Math" w:eastAsiaTheme="minorEastAsia" w:hAnsi="Cambria Math" w:cstheme="minorHAnsi"/>
                        </w:rPr>
                        <m:t>2</m:t>
                      </m:r>
                    </m:sup>
                  </m:sSup>
                  <m:r>
                    <w:rPr>
                      <w:rFonts w:ascii="Cambria Math" w:eastAsiaTheme="minorEastAsia" w:hAnsi="Cambria Math" w:cstheme="minorHAnsi"/>
                    </w:rPr>
                    <m:t>+4</m:t>
                  </m:r>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12</m:t>
                      </m:r>
                    </m:sub>
                  </m:sSub>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21</m:t>
                      </m:r>
                    </m:sub>
                  </m:sSub>
                </m:e>
              </m:rad>
            </m:e>
          </m:d>
        </m:oMath>
      </m:oMathPara>
    </w:p>
    <w:p w14:paraId="5F5B8D64" w14:textId="53D3A5CD" w:rsidR="002859F2" w:rsidRPr="002859F2" w:rsidRDefault="002859F2" w:rsidP="00C033FB">
      <w:pPr>
        <w:rPr>
          <w:rFonts w:eastAsiaTheme="minorEastAsia" w:cstheme="minorHAnsi"/>
          <w:iCs/>
        </w:rPr>
      </w:pPr>
      <w:r>
        <w:rPr>
          <w:rFonts w:eastAsiaTheme="minorEastAsia" w:cstheme="minorHAnsi"/>
          <w:iCs/>
        </w:rPr>
        <w:t>Multiplying the partial differential equation by the inverse of the modal matrix allows us to convert the transformed concentrations back into measured concentrations.</w:t>
      </w:r>
    </w:p>
    <w:p w14:paraId="6EB7AAA4" w14:textId="77777777" w:rsidR="002859F2" w:rsidRDefault="002859F2" w:rsidP="00C033FB">
      <w:pPr>
        <w:rPr>
          <w:rFonts w:eastAsiaTheme="minorEastAsia" w:cstheme="minorHAnsi"/>
          <w:iCs/>
        </w:rPr>
      </w:pPr>
    </w:p>
    <w:p w14:paraId="64155C8C" w14:textId="71303344" w:rsidR="002859F2" w:rsidRPr="002859F2" w:rsidRDefault="00000000" w:rsidP="00D6366C">
      <w:pPr>
        <w:rPr>
          <w:rFonts w:eastAsiaTheme="minorEastAsia" w:cstheme="minorHAnsi"/>
          <w:iCs/>
        </w:rPr>
      </w:pPr>
      <m:oMathPara>
        <m:oMath>
          <m:sSup>
            <m:sSupPr>
              <m:ctrlPr>
                <w:rPr>
                  <w:rFonts w:ascii="Cambria Math" w:eastAsiaTheme="minorEastAsia" w:hAnsi="Cambria Math" w:cstheme="minorHAnsi"/>
                  <w:b/>
                  <w:bCs/>
                  <w:i/>
                </w:rPr>
              </m:ctrlPr>
            </m:sSupPr>
            <m:e>
              <m:r>
                <m:rPr>
                  <m:sty m:val="bi"/>
                </m:rPr>
                <w:rPr>
                  <w:rFonts w:ascii="Cambria Math" w:eastAsiaTheme="minorEastAsia" w:hAnsi="Cambria Math" w:cstheme="minorHAnsi"/>
                </w:rPr>
                <m:t>t</m:t>
              </m:r>
            </m:e>
            <m:sup>
              <m:r>
                <m:rPr>
                  <m:sty m:val="bi"/>
                </m:rPr>
                <w:rPr>
                  <w:rFonts w:ascii="Cambria Math" w:eastAsiaTheme="minorEastAsia" w:hAnsi="Cambria Math" w:cstheme="minorHAnsi"/>
                </w:rPr>
                <m:t>-1</m:t>
              </m:r>
            </m:sup>
          </m:sSup>
          <m:r>
            <m:rPr>
              <m:sty m:val="b"/>
            </m:rPr>
            <w:rPr>
              <w:rFonts w:ascii="Cambria Math" w:eastAsiaTheme="minorEastAsia" w:hAnsi="Cambria Math" w:cstheme="minorHAnsi"/>
            </w:rPr>
            <m:t>t</m:t>
          </m:r>
          <m:f>
            <m:fPr>
              <m:ctrlPr>
                <w:rPr>
                  <w:rFonts w:ascii="Cambria Math" w:eastAsiaTheme="minorEastAsia" w:hAnsi="Cambria Math" w:cstheme="minorHAnsi"/>
                  <w:i/>
                  <w:iCs/>
                </w:rPr>
              </m:ctrlPr>
            </m:fPr>
            <m:num>
              <m:r>
                <w:rPr>
                  <w:rFonts w:ascii="Cambria Math" w:eastAsiaTheme="minorEastAsia" w:hAnsi="Cambria Math" w:cstheme="minorHAnsi"/>
                </w:rPr>
                <m:t>∂</m:t>
              </m:r>
              <m:r>
                <m:rPr>
                  <m:sty m:val="bi"/>
                </m:rPr>
                <w:rPr>
                  <w:rFonts w:ascii="Cambria Math" w:eastAsiaTheme="minorEastAsia" w:hAnsi="Cambria Math" w:cstheme="minorHAnsi"/>
                </w:rPr>
                <m:t>ψ</m:t>
              </m:r>
            </m:num>
            <m:den>
              <m:r>
                <w:rPr>
                  <w:rFonts w:ascii="Cambria Math" w:eastAsiaTheme="minorEastAsia" w:hAnsi="Cambria Math" w:cstheme="minorHAnsi"/>
                </w:rPr>
                <m:t>∂t</m:t>
              </m:r>
            </m:den>
          </m:f>
          <m:r>
            <w:rPr>
              <w:rFonts w:ascii="Cambria Math" w:eastAsiaTheme="minorEastAsia" w:hAnsi="Cambria Math" w:cstheme="minorHAnsi"/>
            </w:rPr>
            <m:t>=</m:t>
          </m:r>
          <m:sSub>
            <m:sSubPr>
              <m:ctrlPr>
                <w:rPr>
                  <w:rFonts w:ascii="Cambria Math" w:eastAsiaTheme="minorEastAsia" w:hAnsi="Cambria Math" w:cstheme="minorHAnsi"/>
                  <w:b/>
                  <w:bCs/>
                  <w:i/>
                  <w:iCs/>
                </w:rPr>
              </m:ctrlPr>
            </m:sSubPr>
            <m:e>
              <m:sSup>
                <m:sSupPr>
                  <m:ctrlPr>
                    <w:rPr>
                      <w:rFonts w:ascii="Cambria Math" w:eastAsiaTheme="minorEastAsia" w:hAnsi="Cambria Math" w:cstheme="minorHAnsi"/>
                      <w:b/>
                      <w:bCs/>
                      <w:i/>
                    </w:rPr>
                  </m:ctrlPr>
                </m:sSupPr>
                <m:e>
                  <m:r>
                    <m:rPr>
                      <m:sty m:val="bi"/>
                    </m:rPr>
                    <w:rPr>
                      <w:rFonts w:ascii="Cambria Math" w:eastAsiaTheme="minorEastAsia" w:hAnsi="Cambria Math" w:cstheme="minorHAnsi"/>
                    </w:rPr>
                    <m:t>t</m:t>
                  </m:r>
                </m:e>
                <m:sup>
                  <m:r>
                    <m:rPr>
                      <m:sty m:val="bi"/>
                    </m:rPr>
                    <w:rPr>
                      <w:rFonts w:ascii="Cambria Math" w:eastAsiaTheme="minorEastAsia" w:hAnsi="Cambria Math" w:cstheme="minorHAnsi"/>
                    </w:rPr>
                    <m:t>-1</m:t>
                  </m:r>
                </m:sup>
              </m:sSup>
              <m:r>
                <m:rPr>
                  <m:sty m:val="bi"/>
                </m:rPr>
                <w:rPr>
                  <w:rFonts w:ascii="Cambria Math" w:eastAsiaTheme="minorEastAsia" w:hAnsi="Cambria Math" w:cstheme="minorHAnsi"/>
                </w:rPr>
                <m:t>D</m:t>
              </m:r>
            </m:e>
            <m:sub>
              <m:r>
                <m:rPr>
                  <m:sty m:val="bi"/>
                </m:rPr>
                <w:rPr>
                  <w:rFonts w:ascii="Cambria Math" w:eastAsiaTheme="minorEastAsia" w:hAnsi="Cambria Math" w:cstheme="minorHAnsi"/>
                </w:rPr>
                <m:t>ij</m:t>
              </m:r>
            </m:sub>
          </m:sSub>
          <m:r>
            <m:rPr>
              <m:sty m:val="bi"/>
            </m:rPr>
            <w:rPr>
              <w:rFonts w:ascii="Cambria Math" w:eastAsiaTheme="minorEastAsia" w:hAnsi="Cambria Math" w:cstheme="minorHAnsi"/>
            </w:rPr>
            <m:t>t</m:t>
          </m:r>
          <m:f>
            <m:fPr>
              <m:ctrlPr>
                <w:rPr>
                  <w:rFonts w:ascii="Cambria Math" w:eastAsiaTheme="minorEastAsia" w:hAnsi="Cambria Math" w:cstheme="minorHAnsi"/>
                  <w:i/>
                  <w:iCs/>
                </w:rPr>
              </m:ctrlPr>
            </m:fPr>
            <m:num>
              <m:sSup>
                <m:sSupPr>
                  <m:ctrlPr>
                    <w:rPr>
                      <w:rFonts w:ascii="Cambria Math" w:eastAsiaTheme="minorEastAsia" w:hAnsi="Cambria Math" w:cstheme="minorHAnsi"/>
                      <w:i/>
                      <w:iCs/>
                    </w:rPr>
                  </m:ctrlPr>
                </m:sSupPr>
                <m:e>
                  <m:r>
                    <w:rPr>
                      <w:rFonts w:ascii="Cambria Math" w:eastAsiaTheme="minorEastAsia" w:hAnsi="Cambria Math" w:cstheme="minorHAnsi"/>
                    </w:rPr>
                    <m:t>∂</m:t>
                  </m:r>
                </m:e>
                <m:sup>
                  <m:r>
                    <w:rPr>
                      <w:rFonts w:ascii="Cambria Math" w:eastAsiaTheme="minorEastAsia" w:hAnsi="Cambria Math" w:cstheme="minorHAnsi"/>
                    </w:rPr>
                    <m:t>2</m:t>
                  </m:r>
                </m:sup>
              </m:sSup>
              <m:r>
                <m:rPr>
                  <m:sty m:val="bi"/>
                </m:rPr>
                <w:rPr>
                  <w:rFonts w:ascii="Cambria Math" w:eastAsiaTheme="minorEastAsia" w:hAnsi="Cambria Math" w:cstheme="minorHAnsi"/>
                </w:rPr>
                <m:t>ψ</m:t>
              </m:r>
            </m:num>
            <m:den>
              <m:sSup>
                <m:sSupPr>
                  <m:ctrlPr>
                    <w:rPr>
                      <w:rFonts w:ascii="Cambria Math" w:eastAsiaTheme="minorEastAsia" w:hAnsi="Cambria Math" w:cstheme="minorHAnsi"/>
                      <w:i/>
                      <w:iCs/>
                    </w:rPr>
                  </m:ctrlPr>
                </m:sSupPr>
                <m:e>
                  <m:r>
                    <w:rPr>
                      <w:rFonts w:ascii="Cambria Math" w:eastAsiaTheme="minorEastAsia" w:hAnsi="Cambria Math" w:cstheme="minorHAnsi"/>
                    </w:rPr>
                    <m:t>∂</m:t>
                  </m:r>
                  <m:r>
                    <m:rPr>
                      <m:sty m:val="bi"/>
                    </m:rPr>
                    <w:rPr>
                      <w:rFonts w:ascii="Cambria Math" w:eastAsiaTheme="minorEastAsia" w:hAnsi="Cambria Math" w:cstheme="minorHAnsi"/>
                    </w:rPr>
                    <m:t>z</m:t>
                  </m:r>
                </m:e>
                <m:sup>
                  <m:r>
                    <w:rPr>
                      <w:rFonts w:ascii="Cambria Math" w:eastAsiaTheme="minorEastAsia" w:hAnsi="Cambria Math" w:cstheme="minorHAnsi"/>
                    </w:rPr>
                    <m:t>2</m:t>
                  </m:r>
                </m:sup>
              </m:sSup>
            </m:den>
          </m:f>
        </m:oMath>
      </m:oMathPara>
    </w:p>
    <w:p w14:paraId="61E8374F" w14:textId="1DBAC21F" w:rsidR="002859F2" w:rsidRDefault="002859F2" w:rsidP="00D6366C">
      <w:pPr>
        <w:rPr>
          <w:rFonts w:eastAsiaTheme="minorEastAsia" w:cstheme="minorHAnsi"/>
          <w:iCs/>
        </w:rPr>
      </w:pPr>
      <w:r>
        <w:rPr>
          <w:rFonts w:eastAsiaTheme="minorEastAsia" w:cstheme="minorHAnsi"/>
          <w:iCs/>
        </w:rPr>
        <w:t>We can further simplify to</w:t>
      </w:r>
    </w:p>
    <w:p w14:paraId="79F5333E" w14:textId="5CC05526" w:rsidR="002859F2" w:rsidRPr="00F027FE" w:rsidRDefault="00000000" w:rsidP="00D6366C">
      <w:pPr>
        <w:rPr>
          <w:rFonts w:eastAsiaTheme="minorEastAsia" w:cstheme="minorHAnsi"/>
          <w:iCs/>
        </w:rPr>
      </w:pPr>
      <m:oMathPara>
        <m:oMath>
          <m:f>
            <m:fPr>
              <m:ctrlPr>
                <w:rPr>
                  <w:rFonts w:ascii="Cambria Math" w:eastAsiaTheme="minorEastAsia" w:hAnsi="Cambria Math" w:cstheme="minorHAnsi"/>
                  <w:i/>
                  <w:iCs/>
                </w:rPr>
              </m:ctrlPr>
            </m:fPr>
            <m:num>
              <m:r>
                <w:rPr>
                  <w:rFonts w:ascii="Cambria Math" w:eastAsiaTheme="minorEastAsia" w:hAnsi="Cambria Math" w:cstheme="minorHAnsi"/>
                </w:rPr>
                <m:t>∂</m:t>
              </m:r>
              <m:r>
                <m:rPr>
                  <m:sty m:val="bi"/>
                </m:rPr>
                <w:rPr>
                  <w:rFonts w:ascii="Cambria Math" w:eastAsiaTheme="minorEastAsia" w:hAnsi="Cambria Math" w:cstheme="minorHAnsi"/>
                </w:rPr>
                <m:t>ψ</m:t>
              </m:r>
            </m:num>
            <m:den>
              <m:r>
                <w:rPr>
                  <w:rFonts w:ascii="Cambria Math" w:eastAsiaTheme="minorEastAsia" w:hAnsi="Cambria Math" w:cstheme="minorHAnsi"/>
                </w:rPr>
                <m:t>∂t</m:t>
              </m:r>
            </m:den>
          </m:f>
          <m:r>
            <w:rPr>
              <w:rFonts w:ascii="Cambria Math" w:eastAsiaTheme="minorEastAsia" w:hAnsi="Cambria Math" w:cstheme="minorHAnsi"/>
            </w:rPr>
            <m:t>=</m:t>
          </m:r>
          <m:sSub>
            <m:sSubPr>
              <m:ctrlPr>
                <w:rPr>
                  <w:rFonts w:ascii="Cambria Math" w:eastAsiaTheme="minorEastAsia" w:hAnsi="Cambria Math" w:cstheme="minorHAnsi"/>
                  <w:b/>
                  <w:bCs/>
                  <w:i/>
                  <w:iCs/>
                </w:rPr>
              </m:ctrlPr>
            </m:sSubPr>
            <m:e>
              <m:r>
                <m:rPr>
                  <m:sty m:val="bi"/>
                </m:rPr>
                <w:rPr>
                  <w:rFonts w:ascii="Cambria Math" w:eastAsiaTheme="minorEastAsia" w:hAnsi="Cambria Math" w:cstheme="minorHAnsi"/>
                </w:rPr>
                <m:t>σ</m:t>
              </m:r>
            </m:e>
            <m:sub>
              <m:r>
                <m:rPr>
                  <m:sty m:val="bi"/>
                </m:rPr>
                <w:rPr>
                  <w:rFonts w:ascii="Cambria Math" w:eastAsiaTheme="minorEastAsia" w:hAnsi="Cambria Math" w:cstheme="minorHAnsi"/>
                </w:rPr>
                <m:t>ij</m:t>
              </m:r>
            </m:sub>
          </m:sSub>
          <m:f>
            <m:fPr>
              <m:ctrlPr>
                <w:rPr>
                  <w:rFonts w:ascii="Cambria Math" w:eastAsiaTheme="minorEastAsia" w:hAnsi="Cambria Math" w:cstheme="minorHAnsi"/>
                  <w:i/>
                  <w:iCs/>
                </w:rPr>
              </m:ctrlPr>
            </m:fPr>
            <m:num>
              <m:sSup>
                <m:sSupPr>
                  <m:ctrlPr>
                    <w:rPr>
                      <w:rFonts w:ascii="Cambria Math" w:eastAsiaTheme="minorEastAsia" w:hAnsi="Cambria Math" w:cstheme="minorHAnsi"/>
                      <w:i/>
                      <w:iCs/>
                    </w:rPr>
                  </m:ctrlPr>
                </m:sSupPr>
                <m:e>
                  <m:r>
                    <w:rPr>
                      <w:rFonts w:ascii="Cambria Math" w:eastAsiaTheme="minorEastAsia" w:hAnsi="Cambria Math" w:cstheme="minorHAnsi"/>
                    </w:rPr>
                    <m:t>∂</m:t>
                  </m:r>
                </m:e>
                <m:sup>
                  <m:r>
                    <w:rPr>
                      <w:rFonts w:ascii="Cambria Math" w:eastAsiaTheme="minorEastAsia" w:hAnsi="Cambria Math" w:cstheme="minorHAnsi"/>
                    </w:rPr>
                    <m:t>2</m:t>
                  </m:r>
                </m:sup>
              </m:sSup>
              <m:r>
                <m:rPr>
                  <m:sty m:val="bi"/>
                </m:rPr>
                <w:rPr>
                  <w:rFonts w:ascii="Cambria Math" w:eastAsiaTheme="minorEastAsia" w:hAnsi="Cambria Math" w:cstheme="minorHAnsi"/>
                </w:rPr>
                <m:t>ψ</m:t>
              </m:r>
            </m:num>
            <m:den>
              <m:sSup>
                <m:sSupPr>
                  <m:ctrlPr>
                    <w:rPr>
                      <w:rFonts w:ascii="Cambria Math" w:eastAsiaTheme="minorEastAsia" w:hAnsi="Cambria Math" w:cstheme="minorHAnsi"/>
                      <w:i/>
                      <w:iCs/>
                    </w:rPr>
                  </m:ctrlPr>
                </m:sSupPr>
                <m:e>
                  <m:r>
                    <w:rPr>
                      <w:rFonts w:ascii="Cambria Math" w:eastAsiaTheme="minorEastAsia" w:hAnsi="Cambria Math" w:cstheme="minorHAnsi"/>
                    </w:rPr>
                    <m:t>∂</m:t>
                  </m:r>
                  <m:r>
                    <m:rPr>
                      <m:sty m:val="bi"/>
                    </m:rPr>
                    <w:rPr>
                      <w:rFonts w:ascii="Cambria Math" w:eastAsiaTheme="minorEastAsia" w:hAnsi="Cambria Math" w:cstheme="minorHAnsi"/>
                    </w:rPr>
                    <m:t>z</m:t>
                  </m:r>
                </m:e>
                <m:sup>
                  <m:r>
                    <w:rPr>
                      <w:rFonts w:ascii="Cambria Math" w:eastAsiaTheme="minorEastAsia" w:hAnsi="Cambria Math" w:cstheme="minorHAnsi"/>
                    </w:rPr>
                    <m:t>2</m:t>
                  </m:r>
                </m:sup>
              </m:sSup>
            </m:den>
          </m:f>
        </m:oMath>
      </m:oMathPara>
    </w:p>
    <w:p w14:paraId="511E80EC" w14:textId="1A29E8FC" w:rsidR="00D6366C" w:rsidRDefault="00F027FE" w:rsidP="00D6366C">
      <w:pPr>
        <w:rPr>
          <w:rFonts w:eastAsiaTheme="minorEastAsia" w:cstheme="minorHAnsi"/>
          <w:iCs/>
        </w:rPr>
      </w:pPr>
      <w:r>
        <w:rPr>
          <w:rFonts w:eastAsiaTheme="minorEastAsia" w:cstheme="minorHAnsi"/>
          <w:iCs/>
        </w:rPr>
        <w:t xml:space="preserve">which is synonymous with the partial differential equation for concentration above. </w:t>
      </w:r>
      <w:r w:rsidR="00257BF1">
        <w:rPr>
          <w:rFonts w:eastAsiaTheme="minorEastAsia" w:cstheme="minorHAnsi"/>
          <w:iCs/>
        </w:rPr>
        <w:t>K</w:t>
      </w:r>
      <w:r w:rsidR="00D6366C">
        <w:rPr>
          <w:rFonts w:eastAsiaTheme="minorEastAsia" w:cstheme="minorHAnsi"/>
          <w:iCs/>
        </w:rPr>
        <w:t xml:space="preserve">ey differences to note here are that we are using a transformed concentration, </w:t>
      </w:r>
      <m:oMath>
        <m:sSub>
          <m:sSubPr>
            <m:ctrlPr>
              <w:rPr>
                <w:rFonts w:ascii="Cambria Math" w:eastAsiaTheme="minorEastAsia" w:hAnsi="Cambria Math" w:cstheme="minorHAnsi"/>
                <w:b/>
                <w:bCs/>
                <w:i/>
                <w:iCs/>
              </w:rPr>
            </m:ctrlPr>
          </m:sSubPr>
          <m:e>
            <m:r>
              <m:rPr>
                <m:sty m:val="bi"/>
              </m:rPr>
              <w:rPr>
                <w:rFonts w:ascii="Cambria Math" w:eastAsiaTheme="minorEastAsia" w:hAnsi="Cambria Math" w:cstheme="minorHAnsi"/>
              </w:rPr>
              <m:t>ψ</m:t>
            </m:r>
          </m:e>
          <m:sub>
            <m:r>
              <m:rPr>
                <m:sty m:val="bi"/>
              </m:rPr>
              <w:rPr>
                <w:rFonts w:ascii="Cambria Math" w:eastAsiaTheme="minorEastAsia" w:hAnsi="Cambria Math" w:cstheme="minorHAnsi"/>
              </w:rPr>
              <m:t>i</m:t>
            </m:r>
          </m:sub>
        </m:sSub>
      </m:oMath>
      <w:r w:rsidR="00D6366C">
        <w:rPr>
          <w:rFonts w:eastAsiaTheme="minorEastAsia" w:cstheme="minorHAnsi"/>
          <w:iCs/>
        </w:rPr>
        <w:t xml:space="preserve">, and rather than a binary diffusion coefficient we have the eigenvalue </w:t>
      </w:r>
      <m:oMath>
        <m:sSub>
          <m:sSubPr>
            <m:ctrlPr>
              <w:rPr>
                <w:rFonts w:ascii="Cambria Math" w:eastAsiaTheme="minorEastAsia" w:hAnsi="Cambria Math" w:cstheme="minorHAnsi"/>
                <w:b/>
                <w:bCs/>
                <w:i/>
                <w:iCs/>
              </w:rPr>
            </m:ctrlPr>
          </m:sSubPr>
          <m:e>
            <m:r>
              <m:rPr>
                <m:sty m:val="bi"/>
              </m:rPr>
              <w:rPr>
                <w:rFonts w:ascii="Cambria Math" w:eastAsiaTheme="minorEastAsia" w:hAnsi="Cambria Math" w:cstheme="minorHAnsi"/>
              </w:rPr>
              <m:t>σ</m:t>
            </m:r>
          </m:e>
          <m:sub>
            <m:r>
              <m:rPr>
                <m:sty m:val="bi"/>
              </m:rPr>
              <w:rPr>
                <w:rFonts w:ascii="Cambria Math" w:eastAsiaTheme="minorEastAsia" w:hAnsi="Cambria Math" w:cstheme="minorHAnsi"/>
              </w:rPr>
              <m:t>ij</m:t>
            </m:r>
          </m:sub>
        </m:sSub>
      </m:oMath>
      <w:r w:rsidR="00D6366C">
        <w:rPr>
          <w:rFonts w:eastAsiaTheme="minorEastAsia" w:cstheme="minorHAnsi"/>
          <w:iCs/>
        </w:rPr>
        <w:t>.</w:t>
      </w:r>
    </w:p>
    <w:p w14:paraId="5F0569DF" w14:textId="77777777" w:rsidR="001A12E2" w:rsidRDefault="001A12E2" w:rsidP="00D6366C">
      <w:pPr>
        <w:rPr>
          <w:rFonts w:eastAsiaTheme="minorEastAsia" w:cstheme="minorHAnsi"/>
          <w:iCs/>
        </w:rPr>
      </w:pPr>
    </w:p>
    <w:p w14:paraId="0407A069" w14:textId="2A3C1FE7" w:rsidR="001A12E2" w:rsidRDefault="001A12E2" w:rsidP="00D6366C">
      <w:pPr>
        <w:rPr>
          <w:rFonts w:eastAsiaTheme="minorEastAsia" w:cstheme="minorHAnsi"/>
          <w:iCs/>
        </w:rPr>
      </w:pPr>
      <w:r>
        <w:rPr>
          <w:rFonts w:eastAsiaTheme="minorEastAsia" w:cstheme="minorHAnsi"/>
          <w:iCs/>
        </w:rPr>
        <w:t>Since we know the solution for a binary solution concentration gradient is</w:t>
      </w:r>
    </w:p>
    <w:p w14:paraId="348851E2" w14:textId="1FBC7B5C" w:rsidR="001A12E2" w:rsidRPr="001A12E2" w:rsidRDefault="00000000" w:rsidP="00D6366C">
      <w:pPr>
        <w:rPr>
          <w:rFonts w:eastAsiaTheme="minorEastAsia" w:cstheme="minorHAnsi"/>
          <w:iCs/>
        </w:rPr>
      </w:pPr>
      <m:oMathPara>
        <m:oMath>
          <m:sSub>
            <m:sSubPr>
              <m:ctrlPr>
                <w:rPr>
                  <w:rFonts w:ascii="Cambria Math" w:eastAsiaTheme="minorEastAsia" w:hAnsi="Cambria Math" w:cstheme="minorHAnsi"/>
                  <w:i/>
                  <w:iCs/>
                </w:rPr>
              </m:ctrlPr>
            </m:sSubPr>
            <m:e>
              <m:r>
                <m:rPr>
                  <m:sty m:val="p"/>
                </m:rPr>
                <w:rPr>
                  <w:rFonts w:ascii="Cambria Math" w:eastAsiaTheme="minorEastAsia" w:hAnsi="Cambria Math" w:cstheme="minorHAnsi"/>
                </w:rPr>
                <m:t>Δ</m:t>
              </m:r>
              <m:r>
                <w:rPr>
                  <w:rFonts w:ascii="Cambria Math" w:eastAsiaTheme="minorEastAsia" w:hAnsi="Cambria Math" w:cstheme="minorHAnsi"/>
                </w:rPr>
                <m:t>c</m:t>
              </m:r>
            </m:e>
            <m:sub>
              <m:r>
                <w:rPr>
                  <w:rFonts w:ascii="Cambria Math" w:eastAsiaTheme="minorEastAsia" w:hAnsi="Cambria Math" w:cstheme="minorHAnsi"/>
                </w:rPr>
                <m:t>i</m:t>
              </m:r>
            </m:sub>
          </m:sSub>
          <m:r>
            <w:rPr>
              <w:rFonts w:ascii="Cambria Math" w:eastAsiaTheme="minorEastAsia" w:hAnsi="Cambria Math" w:cstheme="minorHAnsi"/>
            </w:rPr>
            <m:t>=F</m:t>
          </m:r>
          <m:d>
            <m:dPr>
              <m:ctrlPr>
                <w:rPr>
                  <w:rFonts w:ascii="Cambria Math" w:eastAsiaTheme="minorEastAsia" w:hAnsi="Cambria Math" w:cstheme="minorHAnsi"/>
                  <w:i/>
                  <w:iCs/>
                </w:rPr>
              </m:ctrlPr>
            </m:dPr>
            <m:e>
              <m:r>
                <w:rPr>
                  <w:rFonts w:ascii="Cambria Math" w:eastAsiaTheme="minorEastAsia" w:hAnsi="Cambria Math" w:cstheme="minorHAnsi"/>
                </w:rPr>
                <m:t>D,z,t</m:t>
              </m:r>
            </m:e>
          </m:d>
          <m:r>
            <m:rPr>
              <m:sty m:val="p"/>
            </m:rPr>
            <w:rPr>
              <w:rFonts w:ascii="Cambria Math" w:eastAsiaTheme="minorEastAsia" w:hAnsi="Cambria Math" w:cstheme="minorHAnsi"/>
            </w:rPr>
            <m:t>Δ</m:t>
          </m:r>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i</m:t>
              </m:r>
            </m:sub>
            <m:sup>
              <m:r>
                <w:rPr>
                  <w:rFonts w:ascii="Cambria Math" w:eastAsiaTheme="minorEastAsia" w:hAnsi="Cambria Math" w:cstheme="minorHAnsi"/>
                </w:rPr>
                <m:t>0</m:t>
              </m:r>
            </m:sup>
          </m:sSubSup>
        </m:oMath>
      </m:oMathPara>
    </w:p>
    <w:p w14:paraId="3DC4B165" w14:textId="63F80A5A" w:rsidR="001A12E2" w:rsidRDefault="001A12E2" w:rsidP="00D6366C">
      <w:pPr>
        <w:rPr>
          <w:rFonts w:eastAsiaTheme="minorEastAsia" w:cstheme="minorHAnsi"/>
          <w:iCs/>
        </w:rPr>
      </w:pPr>
      <w:r>
        <w:rPr>
          <w:rFonts w:eastAsiaTheme="minorEastAsia" w:cstheme="minorHAnsi"/>
          <w:iCs/>
        </w:rPr>
        <w:t>Then,</w:t>
      </w:r>
    </w:p>
    <w:p w14:paraId="705908C6" w14:textId="6F971FF7" w:rsidR="001A12E2" w:rsidRPr="001A12E2" w:rsidRDefault="001A12E2" w:rsidP="00D6366C">
      <w:pPr>
        <w:rPr>
          <w:rFonts w:eastAsiaTheme="minorEastAsia" w:cstheme="minorHAnsi"/>
          <w:iCs/>
        </w:rPr>
      </w:pPr>
      <m:oMathPara>
        <m:oMath>
          <m:r>
            <m:rPr>
              <m:sty m:val="p"/>
            </m:rPr>
            <w:rPr>
              <w:rFonts w:ascii="Cambria Math" w:eastAsiaTheme="minorEastAsia" w:hAnsi="Cambria Math" w:cstheme="minorHAnsi"/>
            </w:rPr>
            <m:t>Δ</m:t>
          </m:r>
          <m:r>
            <m:rPr>
              <m:sty m:val="bi"/>
            </m:rPr>
            <w:rPr>
              <w:rFonts w:ascii="Cambria Math" w:eastAsiaTheme="minorEastAsia" w:hAnsi="Cambria Math" w:cstheme="minorHAnsi"/>
            </w:rPr>
            <m:t>ψ</m:t>
          </m:r>
          <m:r>
            <w:rPr>
              <w:rFonts w:ascii="Cambria Math" w:eastAsiaTheme="minorEastAsia" w:hAnsi="Cambria Math" w:cstheme="minorHAnsi"/>
            </w:rPr>
            <m:t>=F</m:t>
          </m:r>
          <m:d>
            <m:dPr>
              <m:ctrlPr>
                <w:rPr>
                  <w:rFonts w:ascii="Cambria Math" w:eastAsiaTheme="minorEastAsia" w:hAnsi="Cambria Math" w:cstheme="minorHAnsi"/>
                  <w:i/>
                  <w:iCs/>
                </w:rPr>
              </m:ctrlPr>
            </m:dPr>
            <m:e>
              <m:r>
                <m:rPr>
                  <m:sty m:val="bi"/>
                </m:rPr>
                <w:rPr>
                  <w:rFonts w:ascii="Cambria Math" w:eastAsiaTheme="minorEastAsia" w:hAnsi="Cambria Math" w:cstheme="minorHAnsi"/>
                </w:rPr>
                <m:t>σ</m:t>
              </m:r>
              <m:r>
                <w:rPr>
                  <w:rFonts w:ascii="Cambria Math" w:eastAsiaTheme="minorEastAsia" w:hAnsi="Cambria Math" w:cstheme="minorHAnsi"/>
                </w:rPr>
                <m:t>,z,t</m:t>
              </m:r>
            </m:e>
          </m:d>
          <m:r>
            <m:rPr>
              <m:sty m:val="p"/>
            </m:rPr>
            <w:rPr>
              <w:rFonts w:ascii="Cambria Math" w:eastAsiaTheme="minorEastAsia" w:hAnsi="Cambria Math" w:cstheme="minorHAnsi"/>
            </w:rPr>
            <m:t>Δ</m:t>
          </m:r>
          <m:r>
            <m:rPr>
              <m:sty m:val="bi"/>
            </m:rPr>
            <w:rPr>
              <w:rFonts w:ascii="Cambria Math" w:eastAsiaTheme="minorEastAsia" w:hAnsi="Cambria Math" w:cstheme="minorHAnsi"/>
            </w:rPr>
            <m:t>ψ</m:t>
          </m:r>
        </m:oMath>
      </m:oMathPara>
    </w:p>
    <w:p w14:paraId="7A381F1F" w14:textId="60FA2849" w:rsidR="001A12E2" w:rsidRDefault="001A12E2" w:rsidP="00D6366C">
      <w:pPr>
        <w:rPr>
          <w:rFonts w:eastAsiaTheme="minorEastAsia" w:cstheme="minorHAnsi"/>
          <w:iCs/>
        </w:rPr>
      </w:pPr>
      <w:r>
        <w:rPr>
          <w:rFonts w:eastAsiaTheme="minorEastAsia" w:cstheme="minorHAnsi"/>
          <w:iCs/>
        </w:rPr>
        <w:t>And</w:t>
      </w:r>
    </w:p>
    <w:p w14:paraId="4150F38E" w14:textId="5890DADA" w:rsidR="001A12E2" w:rsidRDefault="001A12E2" w:rsidP="00D6366C">
      <w:pPr>
        <w:rPr>
          <w:rFonts w:eastAsiaTheme="minorEastAsia" w:cstheme="minorHAnsi"/>
          <w:iCs/>
        </w:rPr>
      </w:pPr>
      <m:oMathPara>
        <m:oMath>
          <m:r>
            <m:rPr>
              <m:sty m:val="p"/>
            </m:rPr>
            <w:rPr>
              <w:rFonts w:ascii="Cambria Math" w:eastAsiaTheme="minorEastAsia" w:hAnsi="Cambria Math" w:cstheme="minorHAnsi"/>
            </w:rPr>
            <m:t>Δ</m:t>
          </m:r>
          <m:r>
            <m:rPr>
              <m:sty m:val="bi"/>
            </m:rPr>
            <w:rPr>
              <w:rFonts w:ascii="Cambria Math" w:eastAsiaTheme="minorEastAsia" w:hAnsi="Cambria Math" w:cstheme="minorHAnsi"/>
            </w:rPr>
            <m:t>c</m:t>
          </m:r>
          <m:r>
            <w:rPr>
              <w:rFonts w:ascii="Cambria Math" w:eastAsiaTheme="minorEastAsia" w:hAnsi="Cambria Math" w:cstheme="minorHAnsi"/>
            </w:rPr>
            <m:t>=</m:t>
          </m:r>
          <m:r>
            <m:rPr>
              <m:sty m:val="bi"/>
            </m:rPr>
            <w:rPr>
              <w:rFonts w:ascii="Cambria Math" w:eastAsiaTheme="minorEastAsia" w:hAnsi="Cambria Math" w:cstheme="minorHAnsi"/>
            </w:rPr>
            <m:t>t</m:t>
          </m:r>
          <m:r>
            <w:rPr>
              <w:rFonts w:ascii="Cambria Math" w:eastAsiaTheme="minorEastAsia" w:hAnsi="Cambria Math" w:cstheme="minorHAnsi"/>
            </w:rPr>
            <m:t>F</m:t>
          </m:r>
          <m:d>
            <m:dPr>
              <m:ctrlPr>
                <w:rPr>
                  <w:rFonts w:ascii="Cambria Math" w:eastAsiaTheme="minorEastAsia" w:hAnsi="Cambria Math" w:cstheme="minorHAnsi"/>
                  <w:i/>
                  <w:iCs/>
                </w:rPr>
              </m:ctrlPr>
            </m:dPr>
            <m:e>
              <m:r>
                <m:rPr>
                  <m:sty m:val="bi"/>
                </m:rPr>
                <w:rPr>
                  <w:rFonts w:ascii="Cambria Math" w:eastAsiaTheme="minorEastAsia" w:hAnsi="Cambria Math" w:cstheme="minorHAnsi"/>
                </w:rPr>
                <m:t>σ</m:t>
              </m:r>
              <m:r>
                <w:rPr>
                  <w:rFonts w:ascii="Cambria Math" w:eastAsiaTheme="minorEastAsia" w:hAnsi="Cambria Math" w:cstheme="minorHAnsi"/>
                </w:rPr>
                <m:t>,z,t</m:t>
              </m:r>
            </m:e>
          </m:d>
          <m:sSup>
            <m:sSupPr>
              <m:ctrlPr>
                <w:rPr>
                  <w:rFonts w:ascii="Cambria Math" w:eastAsiaTheme="minorEastAsia" w:hAnsi="Cambria Math" w:cstheme="minorHAnsi"/>
                  <w:iCs/>
                </w:rPr>
              </m:ctrlPr>
            </m:sSupPr>
            <m:e>
              <m:r>
                <m:rPr>
                  <m:sty m:val="bi"/>
                </m:rPr>
                <w:rPr>
                  <w:rFonts w:ascii="Cambria Math" w:eastAsiaTheme="minorEastAsia" w:hAnsi="Cambria Math" w:cstheme="minorHAnsi"/>
                </w:rPr>
                <m:t>t</m:t>
              </m:r>
            </m:e>
            <m:sup>
              <m:r>
                <m:rPr>
                  <m:sty m:val="bi"/>
                </m:rPr>
                <w:rPr>
                  <w:rFonts w:ascii="Cambria Math" w:eastAsiaTheme="minorEastAsia" w:hAnsi="Cambria Math" w:cstheme="minorHAnsi"/>
                </w:rPr>
                <m:t>-1</m:t>
              </m:r>
            </m:sup>
          </m:sSup>
          <m:r>
            <m:rPr>
              <m:sty m:val="p"/>
            </m:rPr>
            <w:rPr>
              <w:rFonts w:ascii="Cambria Math" w:eastAsiaTheme="minorEastAsia" w:hAnsi="Cambria Math" w:cstheme="minorHAnsi"/>
            </w:rPr>
            <m:t>Δ</m:t>
          </m:r>
          <m:sSup>
            <m:sSupPr>
              <m:ctrlPr>
                <w:rPr>
                  <w:rFonts w:ascii="Cambria Math" w:eastAsiaTheme="minorEastAsia" w:hAnsi="Cambria Math" w:cstheme="minorHAnsi"/>
                  <w:b/>
                  <w:bCs/>
                  <w:i/>
                  <w:iCs/>
                </w:rPr>
              </m:ctrlPr>
            </m:sSupPr>
            <m:e>
              <m:r>
                <m:rPr>
                  <m:sty m:val="bi"/>
                </m:rPr>
                <w:rPr>
                  <w:rFonts w:ascii="Cambria Math" w:eastAsiaTheme="minorEastAsia" w:hAnsi="Cambria Math" w:cstheme="minorHAnsi"/>
                </w:rPr>
                <m:t>c</m:t>
              </m:r>
            </m:e>
            <m:sup>
              <m:r>
                <m:rPr>
                  <m:sty m:val="bi"/>
                </m:rPr>
                <w:rPr>
                  <w:rFonts w:ascii="Cambria Math" w:eastAsiaTheme="minorEastAsia" w:hAnsi="Cambria Math" w:cstheme="minorHAnsi"/>
                </w:rPr>
                <m:t>0</m:t>
              </m:r>
            </m:sup>
          </m:sSup>
        </m:oMath>
      </m:oMathPara>
    </w:p>
    <w:p w14:paraId="683C2138" w14:textId="77777777" w:rsidR="00D6366C" w:rsidRDefault="00D6366C" w:rsidP="00C033FB">
      <w:pPr>
        <w:rPr>
          <w:rFonts w:eastAsiaTheme="minorEastAsia" w:cstheme="minorHAnsi"/>
          <w:iCs/>
        </w:rPr>
      </w:pPr>
    </w:p>
    <w:p w14:paraId="32431C2F" w14:textId="7F20AED3" w:rsidR="0081735A" w:rsidRDefault="001A12E2" w:rsidP="00C033FB">
      <w:pPr>
        <w:rPr>
          <w:rFonts w:eastAsiaTheme="minorEastAsia" w:cstheme="minorHAnsi"/>
          <w:iCs/>
        </w:rPr>
      </w:pPr>
      <w:r>
        <w:rPr>
          <w:rFonts w:eastAsiaTheme="minorEastAsia" w:cstheme="minorHAnsi"/>
          <w:iCs/>
        </w:rPr>
        <w:t>Since we are interested in calculating the interfacial concentrations of each ion in a multicomponent system, we can take the binary solution and apply it to our ternary system. For a binary system,</w:t>
      </w:r>
    </w:p>
    <w:p w14:paraId="59AE4D11" w14:textId="0F819495" w:rsidR="001A12E2" w:rsidRPr="001A12E2" w:rsidRDefault="00000000" w:rsidP="00C033FB">
      <w:pPr>
        <w:rPr>
          <w:rFonts w:eastAsiaTheme="minorEastAsia" w:cstheme="minorHAnsi"/>
          <w:iCs/>
        </w:rPr>
      </w:pPr>
      <m:oMathPara>
        <m:oMath>
          <m:f>
            <m:fPr>
              <m:ctrlPr>
                <w:rPr>
                  <w:rFonts w:ascii="Cambria Math" w:eastAsiaTheme="minorEastAsia" w:hAnsi="Cambria Math" w:cstheme="minorHAnsi"/>
                  <w:i/>
                  <w:iCs/>
                </w:rPr>
              </m:ctrlPr>
            </m:fPr>
            <m:num>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i</m:t>
                  </m:r>
                </m:sub>
                <m:sup>
                  <m:r>
                    <w:rPr>
                      <w:rFonts w:ascii="Cambria Math" w:eastAsiaTheme="minorEastAsia" w:hAnsi="Cambria Math" w:cstheme="minorHAnsi"/>
                    </w:rPr>
                    <m:t>s,int</m:t>
                  </m:r>
                </m:sup>
              </m:sSubSup>
              <m:r>
                <w:rPr>
                  <w:rFonts w:ascii="Cambria Math" w:eastAsiaTheme="minorEastAsia" w:hAnsi="Cambria Math" w:cstheme="minorHAnsi"/>
                </w:rPr>
                <m:t>-</m:t>
              </m:r>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i</m:t>
                  </m:r>
                </m:sub>
                <m:sup>
                  <m:r>
                    <w:rPr>
                      <w:rFonts w:ascii="Cambria Math" w:eastAsiaTheme="minorEastAsia" w:hAnsi="Cambria Math" w:cstheme="minorHAnsi"/>
                    </w:rPr>
                    <m:t>s,p</m:t>
                  </m:r>
                </m:sup>
              </m:sSubSup>
            </m:num>
            <m:den>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i</m:t>
                  </m:r>
                </m:sub>
                <m:sup>
                  <m:r>
                    <w:rPr>
                      <w:rFonts w:ascii="Cambria Math" w:eastAsiaTheme="minorEastAsia" w:hAnsi="Cambria Math" w:cstheme="minorHAnsi"/>
                    </w:rPr>
                    <m:t>s,r</m:t>
                  </m:r>
                </m:sup>
              </m:sSubSup>
              <m:r>
                <w:rPr>
                  <w:rFonts w:ascii="Cambria Math" w:eastAsiaTheme="minorEastAsia" w:hAnsi="Cambria Math" w:cstheme="minorHAnsi"/>
                </w:rPr>
                <m:t>-</m:t>
              </m:r>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i</m:t>
                  </m:r>
                </m:sub>
                <m:sup>
                  <m:r>
                    <w:rPr>
                      <w:rFonts w:ascii="Cambria Math" w:eastAsiaTheme="minorEastAsia" w:hAnsi="Cambria Math" w:cstheme="minorHAnsi"/>
                    </w:rPr>
                    <m:t>s,p</m:t>
                  </m:r>
                </m:sup>
              </m:sSubSup>
            </m:den>
          </m:f>
          <m:r>
            <w:rPr>
              <w:rFonts w:ascii="Cambria Math" w:eastAsiaTheme="minorEastAsia" w:hAnsi="Cambria Math" w:cstheme="minorHAnsi"/>
            </w:rPr>
            <m:t>=</m:t>
          </m:r>
          <m:r>
            <m:rPr>
              <m:sty m:val="p"/>
            </m:rPr>
            <w:rPr>
              <w:rFonts w:ascii="Cambria Math" w:eastAsiaTheme="minorEastAsia" w:hAnsi="Cambria Math" w:cstheme="minorHAnsi"/>
            </w:rPr>
            <m:t>exp⁡</m:t>
          </m:r>
          <m:r>
            <w:rPr>
              <w:rFonts w:ascii="Cambria Math" w:eastAsiaTheme="minorEastAsia" w:hAnsi="Cambria Math" w:cstheme="minorHAnsi"/>
            </w:rPr>
            <m:t>(</m:t>
          </m:r>
          <m:f>
            <m:fPr>
              <m:ctrlPr>
                <w:rPr>
                  <w:rFonts w:ascii="Cambria Math" w:eastAsiaTheme="minorEastAsia" w:hAnsi="Cambria Math" w:cstheme="minorHAnsi"/>
                  <w:i/>
                  <w:iCs/>
                </w:rPr>
              </m:ctrlPr>
            </m:fPr>
            <m:num>
              <m:sSub>
                <m:sSubPr>
                  <m:ctrlPr>
                    <w:rPr>
                      <w:rFonts w:ascii="Cambria Math" w:eastAsiaTheme="minorEastAsia" w:hAnsi="Cambria Math" w:cstheme="minorHAnsi"/>
                      <w:i/>
                      <w:iCs/>
                    </w:rPr>
                  </m:ctrlPr>
                </m:sSubPr>
                <m:e>
                  <m:r>
                    <w:rPr>
                      <w:rFonts w:ascii="Cambria Math" w:eastAsiaTheme="minorEastAsia" w:hAnsi="Cambria Math" w:cstheme="minorHAnsi"/>
                    </w:rPr>
                    <m:t>J</m:t>
                  </m:r>
                </m:e>
                <m:sub>
                  <m:r>
                    <w:rPr>
                      <w:rFonts w:ascii="Cambria Math" w:eastAsiaTheme="minorEastAsia" w:hAnsi="Cambria Math" w:cstheme="minorHAnsi"/>
                    </w:rPr>
                    <m:t>w</m:t>
                  </m:r>
                </m:sub>
              </m:sSub>
              <m:r>
                <w:rPr>
                  <w:rFonts w:ascii="Cambria Math" w:eastAsiaTheme="minorEastAsia" w:hAnsi="Cambria Math" w:cstheme="minorHAnsi"/>
                </w:rPr>
                <m:t>δ</m:t>
              </m:r>
            </m:num>
            <m:den>
              <m:r>
                <w:rPr>
                  <w:rFonts w:ascii="Cambria Math" w:eastAsiaTheme="minorEastAsia" w:hAnsi="Cambria Math" w:cstheme="minorHAnsi"/>
                </w:rPr>
                <m:t>D</m:t>
              </m:r>
            </m:den>
          </m:f>
          <m:r>
            <w:rPr>
              <w:rFonts w:ascii="Cambria Math" w:eastAsiaTheme="minorEastAsia" w:hAnsi="Cambria Math" w:cstheme="minorHAnsi"/>
            </w:rPr>
            <m:t>)</m:t>
          </m:r>
        </m:oMath>
      </m:oMathPara>
    </w:p>
    <w:p w14:paraId="6DCEC0A2" w14:textId="1DDED6D9" w:rsidR="001A12E2" w:rsidRDefault="001A12E2" w:rsidP="00C033FB">
      <w:pPr>
        <w:rPr>
          <w:rFonts w:eastAsiaTheme="minorEastAsia" w:cstheme="minorHAnsi"/>
          <w:iCs/>
        </w:rPr>
      </w:pPr>
      <w:r>
        <w:rPr>
          <w:rFonts w:eastAsiaTheme="minorEastAsia" w:cstheme="minorHAnsi"/>
          <w:iCs/>
        </w:rPr>
        <w:t>Therefore,</w:t>
      </w:r>
    </w:p>
    <w:p w14:paraId="55340A91" w14:textId="0672C851" w:rsidR="001A12E2" w:rsidRPr="00F63A4E" w:rsidRDefault="00000000" w:rsidP="00C033FB">
      <w:pPr>
        <w:rPr>
          <w:rFonts w:eastAsiaTheme="minorEastAsia" w:cstheme="minorHAnsi"/>
          <w:iCs/>
        </w:rPr>
      </w:pPr>
      <m:oMathPara>
        <m:oMath>
          <m:f>
            <m:fPr>
              <m:ctrlPr>
                <w:rPr>
                  <w:rFonts w:ascii="Cambria Math" w:eastAsiaTheme="minorEastAsia" w:hAnsi="Cambria Math" w:cstheme="minorHAnsi"/>
                  <w:i/>
                  <w:iCs/>
                </w:rPr>
              </m:ctrlPr>
            </m:fPr>
            <m:num>
              <m:sSubSup>
                <m:sSubSupPr>
                  <m:ctrlPr>
                    <w:rPr>
                      <w:rFonts w:ascii="Cambria Math" w:eastAsiaTheme="minorEastAsia" w:hAnsi="Cambria Math" w:cstheme="minorHAnsi"/>
                      <w:i/>
                      <w:iCs/>
                    </w:rPr>
                  </m:ctrlPr>
                </m:sSubSupPr>
                <m:e>
                  <m:r>
                    <m:rPr>
                      <m:sty m:val="bi"/>
                    </m:rPr>
                    <w:rPr>
                      <w:rFonts w:ascii="Cambria Math" w:eastAsiaTheme="minorEastAsia" w:hAnsi="Cambria Math" w:cstheme="minorHAnsi"/>
                    </w:rPr>
                    <m:t>ψ</m:t>
                  </m:r>
                </m:e>
                <m:sub>
                  <m:r>
                    <w:rPr>
                      <w:rFonts w:ascii="Cambria Math" w:eastAsiaTheme="minorEastAsia" w:hAnsi="Cambria Math" w:cstheme="minorHAnsi"/>
                    </w:rPr>
                    <m:t>i</m:t>
                  </m:r>
                </m:sub>
                <m:sup>
                  <m:r>
                    <w:rPr>
                      <w:rFonts w:ascii="Cambria Math" w:eastAsiaTheme="minorEastAsia" w:hAnsi="Cambria Math" w:cstheme="minorHAnsi"/>
                    </w:rPr>
                    <m:t>s,int</m:t>
                  </m:r>
                </m:sup>
              </m:sSubSup>
              <m:r>
                <w:rPr>
                  <w:rFonts w:ascii="Cambria Math" w:eastAsiaTheme="minorEastAsia" w:hAnsi="Cambria Math" w:cstheme="minorHAnsi"/>
                </w:rPr>
                <m:t>-</m:t>
              </m:r>
              <m:sSubSup>
                <m:sSubSupPr>
                  <m:ctrlPr>
                    <w:rPr>
                      <w:rFonts w:ascii="Cambria Math" w:eastAsiaTheme="minorEastAsia" w:hAnsi="Cambria Math" w:cstheme="minorHAnsi"/>
                      <w:i/>
                      <w:iCs/>
                    </w:rPr>
                  </m:ctrlPr>
                </m:sSubSupPr>
                <m:e>
                  <m:r>
                    <m:rPr>
                      <m:sty m:val="bi"/>
                    </m:rPr>
                    <w:rPr>
                      <w:rFonts w:ascii="Cambria Math" w:eastAsiaTheme="minorEastAsia" w:hAnsi="Cambria Math" w:cstheme="minorHAnsi"/>
                    </w:rPr>
                    <m:t>ψ</m:t>
                  </m:r>
                </m:e>
                <m:sub>
                  <m:r>
                    <w:rPr>
                      <w:rFonts w:ascii="Cambria Math" w:eastAsiaTheme="minorEastAsia" w:hAnsi="Cambria Math" w:cstheme="minorHAnsi"/>
                    </w:rPr>
                    <m:t>i</m:t>
                  </m:r>
                </m:sub>
                <m:sup>
                  <m:r>
                    <w:rPr>
                      <w:rFonts w:ascii="Cambria Math" w:eastAsiaTheme="minorEastAsia" w:hAnsi="Cambria Math" w:cstheme="minorHAnsi"/>
                    </w:rPr>
                    <m:t>s,p</m:t>
                  </m:r>
                </m:sup>
              </m:sSubSup>
            </m:num>
            <m:den>
              <m:sSubSup>
                <m:sSubSupPr>
                  <m:ctrlPr>
                    <w:rPr>
                      <w:rFonts w:ascii="Cambria Math" w:eastAsiaTheme="minorEastAsia" w:hAnsi="Cambria Math" w:cstheme="minorHAnsi"/>
                      <w:i/>
                      <w:iCs/>
                    </w:rPr>
                  </m:ctrlPr>
                </m:sSubSupPr>
                <m:e>
                  <m:r>
                    <m:rPr>
                      <m:sty m:val="bi"/>
                    </m:rPr>
                    <w:rPr>
                      <w:rFonts w:ascii="Cambria Math" w:eastAsiaTheme="minorEastAsia" w:hAnsi="Cambria Math" w:cstheme="minorHAnsi"/>
                    </w:rPr>
                    <m:t>ψ</m:t>
                  </m:r>
                </m:e>
                <m:sub>
                  <m:r>
                    <w:rPr>
                      <w:rFonts w:ascii="Cambria Math" w:eastAsiaTheme="minorEastAsia" w:hAnsi="Cambria Math" w:cstheme="minorHAnsi"/>
                    </w:rPr>
                    <m:t>i</m:t>
                  </m:r>
                </m:sub>
                <m:sup>
                  <m:r>
                    <w:rPr>
                      <w:rFonts w:ascii="Cambria Math" w:eastAsiaTheme="minorEastAsia" w:hAnsi="Cambria Math" w:cstheme="minorHAnsi"/>
                    </w:rPr>
                    <m:t>s,r</m:t>
                  </m:r>
                </m:sup>
              </m:sSubSup>
              <m:r>
                <w:rPr>
                  <w:rFonts w:ascii="Cambria Math" w:eastAsiaTheme="minorEastAsia" w:hAnsi="Cambria Math" w:cstheme="minorHAnsi"/>
                </w:rPr>
                <m:t>-</m:t>
              </m:r>
              <m:sSubSup>
                <m:sSubSupPr>
                  <m:ctrlPr>
                    <w:rPr>
                      <w:rFonts w:ascii="Cambria Math" w:eastAsiaTheme="minorEastAsia" w:hAnsi="Cambria Math" w:cstheme="minorHAnsi"/>
                      <w:i/>
                      <w:iCs/>
                    </w:rPr>
                  </m:ctrlPr>
                </m:sSubSupPr>
                <m:e>
                  <m:r>
                    <m:rPr>
                      <m:sty m:val="bi"/>
                    </m:rPr>
                    <w:rPr>
                      <w:rFonts w:ascii="Cambria Math" w:eastAsiaTheme="minorEastAsia" w:hAnsi="Cambria Math" w:cstheme="minorHAnsi"/>
                    </w:rPr>
                    <m:t>ψ</m:t>
                  </m:r>
                </m:e>
                <m:sub>
                  <m:r>
                    <w:rPr>
                      <w:rFonts w:ascii="Cambria Math" w:eastAsiaTheme="minorEastAsia" w:hAnsi="Cambria Math" w:cstheme="minorHAnsi"/>
                    </w:rPr>
                    <m:t>i</m:t>
                  </m:r>
                </m:sub>
                <m:sup>
                  <m:r>
                    <w:rPr>
                      <w:rFonts w:ascii="Cambria Math" w:eastAsiaTheme="minorEastAsia" w:hAnsi="Cambria Math" w:cstheme="minorHAnsi"/>
                    </w:rPr>
                    <m:t>s,p</m:t>
                  </m:r>
                </m:sup>
              </m:sSubSup>
            </m:den>
          </m:f>
          <m:r>
            <w:rPr>
              <w:rFonts w:ascii="Cambria Math" w:eastAsiaTheme="minorEastAsia" w:hAnsi="Cambria Math" w:cstheme="minorHAnsi"/>
            </w:rPr>
            <m:t>=</m:t>
          </m:r>
          <m:r>
            <m:rPr>
              <m:sty m:val="p"/>
            </m:rPr>
            <w:rPr>
              <w:rFonts w:ascii="Cambria Math" w:eastAsiaTheme="minorEastAsia" w:hAnsi="Cambria Math" w:cstheme="minorHAnsi"/>
            </w:rPr>
            <m:t>exp⁡</m:t>
          </m:r>
          <m:r>
            <w:rPr>
              <w:rFonts w:ascii="Cambria Math" w:eastAsiaTheme="minorEastAsia" w:hAnsi="Cambria Math" w:cstheme="minorHAnsi"/>
            </w:rPr>
            <m:t>(</m:t>
          </m:r>
          <m:f>
            <m:fPr>
              <m:ctrlPr>
                <w:rPr>
                  <w:rFonts w:ascii="Cambria Math" w:eastAsiaTheme="minorEastAsia" w:hAnsi="Cambria Math" w:cstheme="minorHAnsi"/>
                  <w:i/>
                  <w:iCs/>
                </w:rPr>
              </m:ctrlPr>
            </m:fPr>
            <m:num>
              <m:sSub>
                <m:sSubPr>
                  <m:ctrlPr>
                    <w:rPr>
                      <w:rFonts w:ascii="Cambria Math" w:eastAsiaTheme="minorEastAsia" w:hAnsi="Cambria Math" w:cstheme="minorHAnsi"/>
                      <w:i/>
                      <w:iCs/>
                    </w:rPr>
                  </m:ctrlPr>
                </m:sSubPr>
                <m:e>
                  <m:r>
                    <w:rPr>
                      <w:rFonts w:ascii="Cambria Math" w:eastAsiaTheme="minorEastAsia" w:hAnsi="Cambria Math" w:cstheme="minorHAnsi"/>
                    </w:rPr>
                    <m:t>J</m:t>
                  </m:r>
                </m:e>
                <m:sub>
                  <m:r>
                    <w:rPr>
                      <w:rFonts w:ascii="Cambria Math" w:eastAsiaTheme="minorEastAsia" w:hAnsi="Cambria Math" w:cstheme="minorHAnsi"/>
                    </w:rPr>
                    <m:t>w</m:t>
                  </m:r>
                </m:sub>
              </m:sSub>
              <m:r>
                <w:rPr>
                  <w:rFonts w:ascii="Cambria Math" w:eastAsiaTheme="minorEastAsia" w:hAnsi="Cambria Math" w:cstheme="minorHAnsi"/>
                </w:rPr>
                <m:t>δ</m:t>
              </m:r>
            </m:num>
            <m:den>
              <m:r>
                <m:rPr>
                  <m:sty m:val="bi"/>
                </m:rPr>
                <w:rPr>
                  <w:rFonts w:ascii="Cambria Math" w:eastAsiaTheme="minorEastAsia" w:hAnsi="Cambria Math" w:cstheme="minorHAnsi"/>
                </w:rPr>
                <m:t>σ</m:t>
              </m:r>
            </m:den>
          </m:f>
          <m:r>
            <w:rPr>
              <w:rFonts w:ascii="Cambria Math" w:eastAsiaTheme="minorEastAsia" w:hAnsi="Cambria Math" w:cstheme="minorHAnsi"/>
            </w:rPr>
            <m:t>)</m:t>
          </m:r>
        </m:oMath>
      </m:oMathPara>
    </w:p>
    <w:p w14:paraId="2D4B4422" w14:textId="5E392DB0" w:rsidR="00F63A4E" w:rsidRDefault="00F63A4E" w:rsidP="00C033FB">
      <w:pPr>
        <w:rPr>
          <w:rFonts w:eastAsiaTheme="minorEastAsia" w:cstheme="minorHAnsi"/>
          <w:iCs/>
        </w:rPr>
      </w:pPr>
      <w:r>
        <w:rPr>
          <w:rFonts w:eastAsiaTheme="minorEastAsia" w:cstheme="minorHAnsi"/>
          <w:iCs/>
        </w:rPr>
        <w:t>If we define</w:t>
      </w:r>
    </w:p>
    <w:p w14:paraId="0F9BC6DB" w14:textId="6F751E43" w:rsidR="00F63A4E" w:rsidRPr="00F63A4E" w:rsidRDefault="00F63A4E" w:rsidP="00C033FB">
      <w:pPr>
        <w:rPr>
          <w:rFonts w:eastAsiaTheme="minorEastAsia" w:cstheme="minorHAnsi"/>
          <w:b/>
          <w:bCs/>
          <w:iCs/>
        </w:rPr>
      </w:pPr>
      <m:oMathPara>
        <m:oMath>
          <m:r>
            <m:rPr>
              <m:sty m:val="p"/>
            </m:rPr>
            <w:rPr>
              <w:rFonts w:ascii="Cambria Math" w:eastAsiaTheme="minorEastAsia" w:hAnsi="Cambria Math" w:cstheme="minorHAnsi"/>
            </w:rPr>
            <m:t>Δ</m:t>
          </m:r>
          <m:sSup>
            <m:sSupPr>
              <m:ctrlPr>
                <w:rPr>
                  <w:rFonts w:ascii="Cambria Math" w:eastAsiaTheme="minorEastAsia" w:hAnsi="Cambria Math" w:cstheme="minorHAnsi"/>
                  <w:i/>
                  <w:iCs/>
                </w:rPr>
              </m:ctrlPr>
            </m:sSupPr>
            <m:e>
              <m:r>
                <m:rPr>
                  <m:sty m:val="bi"/>
                </m:rPr>
                <w:rPr>
                  <w:rFonts w:ascii="Cambria Math" w:eastAsiaTheme="minorEastAsia" w:hAnsi="Cambria Math" w:cstheme="minorHAnsi"/>
                </w:rPr>
                <m:t>ψ</m:t>
              </m:r>
            </m:e>
            <m:sup>
              <m:r>
                <w:rPr>
                  <w:rFonts w:ascii="Cambria Math" w:eastAsiaTheme="minorEastAsia" w:hAnsi="Cambria Math" w:cstheme="minorHAnsi"/>
                </w:rPr>
                <m:t>a</m:t>
              </m:r>
            </m:sup>
          </m:sSup>
          <m:r>
            <w:rPr>
              <w:rFonts w:ascii="Cambria Math" w:eastAsiaTheme="minorEastAsia" w:hAnsi="Cambria Math" w:cstheme="minorHAnsi"/>
            </w:rPr>
            <m:t>=</m:t>
          </m:r>
          <m:sSup>
            <m:sSupPr>
              <m:ctrlPr>
                <w:rPr>
                  <w:rFonts w:ascii="Cambria Math" w:eastAsiaTheme="minorEastAsia" w:hAnsi="Cambria Math" w:cstheme="minorHAnsi"/>
                  <w:i/>
                  <w:iCs/>
                </w:rPr>
              </m:ctrlPr>
            </m:sSupPr>
            <m:e>
              <m:r>
                <m:rPr>
                  <m:sty m:val="bi"/>
                </m:rPr>
                <w:rPr>
                  <w:rFonts w:ascii="Cambria Math" w:eastAsiaTheme="minorEastAsia" w:hAnsi="Cambria Math" w:cstheme="minorHAnsi"/>
                </w:rPr>
                <m:t>ψ</m:t>
              </m:r>
            </m:e>
            <m:sup>
              <m:r>
                <m:rPr>
                  <m:sty m:val="bi"/>
                </m:rPr>
                <w:rPr>
                  <w:rFonts w:ascii="Cambria Math" w:eastAsiaTheme="minorEastAsia" w:hAnsi="Cambria Math" w:cstheme="minorHAnsi"/>
                </w:rPr>
                <m:t>int</m:t>
              </m:r>
            </m:sup>
          </m:sSup>
          <m:r>
            <w:rPr>
              <w:rFonts w:ascii="Cambria Math" w:eastAsiaTheme="minorEastAsia" w:hAnsi="Cambria Math" w:cstheme="minorHAnsi"/>
            </w:rPr>
            <m:t>-</m:t>
          </m:r>
          <m:sSup>
            <m:sSupPr>
              <m:ctrlPr>
                <w:rPr>
                  <w:rFonts w:ascii="Cambria Math" w:eastAsiaTheme="minorEastAsia" w:hAnsi="Cambria Math" w:cstheme="minorHAnsi"/>
                  <w:b/>
                  <w:bCs/>
                  <w:i/>
                  <w:iCs/>
                </w:rPr>
              </m:ctrlPr>
            </m:sSupPr>
            <m:e>
              <m:r>
                <m:rPr>
                  <m:sty m:val="bi"/>
                </m:rPr>
                <w:rPr>
                  <w:rFonts w:ascii="Cambria Math" w:eastAsiaTheme="minorEastAsia" w:hAnsi="Cambria Math" w:cstheme="minorHAnsi"/>
                </w:rPr>
                <m:t>ψ</m:t>
              </m:r>
            </m:e>
            <m:sup>
              <m:r>
                <m:rPr>
                  <m:sty m:val="bi"/>
                </m:rPr>
                <w:rPr>
                  <w:rFonts w:ascii="Cambria Math" w:eastAsiaTheme="minorEastAsia" w:hAnsi="Cambria Math" w:cstheme="minorHAnsi"/>
                </w:rPr>
                <m:t>s,p</m:t>
              </m:r>
            </m:sup>
          </m:sSup>
          <m:r>
            <w:rPr>
              <w:rFonts w:ascii="Cambria Math" w:eastAsiaTheme="minorEastAsia" w:hAnsi="Cambria Math" w:cstheme="minorHAnsi"/>
            </w:rPr>
            <m:t xml:space="preserve">; </m:t>
          </m:r>
          <m:r>
            <m:rPr>
              <m:sty m:val="p"/>
            </m:rPr>
            <w:rPr>
              <w:rFonts w:ascii="Cambria Math" w:eastAsiaTheme="minorEastAsia" w:hAnsi="Cambria Math" w:cstheme="minorHAnsi"/>
            </w:rPr>
            <m:t>Δ</m:t>
          </m:r>
          <m:sSup>
            <m:sSupPr>
              <m:ctrlPr>
                <w:rPr>
                  <w:rFonts w:ascii="Cambria Math" w:eastAsiaTheme="minorEastAsia" w:hAnsi="Cambria Math" w:cstheme="minorHAnsi"/>
                  <w:i/>
                  <w:iCs/>
                </w:rPr>
              </m:ctrlPr>
            </m:sSupPr>
            <m:e>
              <m:r>
                <m:rPr>
                  <m:sty m:val="bi"/>
                </m:rPr>
                <w:rPr>
                  <w:rFonts w:ascii="Cambria Math" w:eastAsiaTheme="minorEastAsia" w:hAnsi="Cambria Math" w:cstheme="minorHAnsi"/>
                </w:rPr>
                <m:t>c</m:t>
              </m:r>
            </m:e>
            <m:sup>
              <m:r>
                <w:rPr>
                  <w:rFonts w:ascii="Cambria Math" w:eastAsiaTheme="minorEastAsia" w:hAnsi="Cambria Math" w:cstheme="minorHAnsi"/>
                </w:rPr>
                <m:t>a</m:t>
              </m:r>
            </m:sup>
          </m:sSup>
          <m:r>
            <w:rPr>
              <w:rFonts w:ascii="Cambria Math" w:eastAsiaTheme="minorEastAsia" w:hAnsi="Cambria Math" w:cstheme="minorHAnsi"/>
            </w:rPr>
            <m:t>=</m:t>
          </m:r>
          <m:sSup>
            <m:sSupPr>
              <m:ctrlPr>
                <w:rPr>
                  <w:rFonts w:ascii="Cambria Math" w:eastAsiaTheme="minorEastAsia" w:hAnsi="Cambria Math" w:cstheme="minorHAnsi"/>
                  <w:i/>
                  <w:iCs/>
                </w:rPr>
              </m:ctrlPr>
            </m:sSupPr>
            <m:e>
              <m:r>
                <m:rPr>
                  <m:sty m:val="bi"/>
                </m:rPr>
                <w:rPr>
                  <w:rFonts w:ascii="Cambria Math" w:eastAsiaTheme="minorEastAsia" w:hAnsi="Cambria Math" w:cstheme="minorHAnsi"/>
                </w:rPr>
                <m:t>c</m:t>
              </m:r>
            </m:e>
            <m:sup>
              <m:r>
                <m:rPr>
                  <m:sty m:val="bi"/>
                </m:rPr>
                <w:rPr>
                  <w:rFonts w:ascii="Cambria Math" w:eastAsiaTheme="minorEastAsia" w:hAnsi="Cambria Math" w:cstheme="minorHAnsi"/>
                </w:rPr>
                <m:t>int</m:t>
              </m:r>
            </m:sup>
          </m:sSup>
          <m:r>
            <w:rPr>
              <w:rFonts w:ascii="Cambria Math" w:eastAsiaTheme="minorEastAsia" w:hAnsi="Cambria Math" w:cstheme="minorHAnsi"/>
            </w:rPr>
            <m:t>-</m:t>
          </m:r>
          <m:sSup>
            <m:sSupPr>
              <m:ctrlPr>
                <w:rPr>
                  <w:rFonts w:ascii="Cambria Math" w:eastAsiaTheme="minorEastAsia" w:hAnsi="Cambria Math" w:cstheme="minorHAnsi"/>
                  <w:b/>
                  <w:bCs/>
                  <w:i/>
                  <w:iCs/>
                </w:rPr>
              </m:ctrlPr>
            </m:sSupPr>
            <m:e>
              <m:r>
                <m:rPr>
                  <m:sty m:val="bi"/>
                </m:rPr>
                <w:rPr>
                  <w:rFonts w:ascii="Cambria Math" w:eastAsiaTheme="minorEastAsia" w:hAnsi="Cambria Math" w:cstheme="minorHAnsi"/>
                </w:rPr>
                <m:t>c</m:t>
              </m:r>
            </m:e>
            <m:sup>
              <m:r>
                <m:rPr>
                  <m:sty m:val="bi"/>
                </m:rPr>
                <w:rPr>
                  <w:rFonts w:ascii="Cambria Math" w:eastAsiaTheme="minorEastAsia" w:hAnsi="Cambria Math" w:cstheme="minorHAnsi"/>
                </w:rPr>
                <m:t>s,p</m:t>
              </m:r>
            </m:sup>
          </m:sSup>
        </m:oMath>
      </m:oMathPara>
    </w:p>
    <w:p w14:paraId="1276D5C5" w14:textId="0D630F97" w:rsidR="00F63A4E" w:rsidRPr="00F63A4E" w:rsidRDefault="00F63A4E" w:rsidP="00C033FB">
      <w:pPr>
        <w:rPr>
          <w:rFonts w:eastAsiaTheme="minorEastAsia" w:cstheme="minorHAnsi"/>
          <w:b/>
          <w:bCs/>
          <w:iCs/>
        </w:rPr>
      </w:pPr>
      <m:oMathPara>
        <m:oMath>
          <m:r>
            <m:rPr>
              <m:sty m:val="p"/>
            </m:rPr>
            <w:rPr>
              <w:rFonts w:ascii="Cambria Math" w:eastAsiaTheme="minorEastAsia" w:hAnsi="Cambria Math" w:cstheme="minorHAnsi"/>
            </w:rPr>
            <m:t>Δ</m:t>
          </m:r>
          <m:sSup>
            <m:sSupPr>
              <m:ctrlPr>
                <w:rPr>
                  <w:rFonts w:ascii="Cambria Math" w:eastAsiaTheme="minorEastAsia" w:hAnsi="Cambria Math" w:cstheme="minorHAnsi"/>
                  <w:i/>
                  <w:iCs/>
                </w:rPr>
              </m:ctrlPr>
            </m:sSupPr>
            <m:e>
              <m:r>
                <m:rPr>
                  <m:sty m:val="bi"/>
                </m:rPr>
                <w:rPr>
                  <w:rFonts w:ascii="Cambria Math" w:eastAsiaTheme="minorEastAsia" w:hAnsi="Cambria Math" w:cstheme="minorHAnsi"/>
                </w:rPr>
                <m:t>ψ</m:t>
              </m:r>
            </m:e>
            <m:sup>
              <m:r>
                <w:rPr>
                  <w:rFonts w:ascii="Cambria Math" w:eastAsiaTheme="minorEastAsia" w:hAnsi="Cambria Math" w:cstheme="minorHAnsi"/>
                </w:rPr>
                <m:t>0</m:t>
              </m:r>
            </m:sup>
          </m:sSup>
          <m:r>
            <w:rPr>
              <w:rFonts w:ascii="Cambria Math" w:eastAsiaTheme="minorEastAsia" w:hAnsi="Cambria Math" w:cstheme="minorHAnsi"/>
            </w:rPr>
            <m:t>=</m:t>
          </m:r>
          <m:sSup>
            <m:sSupPr>
              <m:ctrlPr>
                <w:rPr>
                  <w:rFonts w:ascii="Cambria Math" w:eastAsiaTheme="minorEastAsia" w:hAnsi="Cambria Math" w:cstheme="minorHAnsi"/>
                  <w:i/>
                  <w:iCs/>
                </w:rPr>
              </m:ctrlPr>
            </m:sSupPr>
            <m:e>
              <m:r>
                <m:rPr>
                  <m:sty m:val="bi"/>
                </m:rPr>
                <w:rPr>
                  <w:rFonts w:ascii="Cambria Math" w:eastAsiaTheme="minorEastAsia" w:hAnsi="Cambria Math" w:cstheme="minorHAnsi"/>
                </w:rPr>
                <m:t>ψ</m:t>
              </m:r>
            </m:e>
            <m:sup>
              <m:r>
                <m:rPr>
                  <m:sty m:val="bi"/>
                </m:rPr>
                <w:rPr>
                  <w:rFonts w:ascii="Cambria Math" w:eastAsiaTheme="minorEastAsia" w:hAnsi="Cambria Math" w:cstheme="minorHAnsi"/>
                </w:rPr>
                <m:t>s,r</m:t>
              </m:r>
            </m:sup>
          </m:sSup>
          <m:r>
            <w:rPr>
              <w:rFonts w:ascii="Cambria Math" w:eastAsiaTheme="minorEastAsia" w:hAnsi="Cambria Math" w:cstheme="minorHAnsi"/>
            </w:rPr>
            <m:t>-</m:t>
          </m:r>
          <m:sSup>
            <m:sSupPr>
              <m:ctrlPr>
                <w:rPr>
                  <w:rFonts w:ascii="Cambria Math" w:eastAsiaTheme="minorEastAsia" w:hAnsi="Cambria Math" w:cstheme="minorHAnsi"/>
                  <w:b/>
                  <w:bCs/>
                  <w:i/>
                  <w:iCs/>
                </w:rPr>
              </m:ctrlPr>
            </m:sSupPr>
            <m:e>
              <m:r>
                <m:rPr>
                  <m:sty m:val="bi"/>
                </m:rPr>
                <w:rPr>
                  <w:rFonts w:ascii="Cambria Math" w:eastAsiaTheme="minorEastAsia" w:hAnsi="Cambria Math" w:cstheme="minorHAnsi"/>
                </w:rPr>
                <m:t>ψ</m:t>
              </m:r>
            </m:e>
            <m:sup>
              <m:r>
                <m:rPr>
                  <m:sty m:val="bi"/>
                </m:rPr>
                <w:rPr>
                  <w:rFonts w:ascii="Cambria Math" w:eastAsiaTheme="minorEastAsia" w:hAnsi="Cambria Math" w:cstheme="minorHAnsi"/>
                </w:rPr>
                <m:t>s,p</m:t>
              </m:r>
            </m:sup>
          </m:sSup>
          <m:r>
            <w:rPr>
              <w:rFonts w:ascii="Cambria Math" w:eastAsiaTheme="minorEastAsia" w:hAnsi="Cambria Math" w:cstheme="minorHAnsi"/>
            </w:rPr>
            <m:t xml:space="preserve">; </m:t>
          </m:r>
          <m:r>
            <m:rPr>
              <m:sty m:val="p"/>
            </m:rPr>
            <w:rPr>
              <w:rFonts w:ascii="Cambria Math" w:eastAsiaTheme="minorEastAsia" w:hAnsi="Cambria Math" w:cstheme="minorHAnsi"/>
            </w:rPr>
            <m:t>Δ</m:t>
          </m:r>
          <m:sSup>
            <m:sSupPr>
              <m:ctrlPr>
                <w:rPr>
                  <w:rFonts w:ascii="Cambria Math" w:eastAsiaTheme="minorEastAsia" w:hAnsi="Cambria Math" w:cstheme="minorHAnsi"/>
                  <w:i/>
                  <w:iCs/>
                </w:rPr>
              </m:ctrlPr>
            </m:sSupPr>
            <m:e>
              <m:r>
                <m:rPr>
                  <m:sty m:val="bi"/>
                </m:rPr>
                <w:rPr>
                  <w:rFonts w:ascii="Cambria Math" w:eastAsiaTheme="minorEastAsia" w:hAnsi="Cambria Math" w:cstheme="minorHAnsi"/>
                </w:rPr>
                <m:t>c</m:t>
              </m:r>
            </m:e>
            <m:sup>
              <m:r>
                <w:rPr>
                  <w:rFonts w:ascii="Cambria Math" w:eastAsiaTheme="minorEastAsia" w:hAnsi="Cambria Math" w:cstheme="minorHAnsi"/>
                </w:rPr>
                <m:t>0</m:t>
              </m:r>
            </m:sup>
          </m:sSup>
          <m:r>
            <w:rPr>
              <w:rFonts w:ascii="Cambria Math" w:eastAsiaTheme="minorEastAsia" w:hAnsi="Cambria Math" w:cstheme="minorHAnsi"/>
            </w:rPr>
            <m:t>=</m:t>
          </m:r>
          <m:sSup>
            <m:sSupPr>
              <m:ctrlPr>
                <w:rPr>
                  <w:rFonts w:ascii="Cambria Math" w:eastAsiaTheme="minorEastAsia" w:hAnsi="Cambria Math" w:cstheme="minorHAnsi"/>
                  <w:i/>
                  <w:iCs/>
                </w:rPr>
              </m:ctrlPr>
            </m:sSupPr>
            <m:e>
              <m:r>
                <m:rPr>
                  <m:sty m:val="bi"/>
                </m:rPr>
                <w:rPr>
                  <w:rFonts w:ascii="Cambria Math" w:eastAsiaTheme="minorEastAsia" w:hAnsi="Cambria Math" w:cstheme="minorHAnsi"/>
                </w:rPr>
                <m:t>c</m:t>
              </m:r>
            </m:e>
            <m:sup>
              <m:r>
                <m:rPr>
                  <m:sty m:val="bi"/>
                </m:rPr>
                <w:rPr>
                  <w:rFonts w:ascii="Cambria Math" w:eastAsiaTheme="minorEastAsia" w:hAnsi="Cambria Math" w:cstheme="minorHAnsi"/>
                </w:rPr>
                <m:t>s,r</m:t>
              </m:r>
            </m:sup>
          </m:sSup>
          <m:r>
            <w:rPr>
              <w:rFonts w:ascii="Cambria Math" w:eastAsiaTheme="minorEastAsia" w:hAnsi="Cambria Math" w:cstheme="minorHAnsi"/>
            </w:rPr>
            <m:t>-</m:t>
          </m:r>
          <m:sSup>
            <m:sSupPr>
              <m:ctrlPr>
                <w:rPr>
                  <w:rFonts w:ascii="Cambria Math" w:eastAsiaTheme="minorEastAsia" w:hAnsi="Cambria Math" w:cstheme="minorHAnsi"/>
                  <w:b/>
                  <w:bCs/>
                  <w:i/>
                  <w:iCs/>
                </w:rPr>
              </m:ctrlPr>
            </m:sSupPr>
            <m:e>
              <m:r>
                <m:rPr>
                  <m:sty m:val="bi"/>
                </m:rPr>
                <w:rPr>
                  <w:rFonts w:ascii="Cambria Math" w:eastAsiaTheme="minorEastAsia" w:hAnsi="Cambria Math" w:cstheme="minorHAnsi"/>
                </w:rPr>
                <m:t>c</m:t>
              </m:r>
            </m:e>
            <m:sup>
              <m:r>
                <m:rPr>
                  <m:sty m:val="bi"/>
                </m:rPr>
                <w:rPr>
                  <w:rFonts w:ascii="Cambria Math" w:eastAsiaTheme="minorEastAsia" w:hAnsi="Cambria Math" w:cstheme="minorHAnsi"/>
                </w:rPr>
                <m:t>s,p</m:t>
              </m:r>
            </m:sup>
          </m:sSup>
        </m:oMath>
      </m:oMathPara>
    </w:p>
    <w:p w14:paraId="4D58EA58" w14:textId="17FC946A" w:rsidR="00F63A4E" w:rsidRPr="00F63A4E" w:rsidRDefault="00F63A4E" w:rsidP="00C033FB">
      <w:pPr>
        <w:rPr>
          <w:rFonts w:eastAsiaTheme="minorEastAsia" w:cstheme="minorHAnsi"/>
          <w:b/>
          <w:bCs/>
          <w:iCs/>
        </w:rPr>
      </w:pPr>
      <m:oMathPara>
        <m:oMath>
          <m:r>
            <m:rPr>
              <m:sty m:val="p"/>
            </m:rPr>
            <w:rPr>
              <w:rFonts w:ascii="Cambria Math" w:eastAsiaTheme="minorEastAsia" w:hAnsi="Cambria Math" w:cstheme="minorHAnsi"/>
            </w:rPr>
            <m:t>Δ</m:t>
          </m:r>
          <m:sSup>
            <m:sSupPr>
              <m:ctrlPr>
                <w:rPr>
                  <w:rFonts w:ascii="Cambria Math" w:eastAsiaTheme="minorEastAsia" w:hAnsi="Cambria Math" w:cstheme="minorHAnsi"/>
                  <w:i/>
                  <w:iCs/>
                </w:rPr>
              </m:ctrlPr>
            </m:sSupPr>
            <m:e>
              <m:r>
                <m:rPr>
                  <m:sty m:val="bi"/>
                </m:rPr>
                <w:rPr>
                  <w:rFonts w:ascii="Cambria Math" w:eastAsiaTheme="minorEastAsia" w:hAnsi="Cambria Math" w:cstheme="minorHAnsi"/>
                </w:rPr>
                <m:t>c</m:t>
              </m:r>
            </m:e>
            <m:sup>
              <m:r>
                <m:rPr>
                  <m:sty m:val="bi"/>
                </m:rPr>
                <w:rPr>
                  <w:rFonts w:ascii="Cambria Math" w:eastAsiaTheme="minorEastAsia" w:hAnsi="Cambria Math" w:cstheme="minorHAnsi"/>
                </w:rPr>
                <m:t>a</m:t>
              </m:r>
            </m:sup>
          </m:sSup>
          <m:r>
            <w:rPr>
              <w:rFonts w:ascii="Cambria Math" w:eastAsiaTheme="minorEastAsia" w:hAnsi="Cambria Math" w:cstheme="minorHAnsi"/>
            </w:rPr>
            <m:t>=</m:t>
          </m:r>
          <m:r>
            <m:rPr>
              <m:sty m:val="bi"/>
            </m:rPr>
            <w:rPr>
              <w:rFonts w:ascii="Cambria Math" w:eastAsiaTheme="minorEastAsia" w:hAnsi="Cambria Math" w:cstheme="minorHAnsi"/>
            </w:rPr>
            <m:t>t</m:t>
          </m:r>
          <m:r>
            <m:rPr>
              <m:sty m:val="p"/>
            </m:rPr>
            <w:rPr>
              <w:rFonts w:ascii="Cambria Math" w:eastAsiaTheme="minorEastAsia" w:hAnsi="Cambria Math" w:cstheme="minorHAnsi"/>
            </w:rPr>
            <m:t>exp⁡</m:t>
          </m:r>
          <m:r>
            <w:rPr>
              <w:rFonts w:ascii="Cambria Math" w:eastAsiaTheme="minorEastAsia" w:hAnsi="Cambria Math" w:cstheme="minorHAnsi"/>
            </w:rPr>
            <m:t>(</m:t>
          </m:r>
          <m:f>
            <m:fPr>
              <m:ctrlPr>
                <w:rPr>
                  <w:rFonts w:ascii="Cambria Math" w:eastAsiaTheme="minorEastAsia" w:hAnsi="Cambria Math" w:cstheme="minorHAnsi"/>
                  <w:i/>
                  <w:iCs/>
                </w:rPr>
              </m:ctrlPr>
            </m:fPr>
            <m:num>
              <m:sSub>
                <m:sSubPr>
                  <m:ctrlPr>
                    <w:rPr>
                      <w:rFonts w:ascii="Cambria Math" w:eastAsiaTheme="minorEastAsia" w:hAnsi="Cambria Math" w:cstheme="minorHAnsi"/>
                      <w:i/>
                      <w:iCs/>
                    </w:rPr>
                  </m:ctrlPr>
                </m:sSubPr>
                <m:e>
                  <m:r>
                    <w:rPr>
                      <w:rFonts w:ascii="Cambria Math" w:eastAsiaTheme="minorEastAsia" w:hAnsi="Cambria Math" w:cstheme="minorHAnsi"/>
                    </w:rPr>
                    <m:t>J</m:t>
                  </m:r>
                </m:e>
                <m:sub>
                  <m:r>
                    <w:rPr>
                      <w:rFonts w:ascii="Cambria Math" w:eastAsiaTheme="minorEastAsia" w:hAnsi="Cambria Math" w:cstheme="minorHAnsi"/>
                    </w:rPr>
                    <m:t>w</m:t>
                  </m:r>
                </m:sub>
              </m:sSub>
              <m:r>
                <w:rPr>
                  <w:rFonts w:ascii="Cambria Math" w:eastAsiaTheme="minorEastAsia" w:hAnsi="Cambria Math" w:cstheme="minorHAnsi"/>
                </w:rPr>
                <m:t>δ</m:t>
              </m:r>
            </m:num>
            <m:den>
              <m:r>
                <m:rPr>
                  <m:sty m:val="bi"/>
                </m:rPr>
                <w:rPr>
                  <w:rFonts w:ascii="Cambria Math" w:eastAsiaTheme="minorEastAsia" w:hAnsi="Cambria Math" w:cstheme="minorHAnsi"/>
                </w:rPr>
                <m:t>σ</m:t>
              </m:r>
            </m:den>
          </m:f>
          <m:r>
            <w:rPr>
              <w:rFonts w:ascii="Cambria Math" w:eastAsiaTheme="minorEastAsia" w:hAnsi="Cambria Math" w:cstheme="minorHAnsi"/>
            </w:rPr>
            <m:t>)</m:t>
          </m:r>
          <m:sSup>
            <m:sSupPr>
              <m:ctrlPr>
                <w:rPr>
                  <w:rFonts w:ascii="Cambria Math" w:eastAsiaTheme="minorEastAsia" w:hAnsi="Cambria Math" w:cstheme="minorHAnsi"/>
                  <w:iCs/>
                </w:rPr>
              </m:ctrlPr>
            </m:sSupPr>
            <m:e>
              <m:r>
                <m:rPr>
                  <m:sty m:val="bi"/>
                </m:rPr>
                <w:rPr>
                  <w:rFonts w:ascii="Cambria Math" w:eastAsiaTheme="minorEastAsia" w:hAnsi="Cambria Math" w:cstheme="minorHAnsi"/>
                </w:rPr>
                <m:t>t</m:t>
              </m:r>
            </m:e>
            <m:sup>
              <m:r>
                <m:rPr>
                  <m:sty m:val="bi"/>
                </m:rPr>
                <w:rPr>
                  <w:rFonts w:ascii="Cambria Math" w:eastAsiaTheme="minorEastAsia" w:hAnsi="Cambria Math" w:cstheme="minorHAnsi"/>
                </w:rPr>
                <m:t>-1</m:t>
              </m:r>
            </m:sup>
          </m:sSup>
          <m:r>
            <m:rPr>
              <m:sty m:val="p"/>
            </m:rPr>
            <w:rPr>
              <w:rFonts w:ascii="Cambria Math" w:eastAsiaTheme="minorEastAsia" w:hAnsi="Cambria Math" w:cstheme="minorHAnsi"/>
            </w:rPr>
            <m:t>Δ</m:t>
          </m:r>
          <m:sSup>
            <m:sSupPr>
              <m:ctrlPr>
                <w:rPr>
                  <w:rFonts w:ascii="Cambria Math" w:eastAsiaTheme="minorEastAsia" w:hAnsi="Cambria Math" w:cstheme="minorHAnsi"/>
                  <w:b/>
                  <w:bCs/>
                  <w:i/>
                  <w:iCs/>
                </w:rPr>
              </m:ctrlPr>
            </m:sSupPr>
            <m:e>
              <m:r>
                <m:rPr>
                  <m:sty m:val="bi"/>
                </m:rPr>
                <w:rPr>
                  <w:rFonts w:ascii="Cambria Math" w:eastAsiaTheme="minorEastAsia" w:hAnsi="Cambria Math" w:cstheme="minorHAnsi"/>
                </w:rPr>
                <m:t>c</m:t>
              </m:r>
            </m:e>
            <m:sup>
              <m:r>
                <m:rPr>
                  <m:sty m:val="bi"/>
                </m:rPr>
                <w:rPr>
                  <w:rFonts w:ascii="Cambria Math" w:eastAsiaTheme="minorEastAsia" w:hAnsi="Cambria Math" w:cstheme="minorHAnsi"/>
                </w:rPr>
                <m:t>0</m:t>
              </m:r>
            </m:sup>
          </m:sSup>
        </m:oMath>
      </m:oMathPara>
    </w:p>
    <w:p w14:paraId="55451E52" w14:textId="0B227452" w:rsidR="00F63A4E" w:rsidRDefault="00F63A4E" w:rsidP="00C033FB">
      <w:pPr>
        <w:rPr>
          <w:rFonts w:eastAsiaTheme="minorEastAsia" w:cstheme="minorHAnsi"/>
          <w:iCs/>
        </w:rPr>
      </w:pPr>
      <w:r>
        <w:rPr>
          <w:rFonts w:eastAsiaTheme="minorEastAsia" w:cstheme="minorHAnsi"/>
          <w:iCs/>
        </w:rPr>
        <w:t>Taking the definition for the eigenvalues and eigenvectors above, we obtain the equations</w:t>
      </w:r>
    </w:p>
    <w:p w14:paraId="4D23DAFF" w14:textId="0C6902C4" w:rsidR="00F63A4E" w:rsidRPr="00F63A4E" w:rsidRDefault="00F63A4E" w:rsidP="00C033FB">
      <w:pPr>
        <w:rPr>
          <w:rFonts w:eastAsiaTheme="minorEastAsia" w:cstheme="minorHAnsi"/>
          <w:iCs/>
        </w:rPr>
      </w:pPr>
      <m:oMathPara>
        <m:oMath>
          <m:r>
            <m:rPr>
              <m:sty m:val="p"/>
            </m:rPr>
            <w:rPr>
              <w:rFonts w:ascii="Cambria Math" w:eastAsiaTheme="minorEastAsia" w:hAnsi="Cambria Math" w:cstheme="minorHAnsi"/>
            </w:rPr>
            <m:t>Δ</m:t>
          </m:r>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1</m:t>
              </m:r>
            </m:sub>
            <m:sup>
              <m:r>
                <w:rPr>
                  <w:rFonts w:ascii="Cambria Math" w:eastAsiaTheme="minorEastAsia" w:hAnsi="Cambria Math" w:cstheme="minorHAnsi"/>
                </w:rPr>
                <m:t>a</m:t>
              </m:r>
            </m:sup>
          </m:sSubSup>
          <m:r>
            <w:rPr>
              <w:rFonts w:ascii="Cambria Math" w:eastAsiaTheme="minorEastAsia" w:hAnsi="Cambria Math" w:cstheme="minorHAnsi"/>
            </w:rPr>
            <m:t>=</m:t>
          </m:r>
          <m:d>
            <m:dPr>
              <m:begChr m:val="["/>
              <m:endChr m:val="]"/>
              <m:ctrlPr>
                <w:rPr>
                  <w:rFonts w:ascii="Cambria Math" w:eastAsiaTheme="minorEastAsia" w:hAnsi="Cambria Math" w:cstheme="minorHAnsi"/>
                  <w:i/>
                  <w:iCs/>
                </w:rPr>
              </m:ctrlPr>
            </m:dPr>
            <m:e>
              <m:f>
                <m:fPr>
                  <m:ctrlPr>
                    <w:rPr>
                      <w:rFonts w:ascii="Cambria Math" w:eastAsiaTheme="minorEastAsia" w:hAnsi="Cambria Math" w:cstheme="minorHAnsi"/>
                      <w:i/>
                      <w:iCs/>
                    </w:rPr>
                  </m:ctrlPr>
                </m:fPr>
                <m:num>
                  <m:d>
                    <m:dPr>
                      <m:ctrlPr>
                        <w:rPr>
                          <w:rFonts w:ascii="Cambria Math" w:eastAsiaTheme="minorEastAsia" w:hAnsi="Cambria Math" w:cstheme="minorHAnsi"/>
                          <w:i/>
                          <w:iCs/>
                        </w:rPr>
                      </m:ctrlPr>
                    </m:dPr>
                    <m:e>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11</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2</m:t>
                          </m:r>
                        </m:sub>
                      </m:sSub>
                    </m:e>
                  </m:d>
                  <m:r>
                    <m:rPr>
                      <m:sty m:val="p"/>
                    </m:rPr>
                    <w:rPr>
                      <w:rFonts w:ascii="Cambria Math" w:eastAsiaTheme="minorEastAsia" w:hAnsi="Cambria Math" w:cstheme="minorHAnsi"/>
                    </w:rPr>
                    <m:t>Δ</m:t>
                  </m:r>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1</m:t>
                      </m:r>
                    </m:sub>
                    <m:sup>
                      <m:r>
                        <w:rPr>
                          <w:rFonts w:ascii="Cambria Math" w:eastAsiaTheme="minorEastAsia" w:hAnsi="Cambria Math" w:cstheme="minorHAnsi"/>
                        </w:rPr>
                        <m:t>0</m:t>
                      </m:r>
                    </m:sup>
                  </m:sSubSup>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12</m:t>
                      </m:r>
                    </m:sub>
                  </m:sSub>
                  <m:r>
                    <m:rPr>
                      <m:sty m:val="p"/>
                    </m:rPr>
                    <w:rPr>
                      <w:rFonts w:ascii="Cambria Math" w:eastAsiaTheme="minorEastAsia" w:hAnsi="Cambria Math" w:cstheme="minorHAnsi"/>
                    </w:rPr>
                    <m:t>Δ</m:t>
                  </m:r>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2</m:t>
                      </m:r>
                    </m:sub>
                    <m:sup>
                      <m:r>
                        <w:rPr>
                          <w:rFonts w:ascii="Cambria Math" w:eastAsiaTheme="minorEastAsia" w:hAnsi="Cambria Math" w:cstheme="minorHAnsi"/>
                        </w:rPr>
                        <m:t>0</m:t>
                      </m:r>
                    </m:sup>
                  </m:sSubSup>
                </m:num>
                <m:den>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1</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2</m:t>
                      </m:r>
                    </m:sub>
                  </m:sSub>
                </m:den>
              </m:f>
            </m:e>
          </m:d>
          <m:func>
            <m:funcPr>
              <m:ctrlPr>
                <w:rPr>
                  <w:rFonts w:ascii="Cambria Math" w:eastAsiaTheme="minorEastAsia" w:hAnsi="Cambria Math" w:cstheme="minorHAnsi"/>
                  <w:iCs/>
                </w:rPr>
              </m:ctrlPr>
            </m:funcPr>
            <m:fName>
              <m:r>
                <m:rPr>
                  <m:sty m:val="p"/>
                </m:rPr>
                <w:rPr>
                  <w:rFonts w:ascii="Cambria Math" w:eastAsiaTheme="minorEastAsia" w:hAnsi="Cambria Math" w:cstheme="minorHAnsi"/>
                </w:rPr>
                <m:t>exp</m:t>
              </m:r>
            </m:fName>
            <m:e>
              <m:d>
                <m:dPr>
                  <m:ctrlPr>
                    <w:rPr>
                      <w:rFonts w:ascii="Cambria Math" w:eastAsiaTheme="minorEastAsia" w:hAnsi="Cambria Math" w:cstheme="minorHAnsi"/>
                      <w:i/>
                      <w:iCs/>
                    </w:rPr>
                  </m:ctrlPr>
                </m:dPr>
                <m:e>
                  <m:f>
                    <m:fPr>
                      <m:ctrlPr>
                        <w:rPr>
                          <w:rFonts w:ascii="Cambria Math" w:eastAsiaTheme="minorEastAsia" w:hAnsi="Cambria Math" w:cstheme="minorHAnsi"/>
                          <w:i/>
                          <w:iCs/>
                        </w:rPr>
                      </m:ctrlPr>
                    </m:fPr>
                    <m:num>
                      <m:sSub>
                        <m:sSubPr>
                          <m:ctrlPr>
                            <w:rPr>
                              <w:rFonts w:ascii="Cambria Math" w:eastAsiaTheme="minorEastAsia" w:hAnsi="Cambria Math" w:cstheme="minorHAnsi"/>
                              <w:i/>
                              <w:iCs/>
                            </w:rPr>
                          </m:ctrlPr>
                        </m:sSubPr>
                        <m:e>
                          <m:r>
                            <w:rPr>
                              <w:rFonts w:ascii="Cambria Math" w:eastAsiaTheme="minorEastAsia" w:hAnsi="Cambria Math" w:cstheme="minorHAnsi"/>
                            </w:rPr>
                            <m:t>J</m:t>
                          </m:r>
                        </m:e>
                        <m:sub>
                          <m:r>
                            <w:rPr>
                              <w:rFonts w:ascii="Cambria Math" w:eastAsiaTheme="minorEastAsia" w:hAnsi="Cambria Math" w:cstheme="minorHAnsi"/>
                            </w:rPr>
                            <m:t>w</m:t>
                          </m:r>
                        </m:sub>
                      </m:sSub>
                      <m:r>
                        <w:rPr>
                          <w:rFonts w:ascii="Cambria Math" w:eastAsiaTheme="minorEastAsia" w:hAnsi="Cambria Math" w:cstheme="minorHAnsi"/>
                        </w:rPr>
                        <m:t>δ</m:t>
                      </m:r>
                    </m:num>
                    <m:den>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1</m:t>
                          </m:r>
                        </m:sub>
                      </m:sSub>
                    </m:den>
                  </m:f>
                </m:e>
              </m:d>
            </m:e>
          </m:func>
          <m:r>
            <w:rPr>
              <w:rFonts w:ascii="Cambria Math" w:eastAsiaTheme="minorEastAsia" w:hAnsi="Cambria Math" w:cstheme="minorHAnsi"/>
            </w:rPr>
            <m:t>+</m:t>
          </m:r>
          <m:d>
            <m:dPr>
              <m:begChr m:val="["/>
              <m:endChr m:val="]"/>
              <m:ctrlPr>
                <w:rPr>
                  <w:rFonts w:ascii="Cambria Math" w:eastAsiaTheme="minorEastAsia" w:hAnsi="Cambria Math" w:cstheme="minorHAnsi"/>
                  <w:i/>
                  <w:iCs/>
                </w:rPr>
              </m:ctrlPr>
            </m:dPr>
            <m:e>
              <m:f>
                <m:fPr>
                  <m:ctrlPr>
                    <w:rPr>
                      <w:rFonts w:ascii="Cambria Math" w:eastAsiaTheme="minorEastAsia" w:hAnsi="Cambria Math" w:cstheme="minorHAnsi"/>
                      <w:i/>
                      <w:iCs/>
                    </w:rPr>
                  </m:ctrlPr>
                </m:fPr>
                <m:num>
                  <m:d>
                    <m:dPr>
                      <m:ctrlPr>
                        <w:rPr>
                          <w:rFonts w:ascii="Cambria Math" w:eastAsiaTheme="minorEastAsia" w:hAnsi="Cambria Math" w:cstheme="minorHAnsi"/>
                          <w:i/>
                          <w:iCs/>
                        </w:rPr>
                      </m:ctrlPr>
                    </m:dPr>
                    <m:e>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11</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1</m:t>
                          </m:r>
                        </m:sub>
                      </m:sSub>
                    </m:e>
                  </m:d>
                  <m:r>
                    <m:rPr>
                      <m:sty m:val="p"/>
                    </m:rPr>
                    <w:rPr>
                      <w:rFonts w:ascii="Cambria Math" w:eastAsiaTheme="minorEastAsia" w:hAnsi="Cambria Math" w:cstheme="minorHAnsi"/>
                    </w:rPr>
                    <m:t>Δ</m:t>
                  </m:r>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1</m:t>
                      </m:r>
                    </m:sub>
                    <m:sup>
                      <m:r>
                        <w:rPr>
                          <w:rFonts w:ascii="Cambria Math" w:eastAsiaTheme="minorEastAsia" w:hAnsi="Cambria Math" w:cstheme="minorHAnsi"/>
                        </w:rPr>
                        <m:t>0</m:t>
                      </m:r>
                    </m:sup>
                  </m:sSubSup>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12</m:t>
                      </m:r>
                    </m:sub>
                  </m:sSub>
                  <m:r>
                    <m:rPr>
                      <m:sty m:val="p"/>
                    </m:rPr>
                    <w:rPr>
                      <w:rFonts w:ascii="Cambria Math" w:eastAsiaTheme="minorEastAsia" w:hAnsi="Cambria Math" w:cstheme="minorHAnsi"/>
                    </w:rPr>
                    <m:t>Δ</m:t>
                  </m:r>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2</m:t>
                      </m:r>
                    </m:sub>
                    <m:sup>
                      <m:r>
                        <w:rPr>
                          <w:rFonts w:ascii="Cambria Math" w:eastAsiaTheme="minorEastAsia" w:hAnsi="Cambria Math" w:cstheme="minorHAnsi"/>
                        </w:rPr>
                        <m:t>0</m:t>
                      </m:r>
                    </m:sup>
                  </m:sSubSup>
                </m:num>
                <m:den>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2</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1</m:t>
                      </m:r>
                    </m:sub>
                  </m:sSub>
                </m:den>
              </m:f>
            </m:e>
          </m:d>
          <m:func>
            <m:funcPr>
              <m:ctrlPr>
                <w:rPr>
                  <w:rFonts w:ascii="Cambria Math" w:eastAsiaTheme="minorEastAsia" w:hAnsi="Cambria Math" w:cstheme="minorHAnsi"/>
                  <w:iCs/>
                </w:rPr>
              </m:ctrlPr>
            </m:funcPr>
            <m:fName>
              <m:r>
                <m:rPr>
                  <m:sty m:val="p"/>
                </m:rPr>
                <w:rPr>
                  <w:rFonts w:ascii="Cambria Math" w:eastAsiaTheme="minorEastAsia" w:hAnsi="Cambria Math" w:cstheme="minorHAnsi"/>
                </w:rPr>
                <m:t>exp</m:t>
              </m:r>
            </m:fName>
            <m:e>
              <m:d>
                <m:dPr>
                  <m:ctrlPr>
                    <w:rPr>
                      <w:rFonts w:ascii="Cambria Math" w:eastAsiaTheme="minorEastAsia" w:hAnsi="Cambria Math" w:cstheme="minorHAnsi"/>
                      <w:i/>
                      <w:iCs/>
                    </w:rPr>
                  </m:ctrlPr>
                </m:dPr>
                <m:e>
                  <m:f>
                    <m:fPr>
                      <m:ctrlPr>
                        <w:rPr>
                          <w:rFonts w:ascii="Cambria Math" w:eastAsiaTheme="minorEastAsia" w:hAnsi="Cambria Math" w:cstheme="minorHAnsi"/>
                          <w:i/>
                          <w:iCs/>
                        </w:rPr>
                      </m:ctrlPr>
                    </m:fPr>
                    <m:num>
                      <m:sSub>
                        <m:sSubPr>
                          <m:ctrlPr>
                            <w:rPr>
                              <w:rFonts w:ascii="Cambria Math" w:eastAsiaTheme="minorEastAsia" w:hAnsi="Cambria Math" w:cstheme="minorHAnsi"/>
                              <w:i/>
                              <w:iCs/>
                            </w:rPr>
                          </m:ctrlPr>
                        </m:sSubPr>
                        <m:e>
                          <m:r>
                            <w:rPr>
                              <w:rFonts w:ascii="Cambria Math" w:eastAsiaTheme="minorEastAsia" w:hAnsi="Cambria Math" w:cstheme="minorHAnsi"/>
                            </w:rPr>
                            <m:t>J</m:t>
                          </m:r>
                        </m:e>
                        <m:sub>
                          <m:r>
                            <w:rPr>
                              <w:rFonts w:ascii="Cambria Math" w:eastAsiaTheme="minorEastAsia" w:hAnsi="Cambria Math" w:cstheme="minorHAnsi"/>
                            </w:rPr>
                            <m:t>w</m:t>
                          </m:r>
                        </m:sub>
                      </m:sSub>
                      <m:r>
                        <w:rPr>
                          <w:rFonts w:ascii="Cambria Math" w:eastAsiaTheme="minorEastAsia" w:hAnsi="Cambria Math" w:cstheme="minorHAnsi"/>
                        </w:rPr>
                        <m:t>δ</m:t>
                      </m:r>
                    </m:num>
                    <m:den>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2</m:t>
                          </m:r>
                        </m:sub>
                      </m:sSub>
                    </m:den>
                  </m:f>
                </m:e>
              </m:d>
            </m:e>
          </m:func>
        </m:oMath>
      </m:oMathPara>
    </w:p>
    <w:p w14:paraId="7BF286E9" w14:textId="05225A7A" w:rsidR="00F63A4E" w:rsidRPr="00F63A4E" w:rsidRDefault="00F63A4E" w:rsidP="00C033FB">
      <w:pPr>
        <w:rPr>
          <w:rFonts w:eastAsiaTheme="minorEastAsia" w:cstheme="minorHAnsi"/>
          <w:iCs/>
        </w:rPr>
      </w:pPr>
      <m:oMathPara>
        <m:oMath>
          <m:r>
            <m:rPr>
              <m:sty m:val="p"/>
            </m:rPr>
            <w:rPr>
              <w:rFonts w:ascii="Cambria Math" w:eastAsiaTheme="minorEastAsia" w:hAnsi="Cambria Math" w:cstheme="minorHAnsi"/>
            </w:rPr>
            <m:t>Δ</m:t>
          </m:r>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2</m:t>
              </m:r>
            </m:sub>
            <m:sup>
              <m:r>
                <w:rPr>
                  <w:rFonts w:ascii="Cambria Math" w:eastAsiaTheme="minorEastAsia" w:hAnsi="Cambria Math" w:cstheme="minorHAnsi"/>
                </w:rPr>
                <m:t>a</m:t>
              </m:r>
            </m:sup>
          </m:sSubSup>
          <m:r>
            <w:rPr>
              <w:rFonts w:ascii="Cambria Math" w:eastAsiaTheme="minorEastAsia" w:hAnsi="Cambria Math" w:cstheme="minorHAnsi"/>
            </w:rPr>
            <m:t>=</m:t>
          </m:r>
          <m:d>
            <m:dPr>
              <m:begChr m:val="["/>
              <m:endChr m:val="]"/>
              <m:ctrlPr>
                <w:rPr>
                  <w:rFonts w:ascii="Cambria Math" w:eastAsiaTheme="minorEastAsia" w:hAnsi="Cambria Math" w:cstheme="minorHAnsi"/>
                  <w:i/>
                  <w:iCs/>
                </w:rPr>
              </m:ctrlPr>
            </m:dPr>
            <m:e>
              <m:f>
                <m:fPr>
                  <m:ctrlPr>
                    <w:rPr>
                      <w:rFonts w:ascii="Cambria Math" w:eastAsiaTheme="minorEastAsia" w:hAnsi="Cambria Math" w:cstheme="minorHAnsi"/>
                      <w:i/>
                      <w:iCs/>
                    </w:rPr>
                  </m:ctrlPr>
                </m:fPr>
                <m:num>
                  <m:d>
                    <m:dPr>
                      <m:ctrlPr>
                        <w:rPr>
                          <w:rFonts w:ascii="Cambria Math" w:eastAsiaTheme="minorEastAsia" w:hAnsi="Cambria Math" w:cstheme="minorHAnsi"/>
                          <w:i/>
                          <w:iCs/>
                        </w:rPr>
                      </m:ctrlPr>
                    </m:dPr>
                    <m:e>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22</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2</m:t>
                          </m:r>
                        </m:sub>
                      </m:sSub>
                    </m:e>
                  </m:d>
                  <m:r>
                    <m:rPr>
                      <m:sty m:val="p"/>
                    </m:rPr>
                    <w:rPr>
                      <w:rFonts w:ascii="Cambria Math" w:eastAsiaTheme="minorEastAsia" w:hAnsi="Cambria Math" w:cstheme="minorHAnsi"/>
                    </w:rPr>
                    <m:t>Δ</m:t>
                  </m:r>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2</m:t>
                      </m:r>
                    </m:sub>
                    <m:sup>
                      <m:r>
                        <w:rPr>
                          <w:rFonts w:ascii="Cambria Math" w:eastAsiaTheme="minorEastAsia" w:hAnsi="Cambria Math" w:cstheme="minorHAnsi"/>
                        </w:rPr>
                        <m:t>0</m:t>
                      </m:r>
                    </m:sup>
                  </m:sSubSup>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21</m:t>
                      </m:r>
                    </m:sub>
                  </m:sSub>
                  <m:r>
                    <m:rPr>
                      <m:sty m:val="p"/>
                    </m:rPr>
                    <w:rPr>
                      <w:rFonts w:ascii="Cambria Math" w:eastAsiaTheme="minorEastAsia" w:hAnsi="Cambria Math" w:cstheme="minorHAnsi"/>
                    </w:rPr>
                    <m:t>Δ</m:t>
                  </m:r>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1</m:t>
                      </m:r>
                    </m:sub>
                    <m:sup>
                      <m:r>
                        <w:rPr>
                          <w:rFonts w:ascii="Cambria Math" w:eastAsiaTheme="minorEastAsia" w:hAnsi="Cambria Math" w:cstheme="minorHAnsi"/>
                        </w:rPr>
                        <m:t>0</m:t>
                      </m:r>
                    </m:sup>
                  </m:sSubSup>
                </m:num>
                <m:den>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1</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2</m:t>
                      </m:r>
                    </m:sub>
                  </m:sSub>
                </m:den>
              </m:f>
            </m:e>
          </m:d>
          <m:r>
            <m:rPr>
              <m:sty m:val="p"/>
            </m:rPr>
            <w:rPr>
              <w:rFonts w:ascii="Cambria Math" w:eastAsiaTheme="minorEastAsia" w:hAnsi="Cambria Math" w:cstheme="minorHAnsi"/>
            </w:rPr>
            <m:t xml:space="preserve"> exp⁡</m:t>
          </m:r>
          <m:r>
            <w:rPr>
              <w:rFonts w:ascii="Cambria Math" w:eastAsiaTheme="minorEastAsia" w:hAnsi="Cambria Math" w:cstheme="minorHAnsi"/>
            </w:rPr>
            <m:t>(</m:t>
          </m:r>
          <m:f>
            <m:fPr>
              <m:ctrlPr>
                <w:rPr>
                  <w:rFonts w:ascii="Cambria Math" w:eastAsiaTheme="minorEastAsia" w:hAnsi="Cambria Math" w:cstheme="minorHAnsi"/>
                  <w:i/>
                  <w:iCs/>
                </w:rPr>
              </m:ctrlPr>
            </m:fPr>
            <m:num>
              <m:sSub>
                <m:sSubPr>
                  <m:ctrlPr>
                    <w:rPr>
                      <w:rFonts w:ascii="Cambria Math" w:eastAsiaTheme="minorEastAsia" w:hAnsi="Cambria Math" w:cstheme="minorHAnsi"/>
                      <w:i/>
                      <w:iCs/>
                    </w:rPr>
                  </m:ctrlPr>
                </m:sSubPr>
                <m:e>
                  <m:r>
                    <w:rPr>
                      <w:rFonts w:ascii="Cambria Math" w:eastAsiaTheme="minorEastAsia" w:hAnsi="Cambria Math" w:cstheme="minorHAnsi"/>
                    </w:rPr>
                    <m:t>J</m:t>
                  </m:r>
                </m:e>
                <m:sub>
                  <m:r>
                    <w:rPr>
                      <w:rFonts w:ascii="Cambria Math" w:eastAsiaTheme="minorEastAsia" w:hAnsi="Cambria Math" w:cstheme="minorHAnsi"/>
                    </w:rPr>
                    <m:t>w</m:t>
                  </m:r>
                </m:sub>
              </m:sSub>
              <m:r>
                <w:rPr>
                  <w:rFonts w:ascii="Cambria Math" w:eastAsiaTheme="minorEastAsia" w:hAnsi="Cambria Math" w:cstheme="minorHAnsi"/>
                </w:rPr>
                <m:t>δ</m:t>
              </m:r>
            </m:num>
            <m:den>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1</m:t>
                  </m:r>
                </m:sub>
              </m:sSub>
            </m:den>
          </m:f>
          <m:r>
            <w:rPr>
              <w:rFonts w:ascii="Cambria Math" w:eastAsiaTheme="minorEastAsia" w:hAnsi="Cambria Math" w:cstheme="minorHAnsi"/>
            </w:rPr>
            <m:t>)+</m:t>
          </m:r>
          <m:d>
            <m:dPr>
              <m:begChr m:val="["/>
              <m:endChr m:val="]"/>
              <m:ctrlPr>
                <w:rPr>
                  <w:rFonts w:ascii="Cambria Math" w:eastAsiaTheme="minorEastAsia" w:hAnsi="Cambria Math" w:cstheme="minorHAnsi"/>
                  <w:i/>
                  <w:iCs/>
                </w:rPr>
              </m:ctrlPr>
            </m:dPr>
            <m:e>
              <m:f>
                <m:fPr>
                  <m:ctrlPr>
                    <w:rPr>
                      <w:rFonts w:ascii="Cambria Math" w:eastAsiaTheme="minorEastAsia" w:hAnsi="Cambria Math" w:cstheme="minorHAnsi"/>
                      <w:i/>
                      <w:iCs/>
                    </w:rPr>
                  </m:ctrlPr>
                </m:fPr>
                <m:num>
                  <m:d>
                    <m:dPr>
                      <m:ctrlPr>
                        <w:rPr>
                          <w:rFonts w:ascii="Cambria Math" w:eastAsiaTheme="minorEastAsia" w:hAnsi="Cambria Math" w:cstheme="minorHAnsi"/>
                          <w:i/>
                          <w:iCs/>
                        </w:rPr>
                      </m:ctrlPr>
                    </m:dPr>
                    <m:e>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22</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1</m:t>
                          </m:r>
                        </m:sub>
                      </m:sSub>
                    </m:e>
                  </m:d>
                  <m:r>
                    <m:rPr>
                      <m:sty m:val="p"/>
                    </m:rPr>
                    <w:rPr>
                      <w:rFonts w:ascii="Cambria Math" w:eastAsiaTheme="minorEastAsia" w:hAnsi="Cambria Math" w:cstheme="minorHAnsi"/>
                    </w:rPr>
                    <m:t>Δ</m:t>
                  </m:r>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2</m:t>
                      </m:r>
                    </m:sub>
                    <m:sup>
                      <m:r>
                        <w:rPr>
                          <w:rFonts w:ascii="Cambria Math" w:eastAsiaTheme="minorEastAsia" w:hAnsi="Cambria Math" w:cstheme="minorHAnsi"/>
                        </w:rPr>
                        <m:t>0</m:t>
                      </m:r>
                    </m:sup>
                  </m:sSubSup>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D</m:t>
                      </m:r>
                    </m:e>
                    <m:sub>
                      <m:r>
                        <w:rPr>
                          <w:rFonts w:ascii="Cambria Math" w:eastAsiaTheme="minorEastAsia" w:hAnsi="Cambria Math" w:cstheme="minorHAnsi"/>
                        </w:rPr>
                        <m:t>21</m:t>
                      </m:r>
                    </m:sub>
                  </m:sSub>
                  <m:r>
                    <m:rPr>
                      <m:sty m:val="p"/>
                    </m:rPr>
                    <w:rPr>
                      <w:rFonts w:ascii="Cambria Math" w:eastAsiaTheme="minorEastAsia" w:hAnsi="Cambria Math" w:cstheme="minorHAnsi"/>
                    </w:rPr>
                    <m:t>Δ</m:t>
                  </m:r>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1</m:t>
                      </m:r>
                    </m:sub>
                    <m:sup>
                      <m:r>
                        <w:rPr>
                          <w:rFonts w:ascii="Cambria Math" w:eastAsiaTheme="minorEastAsia" w:hAnsi="Cambria Math" w:cstheme="minorHAnsi"/>
                        </w:rPr>
                        <m:t>0</m:t>
                      </m:r>
                    </m:sup>
                  </m:sSubSup>
                </m:num>
                <m:den>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2</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1</m:t>
                      </m:r>
                    </m:sub>
                  </m:sSub>
                </m:den>
              </m:f>
            </m:e>
          </m:d>
          <m:func>
            <m:funcPr>
              <m:ctrlPr>
                <w:rPr>
                  <w:rFonts w:ascii="Cambria Math" w:eastAsiaTheme="minorEastAsia" w:hAnsi="Cambria Math" w:cstheme="minorHAnsi"/>
                  <w:iCs/>
                </w:rPr>
              </m:ctrlPr>
            </m:funcPr>
            <m:fName>
              <m:r>
                <m:rPr>
                  <m:sty m:val="p"/>
                </m:rPr>
                <w:rPr>
                  <w:rFonts w:ascii="Cambria Math" w:eastAsiaTheme="minorEastAsia" w:hAnsi="Cambria Math" w:cstheme="minorHAnsi"/>
                </w:rPr>
                <m:t>exp</m:t>
              </m:r>
            </m:fName>
            <m:e>
              <m:d>
                <m:dPr>
                  <m:ctrlPr>
                    <w:rPr>
                      <w:rFonts w:ascii="Cambria Math" w:eastAsiaTheme="minorEastAsia" w:hAnsi="Cambria Math" w:cstheme="minorHAnsi"/>
                      <w:i/>
                      <w:iCs/>
                    </w:rPr>
                  </m:ctrlPr>
                </m:dPr>
                <m:e>
                  <m:f>
                    <m:fPr>
                      <m:ctrlPr>
                        <w:rPr>
                          <w:rFonts w:ascii="Cambria Math" w:eastAsiaTheme="minorEastAsia" w:hAnsi="Cambria Math" w:cstheme="minorHAnsi"/>
                          <w:i/>
                          <w:iCs/>
                        </w:rPr>
                      </m:ctrlPr>
                    </m:fPr>
                    <m:num>
                      <m:sSub>
                        <m:sSubPr>
                          <m:ctrlPr>
                            <w:rPr>
                              <w:rFonts w:ascii="Cambria Math" w:eastAsiaTheme="minorEastAsia" w:hAnsi="Cambria Math" w:cstheme="minorHAnsi"/>
                              <w:i/>
                              <w:iCs/>
                            </w:rPr>
                          </m:ctrlPr>
                        </m:sSubPr>
                        <m:e>
                          <m:r>
                            <w:rPr>
                              <w:rFonts w:ascii="Cambria Math" w:eastAsiaTheme="minorEastAsia" w:hAnsi="Cambria Math" w:cstheme="minorHAnsi"/>
                            </w:rPr>
                            <m:t>J</m:t>
                          </m:r>
                        </m:e>
                        <m:sub>
                          <m:r>
                            <w:rPr>
                              <w:rFonts w:ascii="Cambria Math" w:eastAsiaTheme="minorEastAsia" w:hAnsi="Cambria Math" w:cstheme="minorHAnsi"/>
                            </w:rPr>
                            <m:t>w</m:t>
                          </m:r>
                        </m:sub>
                      </m:sSub>
                      <m:r>
                        <w:rPr>
                          <w:rFonts w:ascii="Cambria Math" w:eastAsiaTheme="minorEastAsia" w:hAnsi="Cambria Math" w:cstheme="minorHAnsi"/>
                        </w:rPr>
                        <m:t>δ</m:t>
                      </m:r>
                    </m:num>
                    <m:den>
                      <m:sSub>
                        <m:sSubPr>
                          <m:ctrlPr>
                            <w:rPr>
                              <w:rFonts w:ascii="Cambria Math" w:eastAsiaTheme="minorEastAsia" w:hAnsi="Cambria Math" w:cstheme="minorHAnsi"/>
                              <w:i/>
                              <w:iCs/>
                            </w:rPr>
                          </m:ctrlPr>
                        </m:sSubPr>
                        <m:e>
                          <m:r>
                            <w:rPr>
                              <w:rFonts w:ascii="Cambria Math" w:eastAsiaTheme="minorEastAsia" w:hAnsi="Cambria Math" w:cstheme="minorHAnsi"/>
                            </w:rPr>
                            <m:t>σ</m:t>
                          </m:r>
                        </m:e>
                        <m:sub>
                          <m:r>
                            <w:rPr>
                              <w:rFonts w:ascii="Cambria Math" w:eastAsiaTheme="minorEastAsia" w:hAnsi="Cambria Math" w:cstheme="minorHAnsi"/>
                            </w:rPr>
                            <m:t>2</m:t>
                          </m:r>
                        </m:sub>
                      </m:sSub>
                    </m:den>
                  </m:f>
                </m:e>
              </m:d>
            </m:e>
          </m:func>
        </m:oMath>
      </m:oMathPara>
    </w:p>
    <w:p w14:paraId="6DEA2C33" w14:textId="77777777" w:rsidR="001A12E2" w:rsidRDefault="001A12E2" w:rsidP="00C033FB">
      <w:pPr>
        <w:rPr>
          <w:rFonts w:eastAsiaTheme="minorEastAsia" w:cstheme="minorHAnsi"/>
          <w:iCs/>
        </w:rPr>
      </w:pPr>
    </w:p>
    <w:p w14:paraId="72768BDD" w14:textId="05C58A95" w:rsidR="00B11AD7" w:rsidRDefault="00B11AD7" w:rsidP="00C033FB">
      <w:pPr>
        <w:rPr>
          <w:rFonts w:eastAsiaTheme="minorEastAsia" w:cstheme="minorHAnsi"/>
          <w:iCs/>
        </w:rPr>
      </w:pPr>
      <w:r>
        <w:rPr>
          <w:rFonts w:eastAsiaTheme="minorEastAsia" w:cstheme="minorHAnsi"/>
          <w:iCs/>
        </w:rPr>
        <w:t>With these equations, we can solve for the interfacial concentrations by</w:t>
      </w:r>
    </w:p>
    <w:p w14:paraId="0628C309" w14:textId="60500102" w:rsidR="00B11AD7" w:rsidRPr="00B11AD7" w:rsidRDefault="00000000" w:rsidP="00C033FB">
      <w:pPr>
        <w:rPr>
          <w:rFonts w:eastAsiaTheme="minorEastAsia" w:cstheme="minorHAnsi"/>
          <w:iCs/>
        </w:rPr>
      </w:pPr>
      <m:oMathPara>
        <m:oMath>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1</m:t>
              </m:r>
            </m:sub>
            <m:sup>
              <m:r>
                <w:rPr>
                  <w:rFonts w:ascii="Cambria Math" w:eastAsiaTheme="minorEastAsia" w:hAnsi="Cambria Math" w:cstheme="minorHAnsi"/>
                </w:rPr>
                <m:t>int</m:t>
              </m:r>
            </m:sup>
          </m:sSubSup>
          <m:r>
            <w:rPr>
              <w:rFonts w:ascii="Cambria Math" w:eastAsiaTheme="minorEastAsia" w:hAnsi="Cambria Math" w:cstheme="minorHAnsi"/>
            </w:rPr>
            <m:t>=</m:t>
          </m:r>
          <m:r>
            <m:rPr>
              <m:sty m:val="p"/>
            </m:rPr>
            <w:rPr>
              <w:rFonts w:ascii="Cambria Math" w:eastAsiaTheme="minorEastAsia" w:hAnsi="Cambria Math" w:cstheme="minorHAnsi"/>
            </w:rPr>
            <m:t>Δ</m:t>
          </m:r>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1</m:t>
              </m:r>
            </m:sub>
            <m:sup>
              <m:r>
                <w:rPr>
                  <w:rFonts w:ascii="Cambria Math" w:eastAsiaTheme="minorEastAsia" w:hAnsi="Cambria Math" w:cstheme="minorHAnsi"/>
                </w:rPr>
                <m:t>a</m:t>
              </m:r>
            </m:sup>
          </m:sSubSup>
          <m:r>
            <w:rPr>
              <w:rFonts w:ascii="Cambria Math" w:eastAsiaTheme="minorEastAsia" w:hAnsi="Cambria Math" w:cstheme="minorHAnsi"/>
            </w:rPr>
            <m:t>+</m:t>
          </m:r>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1</m:t>
              </m:r>
            </m:sub>
            <m:sup>
              <m:r>
                <w:rPr>
                  <w:rFonts w:ascii="Cambria Math" w:eastAsiaTheme="minorEastAsia" w:hAnsi="Cambria Math" w:cstheme="minorHAnsi"/>
                </w:rPr>
                <m:t>s,p</m:t>
              </m:r>
            </m:sup>
          </m:sSubSup>
        </m:oMath>
      </m:oMathPara>
    </w:p>
    <w:p w14:paraId="725BBF26" w14:textId="1919B760" w:rsidR="00B11AD7" w:rsidRDefault="00000000" w:rsidP="00C033FB">
      <w:pPr>
        <w:rPr>
          <w:rFonts w:eastAsiaTheme="minorEastAsia" w:cstheme="minorHAnsi"/>
          <w:iCs/>
        </w:rPr>
      </w:pPr>
      <m:oMathPara>
        <m:oMath>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2</m:t>
              </m:r>
            </m:sub>
            <m:sup>
              <m:r>
                <w:rPr>
                  <w:rFonts w:ascii="Cambria Math" w:eastAsiaTheme="minorEastAsia" w:hAnsi="Cambria Math" w:cstheme="minorHAnsi"/>
                </w:rPr>
                <m:t>int</m:t>
              </m:r>
            </m:sup>
          </m:sSubSup>
          <m:r>
            <w:rPr>
              <w:rFonts w:ascii="Cambria Math" w:eastAsiaTheme="minorEastAsia" w:hAnsi="Cambria Math" w:cstheme="minorHAnsi"/>
            </w:rPr>
            <m:t>=</m:t>
          </m:r>
          <m:r>
            <m:rPr>
              <m:sty m:val="p"/>
            </m:rPr>
            <w:rPr>
              <w:rFonts w:ascii="Cambria Math" w:eastAsiaTheme="minorEastAsia" w:hAnsi="Cambria Math" w:cstheme="minorHAnsi"/>
            </w:rPr>
            <m:t>Δ</m:t>
          </m:r>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2</m:t>
              </m:r>
            </m:sub>
            <m:sup>
              <m:r>
                <w:rPr>
                  <w:rFonts w:ascii="Cambria Math" w:eastAsiaTheme="minorEastAsia" w:hAnsi="Cambria Math" w:cstheme="minorHAnsi"/>
                </w:rPr>
                <m:t>a</m:t>
              </m:r>
            </m:sup>
          </m:sSubSup>
          <m:r>
            <w:rPr>
              <w:rFonts w:ascii="Cambria Math" w:eastAsiaTheme="minorEastAsia" w:hAnsi="Cambria Math" w:cstheme="minorHAnsi"/>
            </w:rPr>
            <m:t>+</m:t>
          </m:r>
          <m:sSubSup>
            <m:sSubSupPr>
              <m:ctrlPr>
                <w:rPr>
                  <w:rFonts w:ascii="Cambria Math" w:eastAsiaTheme="minorEastAsia" w:hAnsi="Cambria Math" w:cstheme="minorHAnsi"/>
                  <w:i/>
                  <w:iCs/>
                </w:rPr>
              </m:ctrlPr>
            </m:sSubSupPr>
            <m:e>
              <m:r>
                <w:rPr>
                  <w:rFonts w:ascii="Cambria Math" w:eastAsiaTheme="minorEastAsia" w:hAnsi="Cambria Math" w:cstheme="minorHAnsi"/>
                </w:rPr>
                <m:t>c</m:t>
              </m:r>
            </m:e>
            <m:sub>
              <m:r>
                <w:rPr>
                  <w:rFonts w:ascii="Cambria Math" w:eastAsiaTheme="minorEastAsia" w:hAnsi="Cambria Math" w:cstheme="minorHAnsi"/>
                </w:rPr>
                <m:t>2</m:t>
              </m:r>
            </m:sub>
            <m:sup>
              <m:r>
                <w:rPr>
                  <w:rFonts w:ascii="Cambria Math" w:eastAsiaTheme="minorEastAsia" w:hAnsi="Cambria Math" w:cstheme="minorHAnsi"/>
                </w:rPr>
                <m:t>s,p</m:t>
              </m:r>
            </m:sup>
          </m:sSubSup>
        </m:oMath>
      </m:oMathPara>
    </w:p>
    <w:p w14:paraId="22A1061B" w14:textId="44CB984C" w:rsidR="00E37BDA" w:rsidRPr="0081735A" w:rsidRDefault="000A4466" w:rsidP="00E37BDA">
      <w:r>
        <w:rPr>
          <w:rFonts w:eastAsiaTheme="minorEastAsia" w:cstheme="minorHAnsi"/>
          <w:iCs/>
        </w:rPr>
        <w:t>To ensure that the assumptions uphold to the simplification on the multicomponent system equations,</w:t>
      </w:r>
      <w:r w:rsidR="0081735A">
        <w:rPr>
          <w:rFonts w:eastAsiaTheme="minorEastAsia" w:cstheme="minorHAnsi"/>
          <w:iCs/>
        </w:rPr>
        <w:t xml:space="preserve"> we regress the interfacial concentrations using a regression</w:t>
      </w:r>
      <w:r>
        <w:rPr>
          <w:rFonts w:eastAsiaTheme="minorEastAsia" w:cstheme="minorHAnsi"/>
          <w:iCs/>
        </w:rPr>
        <w:t xml:space="preserve"> of the ODE without transforming of variables</w:t>
      </w:r>
      <w:r w:rsidR="0081735A">
        <w:t>.</w:t>
      </w:r>
      <w:r>
        <w:t xml:space="preserve"> This serves as a check of the assumptions made above.</w:t>
      </w:r>
      <w:r w:rsidR="0081735A">
        <w:t xml:space="preserve"> In this manner, the solute flux equations are organized into the following matrices:</w:t>
      </w:r>
    </w:p>
    <w:tbl>
      <w:tblPr>
        <w:tblStyle w:val="TableGrid"/>
        <w:tblW w:w="0" w:type="auto"/>
        <w:jc w:val="center"/>
        <w:tblLook w:val="04A0" w:firstRow="1" w:lastRow="0" w:firstColumn="1" w:lastColumn="0" w:noHBand="0" w:noVBand="1"/>
      </w:tblPr>
      <w:tblGrid>
        <w:gridCol w:w="8095"/>
        <w:gridCol w:w="1255"/>
      </w:tblGrid>
      <w:tr w:rsidR="00E37BDA" w:rsidRPr="003F72FC" w14:paraId="5B841D33" w14:textId="77777777" w:rsidTr="00AC1070">
        <w:trPr>
          <w:jc w:val="center"/>
        </w:trPr>
        <w:tc>
          <w:tcPr>
            <w:tcW w:w="8095" w:type="dxa"/>
          </w:tcPr>
          <w:p w14:paraId="16740544" w14:textId="77777777" w:rsidR="00E37BDA" w:rsidRPr="003F72FC" w:rsidRDefault="00000000" w:rsidP="00AC1070">
            <w:pPr>
              <w:jc w:val="center"/>
              <w:rPr>
                <w:rFonts w:cstheme="minorHAnsi"/>
              </w:rPr>
            </w:pPr>
            <m:oMathPara>
              <m:oMath>
                <m:d>
                  <m:dPr>
                    <m:begChr m:val="["/>
                    <m:endChr m:val="]"/>
                    <m:ctrlPr>
                      <w:rPr>
                        <w:rFonts w:ascii="Cambria Math" w:hAnsi="Cambria Math" w:cstheme="minorHAnsi"/>
                        <w:i/>
                      </w:rPr>
                    </m:ctrlPr>
                  </m:dPr>
                  <m:e>
                    <m:m>
                      <m:mPr>
                        <m:mcs>
                          <m:mc>
                            <m:mcPr>
                              <m:count m:val="1"/>
                              <m:mcJc m:val="center"/>
                            </m:mcPr>
                          </m:mc>
                        </m:mcs>
                        <m:ctrlPr>
                          <w:rPr>
                            <w:rFonts w:ascii="Cambria Math" w:hAnsi="Cambria Math" w:cstheme="minorHAnsi"/>
                            <w:i/>
                          </w:rPr>
                        </m:ctrlPr>
                      </m:mPr>
                      <m:mr>
                        <m:e>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p,1</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Sup>
                            <m:sSubSupPr>
                              <m:ctrlPr>
                                <w:rPr>
                                  <w:rFonts w:ascii="Cambria Math" w:eastAsiaTheme="minorEastAsia" w:hAnsi="Cambria Math" w:cstheme="minorHAnsi"/>
                                </w:rPr>
                              </m:ctrlPr>
                            </m:sSubSupPr>
                            <m:e>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e>
                      </m:mr>
                      <m:mr>
                        <m:e>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p,2</m:t>
                              </m:r>
                            </m:sub>
                            <m:sup>
                              <m:r>
                                <m:rPr>
                                  <m:sty m:val="p"/>
                                </m:rPr>
                                <w:rPr>
                                  <w:rFonts w:ascii="Cambria Math" w:eastAsiaTheme="minorEastAsia" w:hAnsi="Cambria Math" w:cstheme="minorHAnsi"/>
                                </w:rPr>
                                <m:t>s</m:t>
                              </m:r>
                            </m:sup>
                          </m:sSubSup>
                          <m:r>
                            <w:rPr>
                              <w:rFonts w:ascii="Cambria Math" w:eastAsiaTheme="minorEastAsia" w:hAnsi="Cambria Math" w:cstheme="minorHAnsi"/>
                            </w:rPr>
                            <m:t>-</m:t>
                          </m:r>
                          <m:sSubSup>
                            <m:sSubSupPr>
                              <m:ctrlPr>
                                <w:rPr>
                                  <w:rFonts w:ascii="Cambria Math" w:eastAsiaTheme="minorEastAsia" w:hAnsi="Cambria Math" w:cstheme="minorHAnsi"/>
                                </w:rPr>
                              </m:ctrlPr>
                            </m:sSubSupPr>
                            <m:e>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eastAsiaTheme="minorEastAsia" w:hAnsi="Cambria Math" w:cstheme="minorHAnsi"/>
                                </w:rPr>
                                <m:t>c</m:t>
                              </m:r>
                            </m:e>
                            <m:sub>
                              <m:r>
                                <w:rPr>
                                  <w:rFonts w:ascii="Cambria Math" w:eastAsiaTheme="minorEastAsia" w:hAnsi="Cambria Math" w:cstheme="minorHAnsi"/>
                                </w:rPr>
                                <m:t>2</m:t>
                              </m:r>
                            </m:sub>
                            <m:sup>
                              <m:r>
                                <m:rPr>
                                  <m:sty m:val="p"/>
                                </m:rPr>
                                <w:rPr>
                                  <w:rFonts w:ascii="Cambria Math" w:eastAsiaTheme="minorEastAsia" w:hAnsi="Cambria Math" w:cstheme="minorHAnsi"/>
                                </w:rPr>
                                <m:t>s</m:t>
                              </m:r>
                            </m:sup>
                          </m:sSubSup>
                        </m:e>
                      </m:mr>
                    </m:m>
                  </m:e>
                </m:d>
                <m:r>
                  <w:rPr>
                    <w:rFonts w:ascii="Cambria Math" w:hAnsi="Cambria Math" w:cstheme="minorHAnsi"/>
                  </w:rPr>
                  <m:t>=</m:t>
                </m:r>
                <m:d>
                  <m:dPr>
                    <m:begChr m:val="["/>
                    <m:endChr m:val="]"/>
                    <m:ctrlPr>
                      <w:rPr>
                        <w:rFonts w:ascii="Cambria Math" w:hAnsi="Cambria Math" w:cstheme="minorHAnsi"/>
                        <w:i/>
                      </w:rPr>
                    </m:ctrlPr>
                  </m:dPr>
                  <m:e>
                    <m:m>
                      <m:mPr>
                        <m:mcs>
                          <m:mc>
                            <m:mcPr>
                              <m:count m:val="1"/>
                              <m:mcJc m:val="center"/>
                            </m:mcPr>
                          </m:mc>
                        </m:mcs>
                        <m:ctrlPr>
                          <w:rPr>
                            <w:rFonts w:ascii="Cambria Math" w:hAnsi="Cambria Math" w:cstheme="minorHAnsi"/>
                            <w:i/>
                          </w:rPr>
                        </m:ctrlPr>
                      </m:mPr>
                      <m:mr>
                        <m:e>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s</m:t>
                              </m:r>
                            </m:sup>
                          </m:sSubSup>
                        </m:e>
                      </m:mr>
                      <m:mr>
                        <m:e>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s</m:t>
                              </m:r>
                            </m:sup>
                          </m:sSubSup>
                        </m:e>
                      </m:mr>
                    </m:m>
                  </m:e>
                </m:d>
                <m:r>
                  <w:rPr>
                    <w:rFonts w:ascii="Cambria Math" w:hAnsi="Cambria Math" w:cstheme="minorHAnsi"/>
                  </w:rPr>
                  <m:t xml:space="preserve"> </m:t>
                </m:r>
                <m:d>
                  <m:dPr>
                    <m:begChr m:val="["/>
                    <m:endChr m:val="]"/>
                    <m:ctrlPr>
                      <w:rPr>
                        <w:rFonts w:ascii="Cambria Math" w:hAnsi="Cambria Math" w:cstheme="minorHAnsi"/>
                        <w:i/>
                      </w:rPr>
                    </m:ctrlPr>
                  </m:dPr>
                  <m:e>
                    <m:m>
                      <m:mPr>
                        <m:mcs>
                          <m:mc>
                            <m:mcPr>
                              <m:count m:val="2"/>
                              <m:mcJc m:val="center"/>
                            </m:mcPr>
                          </m:mc>
                        </m:mcs>
                        <m:ctrlPr>
                          <w:rPr>
                            <w:rFonts w:ascii="Cambria Math" w:hAnsi="Cambria Math" w:cstheme="minorHAnsi"/>
                            <w:i/>
                          </w:rPr>
                        </m:ctrlPr>
                      </m:mPr>
                      <m:m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11</m:t>
                              </m:r>
                            </m:sub>
                            <m:sup>
                              <m:r>
                                <m:rPr>
                                  <m:sty m:val="p"/>
                                </m:rPr>
                                <w:rPr>
                                  <w:rFonts w:ascii="Cambria Math" w:eastAsiaTheme="minorEastAsia" w:hAnsi="Cambria Math" w:cstheme="minorHAnsi"/>
                                </w:rPr>
                                <m:t>s</m:t>
                              </m:r>
                            </m:sup>
                          </m:sSubSup>
                        </m:e>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12</m:t>
                              </m:r>
                            </m:sub>
                            <m:sup>
                              <m:r>
                                <m:rPr>
                                  <m:sty m:val="p"/>
                                </m:rPr>
                                <w:rPr>
                                  <w:rFonts w:ascii="Cambria Math" w:eastAsiaTheme="minorEastAsia" w:hAnsi="Cambria Math" w:cstheme="minorHAnsi"/>
                                </w:rPr>
                                <m:t>s</m:t>
                              </m:r>
                            </m:sup>
                          </m:sSubSup>
                        </m:e>
                      </m:mr>
                      <m:m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21</m:t>
                              </m:r>
                            </m:sub>
                            <m:sup>
                              <m:r>
                                <m:rPr>
                                  <m:sty m:val="p"/>
                                </m:rPr>
                                <w:rPr>
                                  <w:rFonts w:ascii="Cambria Math" w:eastAsiaTheme="minorEastAsia" w:hAnsi="Cambria Math" w:cstheme="minorHAnsi"/>
                                </w:rPr>
                                <m:t>s</m:t>
                              </m:r>
                            </m:sup>
                          </m:sSubSup>
                        </m:e>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22</m:t>
                              </m:r>
                            </m:sub>
                            <m:sup>
                              <m:r>
                                <m:rPr>
                                  <m:sty m:val="p"/>
                                </m:rPr>
                                <w:rPr>
                                  <w:rFonts w:ascii="Cambria Math" w:eastAsiaTheme="minorEastAsia" w:hAnsi="Cambria Math" w:cstheme="minorHAnsi"/>
                                </w:rPr>
                                <m:t>s</m:t>
                              </m:r>
                            </m:sup>
                          </m:sSubSup>
                        </m:e>
                      </m:mr>
                    </m:m>
                  </m:e>
                </m:d>
              </m:oMath>
            </m:oMathPara>
          </w:p>
        </w:tc>
        <w:tc>
          <w:tcPr>
            <w:tcW w:w="1255" w:type="dxa"/>
          </w:tcPr>
          <w:p w14:paraId="7BFAB1CE" w14:textId="77777777" w:rsidR="00E37BDA" w:rsidRPr="003F72FC" w:rsidRDefault="00E37BDA" w:rsidP="00AC1070">
            <w:pPr>
              <w:jc w:val="center"/>
              <w:rPr>
                <w:rFonts w:cstheme="minorHAnsi"/>
              </w:rPr>
            </w:pPr>
            <w:r w:rsidRPr="003F72FC">
              <w:rPr>
                <w:rFonts w:cstheme="minorHAnsi"/>
              </w:rPr>
              <w:t>Eq</w:t>
            </w:r>
            <w:r>
              <w:rPr>
                <w:rFonts w:cstheme="minorHAnsi"/>
              </w:rPr>
              <w:t xml:space="preserve"> 67</w:t>
            </w:r>
            <w:r w:rsidRPr="003F72FC">
              <w:rPr>
                <w:rFonts w:cstheme="minorHAnsi"/>
              </w:rPr>
              <w:t xml:space="preserve"> </w:t>
            </w:r>
          </w:p>
        </w:tc>
      </w:tr>
    </w:tbl>
    <w:p w14:paraId="327A84B7" w14:textId="26F4FB19" w:rsidR="0081735A" w:rsidRDefault="000A4466" w:rsidP="00E37BDA">
      <w:r>
        <w:rPr>
          <w:rFonts w:eastAsiaTheme="minorEastAsia" w:cstheme="minorHAnsi"/>
          <w:iCs/>
        </w:rPr>
        <w:t xml:space="preserve">Solving the simplified equations above, and using the </w:t>
      </w:r>
      <w:r w:rsidR="0081735A">
        <w:t xml:space="preserve">ode15 solver, we </w:t>
      </w:r>
      <w:r>
        <w:t>compare the interfacial concentrations</w:t>
      </w:r>
      <w:r w:rsidR="0081735A">
        <w:t>:</w:t>
      </w:r>
    </w:p>
    <w:tbl>
      <w:tblPr>
        <w:tblStyle w:val="TableGrid"/>
        <w:tblW w:w="9350" w:type="dxa"/>
        <w:jc w:val="center"/>
        <w:tblLook w:val="04A0" w:firstRow="1" w:lastRow="0" w:firstColumn="1" w:lastColumn="0" w:noHBand="0" w:noVBand="1"/>
        <w:tblPrChange w:id="1" w:author="Laurianne Estrada" w:date="2026-04-01T11:53:00Z" w16du:dateUtc="2026-04-01T15:53:00Z">
          <w:tblPr>
            <w:tblStyle w:val="TableGrid"/>
            <w:tblW w:w="9350" w:type="dxa"/>
            <w:jc w:val="center"/>
            <w:tblLook w:val="04A0" w:firstRow="1" w:lastRow="0" w:firstColumn="1" w:lastColumn="0" w:noHBand="0" w:noVBand="1"/>
          </w:tblPr>
        </w:tblPrChange>
      </w:tblPr>
      <w:tblGrid>
        <w:gridCol w:w="2386"/>
        <w:gridCol w:w="2315"/>
        <w:gridCol w:w="2607"/>
        <w:gridCol w:w="2042"/>
        <w:tblGridChange w:id="2">
          <w:tblGrid>
            <w:gridCol w:w="2386"/>
            <w:gridCol w:w="2315"/>
            <w:gridCol w:w="2607"/>
            <w:gridCol w:w="2042"/>
            <w:gridCol w:w="3111"/>
          </w:tblGrid>
        </w:tblGridChange>
      </w:tblGrid>
      <w:tr w:rsidR="008E0549" w:rsidRPr="0025519B" w14:paraId="0257EDAE" w14:textId="151E66E1" w:rsidTr="008E0549">
        <w:trPr>
          <w:jc w:val="center"/>
          <w:trPrChange w:id="3" w:author="Laurianne Estrada" w:date="2026-04-01T11:53:00Z" w16du:dateUtc="2026-04-01T15:53:00Z">
            <w:trPr>
              <w:jc w:val="center"/>
            </w:trPr>
          </w:trPrChange>
        </w:trPr>
        <w:tc>
          <w:tcPr>
            <w:tcW w:w="7308" w:type="dxa"/>
            <w:gridSpan w:val="3"/>
            <w:shd w:val="clear" w:color="auto" w:fill="D9D9D9" w:themeFill="background1" w:themeFillShade="D9"/>
            <w:tcPrChange w:id="4" w:author="Laurianne Estrada" w:date="2026-04-01T11:53:00Z" w16du:dateUtc="2026-04-01T15:53:00Z">
              <w:tcPr>
                <w:tcW w:w="9350" w:type="dxa"/>
                <w:gridSpan w:val="4"/>
                <w:shd w:val="clear" w:color="auto" w:fill="D9D9D9" w:themeFill="background1" w:themeFillShade="D9"/>
              </w:tcPr>
            </w:tcPrChange>
          </w:tcPr>
          <w:p w14:paraId="64CA29B7" w14:textId="3F195B6C" w:rsidR="008E0549" w:rsidRDefault="008E0549" w:rsidP="00AC1070">
            <w:pPr>
              <w:jc w:val="center"/>
              <w:rPr>
                <w:b/>
                <w:bCs/>
              </w:rPr>
            </w:pPr>
            <w:r>
              <w:rPr>
                <w:b/>
                <w:bCs/>
              </w:rPr>
              <w:t>Unknown Variables – vial 1</w:t>
            </w:r>
          </w:p>
        </w:tc>
        <w:tc>
          <w:tcPr>
            <w:tcW w:w="2042" w:type="dxa"/>
            <w:shd w:val="clear" w:color="auto" w:fill="D9D9D9" w:themeFill="background1" w:themeFillShade="D9"/>
            <w:tcPrChange w:id="5" w:author="Laurianne Estrada" w:date="2026-04-01T11:53:00Z" w16du:dateUtc="2026-04-01T15:53:00Z">
              <w:tcPr>
                <w:tcW w:w="3111" w:type="dxa"/>
                <w:shd w:val="clear" w:color="auto" w:fill="D9D9D9" w:themeFill="background1" w:themeFillShade="D9"/>
              </w:tcPr>
            </w:tcPrChange>
          </w:tcPr>
          <w:p w14:paraId="4A5D910B" w14:textId="77777777" w:rsidR="008E0549" w:rsidRDefault="008E0549" w:rsidP="00AC1070">
            <w:pPr>
              <w:jc w:val="center"/>
              <w:rPr>
                <w:b/>
                <w:bCs/>
              </w:rPr>
            </w:pPr>
          </w:p>
        </w:tc>
      </w:tr>
      <w:tr w:rsidR="008E0549" w14:paraId="34A1E874" w14:textId="02922708" w:rsidTr="00502766">
        <w:trPr>
          <w:jc w:val="center"/>
        </w:trPr>
        <w:tc>
          <w:tcPr>
            <w:tcW w:w="2386" w:type="dxa"/>
            <w:shd w:val="clear" w:color="auto" w:fill="F2F2F2" w:themeFill="background1" w:themeFillShade="F2"/>
          </w:tcPr>
          <w:p w14:paraId="04EE13B1" w14:textId="256E173A" w:rsidR="008E0549" w:rsidRPr="004B1255" w:rsidRDefault="008E0549" w:rsidP="00AC1070">
            <w:pPr>
              <w:jc w:val="center"/>
              <w:rPr>
                <w:rFonts w:ascii="Aptos" w:eastAsia="Aptos" w:hAnsi="Aptos" w:cs="Times New Roman"/>
                <w:b/>
                <w:bCs/>
              </w:rPr>
            </w:pPr>
            <w:r w:rsidRPr="004B1255">
              <w:rPr>
                <w:rFonts w:ascii="Aptos" w:eastAsia="Aptos" w:hAnsi="Aptos" w:cs="Times New Roman"/>
                <w:b/>
                <w:bCs/>
              </w:rPr>
              <w:t>Variable</w:t>
            </w:r>
          </w:p>
        </w:tc>
        <w:tc>
          <w:tcPr>
            <w:tcW w:w="2315" w:type="dxa"/>
            <w:shd w:val="clear" w:color="auto" w:fill="F2F2F2" w:themeFill="background1" w:themeFillShade="F2"/>
          </w:tcPr>
          <w:p w14:paraId="3C762A25" w14:textId="161D752A" w:rsidR="008E0549" w:rsidRPr="004B1255" w:rsidRDefault="008E0549" w:rsidP="00AC1070">
            <w:pPr>
              <w:jc w:val="center"/>
              <w:rPr>
                <w:b/>
                <w:bCs/>
              </w:rPr>
            </w:pPr>
            <w:r w:rsidRPr="004B1255">
              <w:rPr>
                <w:b/>
                <w:bCs/>
              </w:rPr>
              <w:t>ODE15</w:t>
            </w:r>
          </w:p>
        </w:tc>
        <w:tc>
          <w:tcPr>
            <w:tcW w:w="2607" w:type="dxa"/>
            <w:shd w:val="clear" w:color="auto" w:fill="F2F2F2" w:themeFill="background1" w:themeFillShade="F2"/>
          </w:tcPr>
          <w:p w14:paraId="1C3B93CD" w14:textId="72F61CD2" w:rsidR="008E0549" w:rsidRPr="004B1255" w:rsidRDefault="008E0549" w:rsidP="00AC1070">
            <w:pPr>
              <w:jc w:val="center"/>
              <w:rPr>
                <w:b/>
                <w:bCs/>
              </w:rPr>
            </w:pPr>
            <w:r w:rsidRPr="004B1255">
              <w:rPr>
                <w:b/>
                <w:bCs/>
              </w:rPr>
              <w:t>Simplification</w:t>
            </w:r>
          </w:p>
        </w:tc>
        <w:tc>
          <w:tcPr>
            <w:tcW w:w="2042" w:type="dxa"/>
            <w:shd w:val="clear" w:color="auto" w:fill="F2F2F2" w:themeFill="background1" w:themeFillShade="F2"/>
          </w:tcPr>
          <w:p w14:paraId="3BF01966" w14:textId="430DFDFF" w:rsidR="008E0549" w:rsidRPr="004B1255" w:rsidRDefault="00502766" w:rsidP="00AC1070">
            <w:pPr>
              <w:jc w:val="center"/>
              <w:rPr>
                <w:b/>
                <w:bCs/>
              </w:rPr>
            </w:pPr>
            <w:r>
              <w:rPr>
                <w:b/>
                <w:bCs/>
              </w:rPr>
              <w:t>Percent Difference</w:t>
            </w:r>
            <w:r w:rsidR="00E023E8">
              <w:rPr>
                <w:b/>
                <w:bCs/>
              </w:rPr>
              <w:t xml:space="preserve"> (%)</w:t>
            </w:r>
          </w:p>
        </w:tc>
      </w:tr>
      <w:tr w:rsidR="008E0549" w14:paraId="2A0832E2" w14:textId="050B4071" w:rsidTr="00502766">
        <w:trPr>
          <w:jc w:val="center"/>
        </w:trPr>
        <w:tc>
          <w:tcPr>
            <w:tcW w:w="2386" w:type="dxa"/>
          </w:tcPr>
          <w:p w14:paraId="0245EDA1" w14:textId="77777777" w:rsidR="008E0549" w:rsidRDefault="00000000" w:rsidP="00AC1070">
            <w:pPr>
              <w:jc w:val="center"/>
            </w:pPr>
            <m:oMathPara>
              <m:oMath>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s,int</m:t>
                    </m:r>
                  </m:sup>
                </m:sSubSup>
                <m:r>
                  <w:rPr>
                    <w:rFonts w:ascii="Cambria Math" w:hAnsi="Cambria Math"/>
                  </w:rPr>
                  <m:t xml:space="preserve"> </m:t>
                </m:r>
              </m:oMath>
            </m:oMathPara>
          </w:p>
        </w:tc>
        <w:tc>
          <w:tcPr>
            <w:tcW w:w="2315" w:type="dxa"/>
          </w:tcPr>
          <w:p w14:paraId="4FB9E80E" w14:textId="7070533B" w:rsidR="008E0549" w:rsidRDefault="008E0549" w:rsidP="00AC1070">
            <w:pPr>
              <w:jc w:val="center"/>
            </w:pPr>
            <w:r>
              <w:t>9.77</w:t>
            </w:r>
          </w:p>
        </w:tc>
        <w:tc>
          <w:tcPr>
            <w:tcW w:w="2607" w:type="dxa"/>
          </w:tcPr>
          <w:p w14:paraId="70F4CE3B" w14:textId="49DD3D16" w:rsidR="008E0549" w:rsidRDefault="008E0549" w:rsidP="00AC1070">
            <w:pPr>
              <w:jc w:val="center"/>
            </w:pPr>
            <w:r>
              <w:t>9.64</w:t>
            </w:r>
          </w:p>
        </w:tc>
        <w:tc>
          <w:tcPr>
            <w:tcW w:w="2042" w:type="dxa"/>
          </w:tcPr>
          <w:p w14:paraId="1BB3E620" w14:textId="2ED7F5CD" w:rsidR="008E0549" w:rsidRDefault="00502766" w:rsidP="00AC1070">
            <w:pPr>
              <w:jc w:val="center"/>
            </w:pPr>
            <w:r>
              <w:t>1.34</w:t>
            </w:r>
          </w:p>
        </w:tc>
      </w:tr>
      <w:tr w:rsidR="008E0549" w14:paraId="63CB9938" w14:textId="5F902081" w:rsidTr="00502766">
        <w:trPr>
          <w:jc w:val="center"/>
        </w:trPr>
        <w:tc>
          <w:tcPr>
            <w:tcW w:w="2386" w:type="dxa"/>
          </w:tcPr>
          <w:p w14:paraId="1794C1A6" w14:textId="77777777" w:rsidR="008E0549" w:rsidRDefault="00000000" w:rsidP="00AC1070">
            <w:pPr>
              <w:jc w:val="center"/>
            </w:pPr>
            <m:oMathPara>
              <m:oMath>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s,int</m:t>
                    </m:r>
                  </m:sup>
                </m:sSubSup>
              </m:oMath>
            </m:oMathPara>
          </w:p>
        </w:tc>
        <w:tc>
          <w:tcPr>
            <w:tcW w:w="2315" w:type="dxa"/>
          </w:tcPr>
          <w:p w14:paraId="40D5C3F6" w14:textId="0068C37A" w:rsidR="008E0549" w:rsidRDefault="008E0549" w:rsidP="00AC1070">
            <w:pPr>
              <w:jc w:val="center"/>
            </w:pPr>
            <w:r>
              <w:t>4.51</w:t>
            </w:r>
          </w:p>
        </w:tc>
        <w:tc>
          <w:tcPr>
            <w:tcW w:w="2607" w:type="dxa"/>
          </w:tcPr>
          <w:p w14:paraId="49FA499F" w14:textId="025B14A4" w:rsidR="008E0549" w:rsidRDefault="008E0549" w:rsidP="00AC1070">
            <w:pPr>
              <w:jc w:val="center"/>
            </w:pPr>
            <w:r>
              <w:t>4.58</w:t>
            </w:r>
          </w:p>
        </w:tc>
        <w:tc>
          <w:tcPr>
            <w:tcW w:w="2042" w:type="dxa"/>
          </w:tcPr>
          <w:p w14:paraId="373BEE9F" w14:textId="46CBEA6C" w:rsidR="008E0549" w:rsidRDefault="00502766" w:rsidP="00AC1070">
            <w:pPr>
              <w:jc w:val="center"/>
            </w:pPr>
            <w:r>
              <w:t>1.54</w:t>
            </w:r>
          </w:p>
        </w:tc>
      </w:tr>
    </w:tbl>
    <w:p w14:paraId="4918A982" w14:textId="77777777" w:rsidR="00EF1658" w:rsidRDefault="00EF1658" w:rsidP="00E37BDA"/>
    <w:p w14:paraId="0EEB09AA" w14:textId="38C2A3B2" w:rsidR="000A4466" w:rsidRDefault="000A4466" w:rsidP="00E37BDA">
      <w:r>
        <w:t xml:space="preserve">Here, we see strong agreement between the interfacial concentration values calculated using an ODE solver and the simplification. This indicates that the assumptions made above, where we collapse the multicomponent flux equation to that of a binary system by using a </w:t>
      </w:r>
      <w:r w:rsidR="00B97ACF">
        <w:t>transformed concentration</w:t>
      </w:r>
      <w:r>
        <w:t>, upholds.</w:t>
      </w:r>
    </w:p>
    <w:p w14:paraId="1E054AB4" w14:textId="2E6B4A84" w:rsidR="00E774DA" w:rsidRDefault="00E774DA">
      <w:pPr>
        <w:spacing w:after="160" w:line="278" w:lineRule="auto"/>
      </w:pPr>
      <w:r>
        <w:br w:type="page"/>
      </w:r>
    </w:p>
    <w:p w14:paraId="53D1074D" w14:textId="77777777" w:rsidR="00B97ACF" w:rsidRPr="00E774DA" w:rsidRDefault="00B97ACF" w:rsidP="00E37BDA">
      <w:pPr>
        <w:pStyle w:val="ListParagraph"/>
        <w:numPr>
          <w:ilvl w:val="1"/>
          <w:numId w:val="2"/>
        </w:numPr>
        <w:rPr>
          <w:color w:val="EE0000"/>
        </w:rPr>
      </w:pPr>
      <w:commentRangeStart w:id="6"/>
      <w:r w:rsidRPr="00E774DA">
        <w:rPr>
          <w:color w:val="EE0000"/>
        </w:rPr>
        <w:lastRenderedPageBreak/>
        <w:t xml:space="preserve">Estimate the lumped solute permeability coefficient, B. </w:t>
      </w:r>
      <w:commentRangeEnd w:id="6"/>
      <w:r w:rsidR="00CE6C7A" w:rsidRPr="00E774DA">
        <w:rPr>
          <w:rStyle w:val="CommentReference"/>
          <w:color w:val="EE0000"/>
          <w:sz w:val="24"/>
          <w:szCs w:val="24"/>
        </w:rPr>
        <w:commentReference w:id="6"/>
      </w:r>
    </w:p>
    <w:p w14:paraId="4A283861" w14:textId="77777777" w:rsidR="004A26B9" w:rsidRPr="00E774DA" w:rsidRDefault="004A26B9" w:rsidP="00B97ACF">
      <w:pPr>
        <w:rPr>
          <w:color w:val="EE0000"/>
        </w:rPr>
      </w:pPr>
    </w:p>
    <w:p w14:paraId="745C290D" w14:textId="1F7AEC1C" w:rsidR="004A26B9" w:rsidRPr="00E774DA" w:rsidRDefault="006F7D17" w:rsidP="00B97ACF">
      <w:r w:rsidRPr="00E774DA">
        <w:t>Starting with Fick’s second law,</w:t>
      </w:r>
    </w:p>
    <w:p w14:paraId="7DEC5023" w14:textId="203C9F33" w:rsidR="006F7D17" w:rsidRPr="00E774DA" w:rsidRDefault="006F7D17" w:rsidP="00B97ACF">
      <w:pPr>
        <w:rPr>
          <w:rFonts w:eastAsiaTheme="minorEastAsia"/>
          <w:iCs/>
        </w:rPr>
      </w:pPr>
      <m:oMathPara>
        <m:oMath>
          <m:r>
            <w:rPr>
              <w:rFonts w:ascii="Cambria Math" w:hAnsi="Cambria Math"/>
            </w:rPr>
            <m:t>0=</m:t>
          </m:r>
          <m:f>
            <m:fPr>
              <m:ctrlPr>
                <w:rPr>
                  <w:rFonts w:ascii="Cambria Math" w:hAnsi="Cambria Math"/>
                  <w:iCs/>
                </w:rPr>
              </m:ctrlPr>
            </m:fPr>
            <m:num>
              <m:sSup>
                <m:sSupPr>
                  <m:ctrlPr>
                    <w:rPr>
                      <w:rFonts w:ascii="Cambria Math" w:hAnsi="Cambria Math"/>
                      <w:iCs/>
                    </w:rPr>
                  </m:ctrlPr>
                </m:sSupPr>
                <m:e>
                  <m:r>
                    <m:rPr>
                      <m:sty m:val="p"/>
                    </m:rPr>
                    <w:rPr>
                      <w:rFonts w:ascii="Cambria Math" w:hAnsi="Cambria Math"/>
                    </w:rPr>
                    <m:t>∂</m:t>
                  </m:r>
                </m:e>
                <m:sup>
                  <m:r>
                    <m:rPr>
                      <m:sty m:val="p"/>
                    </m:rPr>
                    <w:rPr>
                      <w:rFonts w:ascii="Cambria Math" w:hAnsi="Cambria Math"/>
                    </w:rPr>
                    <m:t>2</m:t>
                  </m:r>
                </m:sup>
              </m:sSup>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i</m:t>
                  </m:r>
                </m:sub>
              </m:sSub>
            </m:num>
            <m:den>
              <m:r>
                <m:rPr>
                  <m:sty m:val="p"/>
                </m:rPr>
                <w:rPr>
                  <w:rFonts w:ascii="Cambria Math" w:hAnsi="Cambria Math"/>
                </w:rPr>
                <m:t>∂</m:t>
              </m:r>
              <m:sSup>
                <m:sSupPr>
                  <m:ctrlPr>
                    <w:rPr>
                      <w:rFonts w:ascii="Cambria Math" w:hAnsi="Cambria Math"/>
                      <w:iCs/>
                    </w:rPr>
                  </m:ctrlPr>
                </m:sSupPr>
                <m:e>
                  <m:r>
                    <m:rPr>
                      <m:sty m:val="p"/>
                    </m:rPr>
                    <w:rPr>
                      <w:rFonts w:ascii="Cambria Math" w:hAnsi="Cambria Math"/>
                    </w:rPr>
                    <m:t>z</m:t>
                  </m:r>
                </m:e>
                <m:sup>
                  <m:r>
                    <m:rPr>
                      <m:sty m:val="p"/>
                    </m:rPr>
                    <w:rPr>
                      <w:rFonts w:ascii="Cambria Math" w:hAnsi="Cambria Math"/>
                    </w:rPr>
                    <m:t>2</m:t>
                  </m:r>
                </m:sup>
              </m:sSup>
            </m:den>
          </m:f>
        </m:oMath>
      </m:oMathPara>
    </w:p>
    <w:p w14:paraId="03E7C462" w14:textId="1626ADEC" w:rsidR="006F7D17" w:rsidRPr="00E774DA" w:rsidRDefault="006F7D17" w:rsidP="00B97ACF">
      <w:pPr>
        <w:rPr>
          <w:rFonts w:eastAsiaTheme="minorEastAsia"/>
          <w:iCs/>
        </w:rPr>
      </w:pPr>
      <w:r w:rsidRPr="00E774DA">
        <w:rPr>
          <w:rFonts w:eastAsiaTheme="minorEastAsia"/>
          <w:iCs/>
        </w:rPr>
        <w:t>with boundary conditions</w:t>
      </w:r>
    </w:p>
    <w:p w14:paraId="26EDBFD6" w14:textId="415C2292" w:rsidR="006F7D17" w:rsidRPr="00E774DA" w:rsidRDefault="00000000" w:rsidP="00B97ACF">
      <w:pPr>
        <w:rPr>
          <w:rFonts w:eastAsiaTheme="minorEastAsia"/>
          <w:iCs/>
        </w:rPr>
      </w:pPr>
      <m:oMathPara>
        <m:oMath>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i</m:t>
              </m:r>
            </m:sub>
          </m:sSub>
          <m:d>
            <m:dPr>
              <m:ctrlPr>
                <w:rPr>
                  <w:rFonts w:ascii="Cambria Math" w:hAnsi="Cambria Math"/>
                  <w:iCs/>
                </w:rPr>
              </m:ctrlPr>
            </m:dPr>
            <m:e>
              <m:r>
                <m:rPr>
                  <m:sty m:val="p"/>
                </m:rPr>
                <w:rPr>
                  <w:rFonts w:ascii="Cambria Math" w:hAnsi="Cambria Math"/>
                </w:rPr>
                <m:t>z=0</m:t>
              </m:r>
            </m:e>
          </m:d>
          <m:r>
            <m:rPr>
              <m:sty m:val="p"/>
            </m:rPr>
            <w:rPr>
              <w:rFonts w:ascii="Cambria Math" w:hAnsi="Cambria Math"/>
            </w:rPr>
            <m:t>=</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i</m:t>
              </m:r>
            </m:sub>
          </m:sSub>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i</m:t>
              </m:r>
            </m:sub>
            <m:sup>
              <m:r>
                <m:rPr>
                  <m:sty m:val="p"/>
                </m:rPr>
                <w:rPr>
                  <w:rFonts w:ascii="Cambria Math" w:hAnsi="Cambria Math"/>
                </w:rPr>
                <m:t>0</m:t>
              </m:r>
            </m:sup>
          </m:sSubSup>
          <m:r>
            <m:rPr>
              <m:sty m:val="p"/>
            </m:rPr>
            <w:rPr>
              <w:rFonts w:ascii="Cambria Math" w:hAnsi="Cambria Math"/>
            </w:rPr>
            <m:t xml:space="preserve"> </m:t>
          </m:r>
        </m:oMath>
      </m:oMathPara>
    </w:p>
    <w:p w14:paraId="003FAAFE" w14:textId="4D3747B4" w:rsidR="0094581E" w:rsidRPr="00E774DA" w:rsidRDefault="00000000" w:rsidP="00B97ACF">
      <w:pPr>
        <w:rPr>
          <w:rFonts w:eastAsiaTheme="minorEastAsia"/>
          <w:iCs/>
        </w:rPr>
      </w:pPr>
      <m:oMathPara>
        <m:oMath>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i</m:t>
              </m:r>
            </m:sub>
          </m:sSub>
          <m:d>
            <m:dPr>
              <m:ctrlPr>
                <w:rPr>
                  <w:rFonts w:ascii="Cambria Math" w:hAnsi="Cambria Math"/>
                  <w:iCs/>
                </w:rPr>
              </m:ctrlPr>
            </m:dPr>
            <m:e>
              <m:r>
                <m:rPr>
                  <m:sty m:val="p"/>
                </m:rPr>
                <w:rPr>
                  <w:rFonts w:ascii="Cambria Math" w:hAnsi="Cambria Math"/>
                </w:rPr>
                <m:t>z=l</m:t>
              </m:r>
            </m:e>
          </m:d>
          <m:r>
            <m:rPr>
              <m:sty m:val="p"/>
            </m:rPr>
            <w:rPr>
              <w:rFonts w:ascii="Cambria Math" w:hAnsi="Cambria Math"/>
            </w:rPr>
            <m:t>=</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i</m:t>
              </m:r>
            </m:sub>
          </m:sSub>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i</m:t>
              </m:r>
            </m:sub>
            <m:sup>
              <m:r>
                <m:rPr>
                  <m:sty m:val="p"/>
                </m:rPr>
                <w:rPr>
                  <w:rFonts w:ascii="Cambria Math" w:hAnsi="Cambria Math"/>
                </w:rPr>
                <m:t>p</m:t>
              </m:r>
            </m:sup>
          </m:sSubSup>
        </m:oMath>
      </m:oMathPara>
    </w:p>
    <w:p w14:paraId="3DA2B8CA" w14:textId="096400A2" w:rsidR="0094581E" w:rsidRPr="00E774DA" w:rsidRDefault="0094581E" w:rsidP="00B97ACF">
      <w:pPr>
        <w:rPr>
          <w:rFonts w:eastAsiaTheme="minorEastAsia"/>
          <w:iCs/>
        </w:rPr>
      </w:pPr>
      <w:r w:rsidRPr="00E774DA">
        <w:rPr>
          <w:rFonts w:eastAsiaTheme="minorEastAsia"/>
          <w:iCs/>
        </w:rPr>
        <w:t>Solving for the concentration profiles yields</w:t>
      </w:r>
    </w:p>
    <w:p w14:paraId="2A5E80B6" w14:textId="7C9B3A9D" w:rsidR="0094581E" w:rsidRPr="00E774DA" w:rsidRDefault="00000000" w:rsidP="00B97ACF">
      <w:pPr>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c</m:t>
              </m:r>
            </m:e>
            <m:sub>
              <m:r>
                <m:rPr>
                  <m:sty m:val="p"/>
                </m:rPr>
                <w:rPr>
                  <w:rFonts w:ascii="Cambria Math" w:eastAsiaTheme="minorEastAsia" w:hAnsi="Cambria Math"/>
                </w:rPr>
                <m:t>i</m:t>
              </m:r>
            </m:sub>
          </m:sSub>
          <m:d>
            <m:dPr>
              <m:ctrlPr>
                <w:rPr>
                  <w:rFonts w:ascii="Cambria Math" w:eastAsiaTheme="minorEastAsia" w:hAnsi="Cambria Math"/>
                  <w:iCs/>
                </w:rPr>
              </m:ctrlPr>
            </m:dPr>
            <m:e>
              <m:r>
                <m:rPr>
                  <m:sty m:val="p"/>
                </m:rPr>
                <w:rPr>
                  <w:rFonts w:ascii="Cambria Math" w:eastAsiaTheme="minorEastAsia" w:hAnsi="Cambria Math"/>
                </w:rPr>
                <m:t>z</m:t>
              </m:r>
            </m:e>
          </m:d>
          <m:r>
            <m:rPr>
              <m:sty m:val="p"/>
            </m:rPr>
            <w:rPr>
              <w:rFonts w:ascii="Cambria Math" w:eastAsiaTheme="minorEastAsia" w:hAnsi="Cambria Math"/>
            </w:rPr>
            <m:t>=</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i</m:t>
              </m:r>
            </m:sub>
          </m:sSub>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i</m:t>
              </m:r>
            </m:sub>
            <m:sup>
              <m:r>
                <m:rPr>
                  <m:sty m:val="p"/>
                </m:rPr>
                <w:rPr>
                  <w:rFonts w:ascii="Cambria Math" w:hAnsi="Cambria Math"/>
                </w:rPr>
                <m:t>0</m:t>
              </m:r>
            </m:sup>
          </m:sSubSup>
          <m:r>
            <m:rPr>
              <m:sty m:val="p"/>
            </m:rPr>
            <w:rPr>
              <w:rFonts w:ascii="Cambria Math" w:eastAsiaTheme="minorEastAsia" w:hAnsi="Cambria Math"/>
            </w:rPr>
            <m:t>-</m:t>
          </m:r>
          <m:f>
            <m:fPr>
              <m:ctrlPr>
                <w:rPr>
                  <w:rFonts w:ascii="Cambria Math" w:eastAsiaTheme="minorEastAsia" w:hAnsi="Cambria Math"/>
                  <w:iCs/>
                </w:rPr>
              </m:ctrlPr>
            </m:fPr>
            <m:num>
              <m:r>
                <m:rPr>
                  <m:sty m:val="p"/>
                </m:rPr>
                <w:rPr>
                  <w:rFonts w:ascii="Cambria Math" w:eastAsiaTheme="minorEastAsia" w:hAnsi="Cambria Math"/>
                </w:rPr>
                <m:t>z</m:t>
              </m:r>
            </m:num>
            <m:den>
              <m:r>
                <m:rPr>
                  <m:sty m:val="p"/>
                </m:rPr>
                <w:rPr>
                  <w:rFonts w:ascii="Cambria Math" w:eastAsiaTheme="minorEastAsia" w:hAnsi="Cambria Math"/>
                </w:rPr>
                <m:t>l</m:t>
              </m:r>
            </m:den>
          </m:f>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i</m:t>
              </m:r>
            </m:sub>
          </m:sSub>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i</m:t>
              </m:r>
            </m:sub>
            <m:sup>
              <m:r>
                <m:rPr>
                  <m:sty m:val="p"/>
                </m:rPr>
                <w:rPr>
                  <w:rFonts w:ascii="Cambria Math" w:hAnsi="Cambria Math"/>
                </w:rPr>
                <m:t>0</m:t>
              </m:r>
            </m:sup>
          </m:sSubSup>
          <m:r>
            <m:rPr>
              <m:sty m:val="p"/>
            </m:rPr>
            <w:rPr>
              <w:rFonts w:ascii="Cambria Math" w:eastAsiaTheme="minorEastAsia" w:hAnsi="Cambria Math"/>
            </w:rPr>
            <m:t>-</m:t>
          </m:r>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i</m:t>
              </m:r>
            </m:sub>
            <m:sup>
              <m:r>
                <m:rPr>
                  <m:sty m:val="p"/>
                </m:rPr>
                <w:rPr>
                  <w:rFonts w:ascii="Cambria Math" w:hAnsi="Cambria Math"/>
                </w:rPr>
                <m:t>p</m:t>
              </m:r>
            </m:sup>
          </m:sSubSup>
          <m:r>
            <m:rPr>
              <m:sty m:val="p"/>
            </m:rPr>
            <w:rPr>
              <w:rFonts w:ascii="Cambria Math" w:eastAsiaTheme="minorEastAsia" w:hAnsi="Cambria Math"/>
            </w:rPr>
            <m:t xml:space="preserve">) </m:t>
          </m:r>
        </m:oMath>
      </m:oMathPara>
    </w:p>
    <w:p w14:paraId="45A3B3EE" w14:textId="14AB6E79" w:rsidR="0094581E" w:rsidRPr="00E774DA" w:rsidRDefault="0094581E" w:rsidP="00B97ACF">
      <w:pPr>
        <w:rPr>
          <w:rFonts w:eastAsiaTheme="minorEastAsia"/>
          <w:iCs/>
        </w:rPr>
      </w:pPr>
      <w:r w:rsidRPr="00E774DA">
        <w:rPr>
          <w:rFonts w:eastAsiaTheme="minorEastAsia"/>
          <w:iCs/>
        </w:rPr>
        <w:t>Solving for the solute flux gives,</w:t>
      </w:r>
    </w:p>
    <w:p w14:paraId="67B81C3C" w14:textId="1A54ED44" w:rsidR="0094581E" w:rsidRPr="00E774DA" w:rsidRDefault="00000000" w:rsidP="00B97ACF">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j</m:t>
              </m:r>
            </m:e>
            <m:sub>
              <m:r>
                <m:rPr>
                  <m:sty m:val="p"/>
                </m:rPr>
                <w:rPr>
                  <w:rFonts w:ascii="Cambria Math" w:eastAsiaTheme="minorEastAsia" w:hAnsi="Cambria Math"/>
                </w:rPr>
                <m:t>i</m:t>
              </m:r>
            </m:sub>
          </m:sSub>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D</m:t>
                  </m:r>
                </m:e>
                <m:sub>
                  <m:r>
                    <m:rPr>
                      <m:sty m:val="p"/>
                    </m:rPr>
                    <w:rPr>
                      <w:rFonts w:ascii="Cambria Math" w:eastAsiaTheme="minorEastAsia" w:hAnsi="Cambria Math"/>
                    </w:rPr>
                    <m:t>i</m:t>
                  </m:r>
                </m:sub>
              </m:sSub>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i</m:t>
                  </m:r>
                </m:sub>
              </m:sSub>
            </m:num>
            <m:den>
              <m:r>
                <m:rPr>
                  <m:sty m:val="p"/>
                </m:rPr>
                <w:rPr>
                  <w:rFonts w:ascii="Cambria Math" w:eastAsiaTheme="minorEastAsia" w:hAnsi="Cambria Math"/>
                </w:rPr>
                <m:t>l</m:t>
              </m:r>
            </m:den>
          </m:f>
          <m:d>
            <m:dPr>
              <m:ctrlPr>
                <w:rPr>
                  <w:rFonts w:ascii="Cambria Math" w:eastAsiaTheme="minorEastAsia" w:hAnsi="Cambria Math"/>
                </w:rPr>
              </m:ctrlPr>
            </m:dPr>
            <m:e>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i</m:t>
                  </m:r>
                </m:sub>
                <m:sup>
                  <m:r>
                    <m:rPr>
                      <m:sty m:val="p"/>
                    </m:rPr>
                    <w:rPr>
                      <w:rFonts w:ascii="Cambria Math" w:hAnsi="Cambria Math"/>
                    </w:rPr>
                    <m:t>0</m:t>
                  </m:r>
                </m:sup>
              </m:sSubSup>
              <m:r>
                <m:rPr>
                  <m:sty m:val="p"/>
                </m:rPr>
                <w:rPr>
                  <w:rFonts w:ascii="Cambria Math" w:eastAsiaTheme="minorEastAsia" w:hAnsi="Cambria Math"/>
                </w:rPr>
                <m:t>-</m:t>
              </m:r>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i</m:t>
                  </m:r>
                </m:sub>
                <m:sup>
                  <m:r>
                    <m:rPr>
                      <m:sty m:val="p"/>
                    </m:rPr>
                    <w:rPr>
                      <w:rFonts w:ascii="Cambria Math" w:hAnsi="Cambria Math"/>
                    </w:rPr>
                    <m:t>p</m:t>
                  </m:r>
                </m:sup>
              </m:sSubSup>
            </m:e>
          </m:d>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ii</m:t>
              </m:r>
            </m:sub>
          </m:sSub>
          <m:d>
            <m:dPr>
              <m:ctrlPr>
                <w:rPr>
                  <w:rFonts w:ascii="Cambria Math" w:eastAsiaTheme="minorEastAsia" w:hAnsi="Cambria Math"/>
                </w:rPr>
              </m:ctrlPr>
            </m:dPr>
            <m:e>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i</m:t>
                  </m:r>
                </m:sub>
                <m:sup>
                  <m:r>
                    <m:rPr>
                      <m:sty m:val="p"/>
                    </m:rPr>
                    <w:rPr>
                      <w:rFonts w:ascii="Cambria Math" w:hAnsi="Cambria Math"/>
                    </w:rPr>
                    <m:t>0</m:t>
                  </m:r>
                </m:sup>
              </m:sSubSup>
              <m:r>
                <m:rPr>
                  <m:sty m:val="p"/>
                </m:rPr>
                <w:rPr>
                  <w:rFonts w:ascii="Cambria Math" w:eastAsiaTheme="minorEastAsia" w:hAnsi="Cambria Math"/>
                </w:rPr>
                <m:t>-</m:t>
              </m:r>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i</m:t>
                  </m:r>
                </m:sub>
                <m:sup>
                  <m:r>
                    <m:rPr>
                      <m:sty m:val="p"/>
                    </m:rPr>
                    <w:rPr>
                      <w:rFonts w:ascii="Cambria Math" w:hAnsi="Cambria Math"/>
                    </w:rPr>
                    <m:t>p</m:t>
                  </m:r>
                </m:sup>
              </m:sSubSup>
            </m:e>
          </m:d>
        </m:oMath>
      </m:oMathPara>
    </w:p>
    <w:p w14:paraId="76B6ABCA" w14:textId="77777777" w:rsidR="006B1B64" w:rsidRPr="00E774DA" w:rsidRDefault="00DE2416" w:rsidP="00B97ACF">
      <w:pPr>
        <w:rPr>
          <w:rFonts w:eastAsiaTheme="minorEastAsia"/>
        </w:rPr>
      </w:pPr>
      <w:r w:rsidRPr="00E774DA">
        <w:rPr>
          <w:rFonts w:eastAsiaTheme="minorEastAsia"/>
        </w:rPr>
        <w:t xml:space="preserve">Here, the term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num>
          <m:den>
            <m:r>
              <w:rPr>
                <w:rFonts w:ascii="Cambria Math" w:eastAsiaTheme="minorEastAsia" w:hAnsi="Cambria Math"/>
              </w:rPr>
              <m:t>l</m:t>
            </m:r>
          </m:den>
        </m:f>
      </m:oMath>
      <w:r w:rsidRPr="00E774DA">
        <w:rPr>
          <w:rFonts w:eastAsiaTheme="minorEastAsia"/>
        </w:rPr>
        <w:t xml:space="preserve"> is generally defined as </w:t>
      </w:r>
      <w:r w:rsidR="001D399A" w:rsidRPr="00E774DA">
        <w:rPr>
          <w:rFonts w:eastAsiaTheme="minorEastAsia"/>
        </w:rPr>
        <w:t xml:space="preserve">a </w:t>
      </w:r>
      <w:r w:rsidRPr="00E774DA">
        <w:rPr>
          <w:rFonts w:eastAsiaTheme="minorEastAsia"/>
        </w:rPr>
        <w:t xml:space="preserve">lumped parameter, </w:t>
      </w:r>
      <m:oMath>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i</m:t>
            </m:r>
          </m:sub>
        </m:sSub>
      </m:oMath>
      <w:r w:rsidRPr="00E774DA">
        <w:rPr>
          <w:rFonts w:eastAsiaTheme="minorEastAsia"/>
        </w:rPr>
        <w:t xml:space="preserve">, also known as the </w:t>
      </w:r>
      <w:r w:rsidR="001D399A" w:rsidRPr="00E774DA">
        <w:rPr>
          <w:rFonts w:eastAsiaTheme="minorEastAsia"/>
        </w:rPr>
        <w:t xml:space="preserve">binary </w:t>
      </w:r>
      <w:r w:rsidRPr="00E774DA">
        <w:rPr>
          <w:rFonts w:eastAsiaTheme="minorEastAsia"/>
        </w:rPr>
        <w:t xml:space="preserve">solute permeability coefficient. For our system, we use single salt experiments to estimate </w:t>
      </w:r>
      <m:oMath>
        <m:sSub>
          <m:sSubPr>
            <m:ctrlPr>
              <w:rPr>
                <w:rFonts w:ascii="Cambria Math" w:eastAsiaTheme="minorEastAsia" w:hAnsi="Cambria Math"/>
                <w:iCs/>
              </w:rPr>
            </m:ctrlPr>
          </m:sSubPr>
          <m:e>
            <m:r>
              <m:rPr>
                <m:sty m:val="p"/>
              </m:rPr>
              <w:rPr>
                <w:rFonts w:ascii="Cambria Math" w:eastAsiaTheme="minorEastAsia" w:hAnsi="Cambria Math"/>
              </w:rPr>
              <m:t>B</m:t>
            </m:r>
          </m:e>
          <m:sub>
            <m:r>
              <m:rPr>
                <m:sty m:val="p"/>
              </m:rPr>
              <w:rPr>
                <w:rFonts w:ascii="Cambria Math" w:eastAsiaTheme="minorEastAsia" w:hAnsi="Cambria Math"/>
              </w:rPr>
              <m:t>ii</m:t>
            </m:r>
          </m:sub>
        </m:sSub>
      </m:oMath>
      <w:r w:rsidRPr="00E774DA">
        <w:rPr>
          <w:rFonts w:eastAsiaTheme="minorEastAsia"/>
        </w:rPr>
        <w:t xml:space="preserve"> for each salt, NaCl, CaCl</w:t>
      </w:r>
      <w:r w:rsidRPr="00E774DA">
        <w:rPr>
          <w:rFonts w:eastAsiaTheme="minorEastAsia"/>
          <w:vertAlign w:val="subscript"/>
        </w:rPr>
        <w:t>2</w:t>
      </w:r>
      <w:r w:rsidRPr="00E774DA">
        <w:rPr>
          <w:rFonts w:eastAsiaTheme="minorEastAsia"/>
        </w:rPr>
        <w:t>, and LaCl</w:t>
      </w:r>
      <w:r w:rsidRPr="00E774DA">
        <w:rPr>
          <w:rFonts w:eastAsiaTheme="minorEastAsia"/>
          <w:vertAlign w:val="subscript"/>
        </w:rPr>
        <w:t>3</w:t>
      </w:r>
      <w:r w:rsidRPr="00E774DA">
        <w:rPr>
          <w:rFonts w:eastAsiaTheme="minorEastAsia"/>
        </w:rPr>
        <w:t xml:space="preserve">. </w:t>
      </w:r>
    </w:p>
    <w:p w14:paraId="4EE03D01" w14:textId="77777777" w:rsidR="00D97A80" w:rsidRPr="00E774DA" w:rsidRDefault="00D97A80" w:rsidP="00B97ACF">
      <w:pPr>
        <w:rPr>
          <w:rFonts w:eastAsiaTheme="minorEastAsia"/>
        </w:rPr>
      </w:pPr>
    </w:p>
    <w:p w14:paraId="4F2D9A48" w14:textId="74CDD750" w:rsidR="001D399A" w:rsidRPr="00E774DA" w:rsidRDefault="006B1B64" w:rsidP="00B97ACF">
      <w:pPr>
        <w:rPr>
          <w:rFonts w:ascii="Cambria Math" w:eastAsiaTheme="minorEastAsia" w:hAnsi="Cambria Math"/>
        </w:rPr>
      </w:pPr>
      <w:r w:rsidRPr="00E774DA">
        <w:rPr>
          <w:rFonts w:eastAsiaTheme="minorEastAsia"/>
        </w:rPr>
        <w:t>We use matrix math in these derivations to s</w:t>
      </w:r>
      <w:r w:rsidR="00D97A80" w:rsidRPr="00E774DA">
        <w:rPr>
          <w:rFonts w:eastAsiaTheme="minorEastAsia"/>
        </w:rPr>
        <w:t>tandardize the form in which variables are represented. In this way, increasing the number of ions in solution does not change the structure, only the size, of how each variable is expressed. Additionally, matrices simplify the calculation of variables in MATLAB.</w:t>
      </w:r>
      <w:r w:rsidR="001D399A" w:rsidRPr="00E774DA">
        <w:rPr>
          <w:rFonts w:ascii="Cambria Math" w:eastAsiaTheme="minorEastAsia" w:hAnsi="Cambria Math"/>
        </w:rPr>
        <w:br/>
      </w:r>
      <m:oMathPara>
        <m:oMath>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ij</m:t>
              </m:r>
            </m:sub>
          </m:sSub>
          <m:r>
            <m:rPr>
              <m:sty m:val="p"/>
            </m:rPr>
            <w:rPr>
              <w:rFonts w:ascii="Cambria Math" w:eastAsiaTheme="minorEastAsia" w:hAnsi="Cambria Math"/>
            </w:rPr>
            <m:t>=</m:t>
          </m:r>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11</m:t>
                        </m:r>
                      </m:sub>
                    </m:sSub>
                  </m:e>
                  <m:e>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12</m:t>
                        </m:r>
                      </m:sub>
                    </m:sSub>
                  </m:e>
                </m:mr>
                <m:mr>
                  <m:e>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21</m:t>
                        </m:r>
                      </m:sub>
                    </m:sSub>
                  </m:e>
                  <m:e>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22</m:t>
                        </m:r>
                      </m:sub>
                    </m:sSub>
                  </m:e>
                </m:mr>
              </m:m>
            </m:e>
          </m:d>
        </m:oMath>
      </m:oMathPara>
    </w:p>
    <w:p w14:paraId="4BBE41C9" w14:textId="7F3A4CE7" w:rsidR="00572AB6" w:rsidRPr="00E774DA" w:rsidRDefault="00D97A80" w:rsidP="00B97ACF">
      <w:pPr>
        <w:rPr>
          <w:rFonts w:eastAsiaTheme="minorEastAsia"/>
        </w:rPr>
      </w:pPr>
      <w:r w:rsidRPr="00E774DA">
        <w:rPr>
          <w:rFonts w:eastAsiaTheme="minorEastAsia"/>
        </w:rPr>
        <w:t xml:space="preserve">The </w:t>
      </w:r>
      <w:r w:rsidR="00572AB6" w:rsidRPr="00E774DA">
        <w:rPr>
          <w:rFonts w:eastAsiaTheme="minorEastAsia"/>
        </w:rPr>
        <w:t xml:space="preserve"> following equations are used to define the main </w:t>
      </w:r>
      <m:oMath>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ii</m:t>
            </m:r>
          </m:sub>
        </m:sSub>
      </m:oMath>
      <w:r w:rsidR="00572AB6" w:rsidRPr="00E774DA">
        <w:rPr>
          <w:rFonts w:eastAsiaTheme="minorEastAsia"/>
        </w:rPr>
        <w:t xml:space="preserve"> coefficients,</w:t>
      </w:r>
    </w:p>
    <w:p w14:paraId="266135A1" w14:textId="43E8A35F" w:rsidR="00572AB6" w:rsidRPr="00E774DA" w:rsidRDefault="00000000" w:rsidP="00B97ACF">
      <w:pPr>
        <w:rPr>
          <w:ins w:id="7" w:author="Laurianne Estrada" w:date="2026-04-01T11:55:00Z" w16du:dateUtc="2026-04-01T15:55:00Z"/>
          <w:rFonts w:eastAsiaTheme="minorEastAsia"/>
          <w:iCs/>
        </w:rPr>
      </w:pPr>
      <m:oMathPara>
        <m:oMath>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p,i</m:t>
              </m:r>
            </m:sub>
            <m:sup>
              <m:r>
                <m:rPr>
                  <m:sty m:val="p"/>
                </m:rPr>
                <w:rPr>
                  <w:rFonts w:ascii="Cambria Math" w:eastAsiaTheme="minorEastAsia" w:hAnsi="Cambria Math" w:cstheme="minorHAnsi"/>
                </w:rPr>
                <m:t>s</m:t>
              </m:r>
            </m:sup>
          </m:sSubSup>
          <m:r>
            <m:rPr>
              <m:sty m:val="p"/>
            </m:rPr>
            <w:rPr>
              <w:rFonts w:ascii="Cambria Math" w:eastAsiaTheme="minorEastAsia" w:hAnsi="Cambria Math" w:cstheme="minorHAnsi"/>
            </w:rPr>
            <m:t>=</m:t>
          </m:r>
          <m:sSub>
            <m:sSubPr>
              <m:ctrlPr>
                <w:rPr>
                  <w:rFonts w:ascii="Cambria Math" w:hAnsi="Cambria Math" w:cstheme="minorHAnsi"/>
                  <w:iCs/>
                </w:rPr>
              </m:ctrlPr>
            </m:sSubPr>
            <m:e>
              <m:r>
                <m:rPr>
                  <m:sty m:val="p"/>
                </m:rPr>
                <w:rPr>
                  <w:rFonts w:ascii="Cambria Math" w:hAnsi="Cambria Math" w:cstheme="minorHAnsi"/>
                </w:rPr>
                <m:t>B</m:t>
              </m:r>
            </m:e>
            <m:sub>
              <m:r>
                <m:rPr>
                  <m:sty m:val="p"/>
                </m:rPr>
                <w:rPr>
                  <w:rFonts w:ascii="Cambria Math" w:hAnsi="Cambria Math" w:cstheme="minorHAnsi"/>
                </w:rPr>
                <m:t>ii</m:t>
              </m:r>
            </m:sub>
          </m:sSub>
          <m:r>
            <m:rPr>
              <m:sty m:val="p"/>
            </m:rPr>
            <w:rPr>
              <w:rFonts w:ascii="Cambria Math" w:hAnsi="Cambria Math" w:cstheme="minorHAnsi"/>
            </w:rPr>
            <m:t>(</m:t>
          </m:r>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i</m:t>
              </m:r>
            </m:sub>
            <m:sup>
              <m:r>
                <m:rPr>
                  <m:sty m:val="p"/>
                </m:rPr>
                <w:rPr>
                  <w:rFonts w:ascii="Cambria Math" w:eastAsiaTheme="minorEastAsia" w:hAnsi="Cambria Math"/>
                </w:rPr>
                <m:t>s,int</m:t>
              </m:r>
            </m:sup>
          </m:sSubSup>
          <m:r>
            <m:rPr>
              <m:sty m:val="p"/>
            </m:rPr>
            <w:rPr>
              <w:rFonts w:ascii="Cambria Math" w:eastAsiaTheme="minorEastAsia" w:hAnsi="Cambria Math"/>
            </w:rPr>
            <m:t>-</m:t>
          </m:r>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i</m:t>
              </m:r>
            </m:sub>
            <m:sup>
              <m:r>
                <m:rPr>
                  <m:sty m:val="p"/>
                </m:rPr>
                <w:rPr>
                  <w:rFonts w:ascii="Cambria Math" w:eastAsiaTheme="minorEastAsia" w:hAnsi="Cambria Math"/>
                </w:rPr>
                <m:t>s,p</m:t>
              </m:r>
            </m:sup>
          </m:sSubSup>
          <m:r>
            <m:rPr>
              <m:sty m:val="p"/>
            </m:rPr>
            <w:rPr>
              <w:rFonts w:ascii="Cambria Math" w:hAnsi="Cambria Math" w:cstheme="minorHAnsi"/>
            </w:rPr>
            <m:t>)</m:t>
          </m:r>
        </m:oMath>
      </m:oMathPara>
    </w:p>
    <w:p w14:paraId="16D706F6" w14:textId="562BF45A" w:rsidR="00DE2416" w:rsidRPr="00E774DA" w:rsidRDefault="00000000" w:rsidP="00B97ACF">
      <w:pPr>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B</m:t>
              </m:r>
            </m:e>
            <m:sub>
              <m:r>
                <m:rPr>
                  <m:sty m:val="p"/>
                </m:rPr>
                <w:rPr>
                  <w:rFonts w:ascii="Cambria Math" w:eastAsiaTheme="minorEastAsia" w:hAnsi="Cambria Math"/>
                </w:rPr>
                <m:t>11</m:t>
              </m:r>
            </m:sub>
          </m:sSub>
          <m:r>
            <m:rPr>
              <m:sty m:val="p"/>
            </m:rPr>
            <w:rPr>
              <w:rFonts w:ascii="Cambria Math" w:eastAsiaTheme="minorEastAsia" w:hAnsi="Cambria Math"/>
            </w:rPr>
            <m:t>=</m:t>
          </m:r>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J</m:t>
                  </m:r>
                </m:e>
                <m:sub>
                  <m:r>
                    <m:rPr>
                      <m:sty m:val="p"/>
                    </m:rPr>
                    <w:rPr>
                      <w:rFonts w:ascii="Cambria Math" w:eastAsiaTheme="minorEastAsia" w:hAnsi="Cambria Math"/>
                    </w:rPr>
                    <m:t>w</m:t>
                  </m:r>
                </m:sub>
              </m:sSub>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s,p</m:t>
                  </m:r>
                </m:sup>
              </m:sSubSup>
            </m:num>
            <m:den>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s,int</m:t>
                  </m:r>
                </m:sup>
              </m:sSubSup>
              <m:r>
                <m:rPr>
                  <m:sty m:val="p"/>
                </m:rPr>
                <w:rPr>
                  <w:rFonts w:ascii="Cambria Math" w:eastAsiaTheme="minorEastAsia" w:hAnsi="Cambria Math"/>
                </w:rPr>
                <m:t>-</m:t>
              </m:r>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s,p</m:t>
                  </m:r>
                </m:sup>
              </m:sSubSup>
            </m:den>
          </m:f>
        </m:oMath>
      </m:oMathPara>
    </w:p>
    <w:p w14:paraId="21C891E3" w14:textId="412DDCF5" w:rsidR="00186A17" w:rsidRPr="00E774DA" w:rsidRDefault="00000000" w:rsidP="00B97ACF">
      <w:pPr>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B</m:t>
              </m:r>
            </m:e>
            <m:sub>
              <m:r>
                <w:rPr>
                  <w:rFonts w:ascii="Cambria Math" w:eastAsiaTheme="minorEastAsia" w:hAnsi="Cambria Math"/>
                </w:rPr>
                <m:t>22</m:t>
              </m:r>
            </m:sub>
          </m:sSub>
          <m:r>
            <m:rPr>
              <m:sty m:val="p"/>
            </m:rPr>
            <w:rPr>
              <w:rFonts w:ascii="Cambria Math" w:eastAsiaTheme="minorEastAsia" w:hAnsi="Cambria Math"/>
            </w:rPr>
            <m:t>=</m:t>
          </m:r>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J</m:t>
                  </m:r>
                </m:e>
                <m:sub>
                  <m:r>
                    <m:rPr>
                      <m:sty m:val="p"/>
                    </m:rPr>
                    <w:rPr>
                      <w:rFonts w:ascii="Cambria Math" w:eastAsiaTheme="minorEastAsia" w:hAnsi="Cambria Math"/>
                    </w:rPr>
                    <m:t>w</m:t>
                  </m:r>
                </m:sub>
              </m:sSub>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2</m:t>
                  </m:r>
                </m:sub>
                <m:sup>
                  <m:r>
                    <m:rPr>
                      <m:sty m:val="p"/>
                    </m:rPr>
                    <w:rPr>
                      <w:rFonts w:ascii="Cambria Math" w:eastAsiaTheme="minorEastAsia" w:hAnsi="Cambria Math"/>
                    </w:rPr>
                    <m:t>s,p</m:t>
                  </m:r>
                </m:sup>
              </m:sSubSup>
            </m:num>
            <m:den>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2</m:t>
                  </m:r>
                </m:sub>
                <m:sup>
                  <m:r>
                    <m:rPr>
                      <m:sty m:val="p"/>
                    </m:rPr>
                    <w:rPr>
                      <w:rFonts w:ascii="Cambria Math" w:eastAsiaTheme="minorEastAsia" w:hAnsi="Cambria Math"/>
                    </w:rPr>
                    <m:t>s,int</m:t>
                  </m:r>
                </m:sup>
              </m:sSubSup>
              <m:r>
                <m:rPr>
                  <m:sty m:val="p"/>
                </m:rPr>
                <w:rPr>
                  <w:rFonts w:ascii="Cambria Math" w:eastAsiaTheme="minorEastAsia" w:hAnsi="Cambria Math"/>
                </w:rPr>
                <m:t>-</m:t>
              </m:r>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2</m:t>
                  </m:r>
                </m:sub>
                <m:sup>
                  <m:r>
                    <m:rPr>
                      <m:sty m:val="p"/>
                    </m:rPr>
                    <w:rPr>
                      <w:rFonts w:ascii="Cambria Math" w:eastAsiaTheme="minorEastAsia" w:hAnsi="Cambria Math"/>
                    </w:rPr>
                    <m:t>s,p</m:t>
                  </m:r>
                </m:sup>
              </m:sSubSup>
            </m:den>
          </m:f>
        </m:oMath>
      </m:oMathPara>
    </w:p>
    <w:p w14:paraId="383E0526" w14:textId="0B521A10" w:rsidR="00186A17" w:rsidRPr="00E774DA" w:rsidRDefault="001D399A" w:rsidP="00B97ACF">
      <w:pPr>
        <w:rPr>
          <w:rFonts w:eastAsiaTheme="minorEastAsia"/>
          <w:iCs/>
        </w:rPr>
      </w:pPr>
      <w:r w:rsidRPr="00E774DA">
        <w:rPr>
          <w:rFonts w:eastAsiaTheme="minorEastAsia"/>
          <w:iCs/>
        </w:rPr>
        <w:t xml:space="preserve">Since we are working within the Fickian diffusion framework, the solute flux can be generalized for n-component mixtures such that, </w:t>
      </w:r>
    </w:p>
    <w:p w14:paraId="6BAAA438" w14:textId="0CE3485E" w:rsidR="001D399A" w:rsidRPr="00E774DA" w:rsidRDefault="00000000" w:rsidP="001D399A">
      <w:pPr>
        <w:rPr>
          <w:rFonts w:eastAsiaTheme="minorEastAsia"/>
          <w:iCs/>
        </w:rPr>
      </w:pPr>
      <m:oMathPara>
        <m:oMath>
          <m:sSubSup>
            <m:sSubSupPr>
              <m:ctrlPr>
                <w:rPr>
                  <w:rFonts w:ascii="Cambria Math" w:eastAsiaTheme="minorEastAsia" w:hAnsi="Cambria Math"/>
                  <w:iCs/>
                </w:rPr>
              </m:ctrlPr>
            </m:sSubSupPr>
            <m:e>
              <m:r>
                <m:rPr>
                  <m:sty m:val="p"/>
                </m:rPr>
                <w:rPr>
                  <w:rFonts w:ascii="Cambria Math" w:eastAsiaTheme="minorEastAsia" w:hAnsi="Cambria Math"/>
                </w:rPr>
                <m:t>j</m:t>
              </m:r>
            </m:e>
            <m:sub>
              <m:r>
                <m:rPr>
                  <m:sty m:val="p"/>
                </m:rPr>
                <w:rPr>
                  <w:rFonts w:ascii="Cambria Math" w:eastAsiaTheme="minorEastAsia" w:hAnsi="Cambria Math"/>
                </w:rPr>
                <m:t>i</m:t>
              </m:r>
            </m:sub>
            <m:sup>
              <m:r>
                <m:rPr>
                  <m:sty m:val="p"/>
                </m:rPr>
                <w:rPr>
                  <w:rFonts w:ascii="Cambria Math" w:eastAsiaTheme="minorEastAsia" w:hAnsi="Cambria Math"/>
                </w:rPr>
                <m:t>s</m:t>
              </m:r>
            </m:sup>
          </m:sSubSup>
          <m:r>
            <m:rPr>
              <m:sty m:val="p"/>
            </m:rPr>
            <w:rPr>
              <w:rFonts w:ascii="Cambria Math" w:eastAsiaTheme="minorEastAsia" w:hAnsi="Cambria Math"/>
            </w:rPr>
            <m:t xml:space="preserve">= </m:t>
          </m:r>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D</m:t>
                  </m:r>
                </m:e>
                <m:sub>
                  <m:r>
                    <m:rPr>
                      <m:sty m:val="p"/>
                    </m:rPr>
                    <w:rPr>
                      <w:rFonts w:ascii="Cambria Math" w:eastAsiaTheme="minorEastAsia" w:hAnsi="Cambria Math"/>
                    </w:rPr>
                    <m:t>ii</m:t>
                  </m:r>
                </m:sub>
              </m:sSub>
              <m:sSub>
                <m:sSubPr>
                  <m:ctrlPr>
                    <w:rPr>
                      <w:rFonts w:ascii="Cambria Math" w:eastAsiaTheme="minorEastAsia" w:hAnsi="Cambria Math"/>
                      <w:iCs/>
                    </w:rPr>
                  </m:ctrlPr>
                </m:sSubPr>
                <m:e>
                  <m:r>
                    <m:rPr>
                      <m:sty m:val="p"/>
                    </m:rPr>
                    <w:rPr>
                      <w:rFonts w:ascii="Cambria Math" w:eastAsiaTheme="minorEastAsia" w:hAnsi="Cambria Math"/>
                    </w:rPr>
                    <m:t>H</m:t>
                  </m:r>
                </m:e>
                <m:sub>
                  <m:r>
                    <m:rPr>
                      <m:sty m:val="p"/>
                    </m:rPr>
                    <w:rPr>
                      <w:rFonts w:ascii="Cambria Math" w:eastAsiaTheme="minorEastAsia" w:hAnsi="Cambria Math"/>
                    </w:rPr>
                    <m:t>i</m:t>
                  </m:r>
                </m:sub>
              </m:sSub>
            </m:num>
            <m:den>
              <m:r>
                <m:rPr>
                  <m:sty m:val="p"/>
                </m:rPr>
                <w:rPr>
                  <w:rFonts w:ascii="Cambria Math" w:eastAsiaTheme="minorEastAsia" w:hAnsi="Cambria Math"/>
                </w:rPr>
                <m:t>l</m:t>
              </m:r>
            </m:den>
          </m:f>
          <m:d>
            <m:dPr>
              <m:ctrlPr>
                <w:rPr>
                  <w:rFonts w:ascii="Cambria Math" w:eastAsiaTheme="minorEastAsia" w:hAnsi="Cambria Math"/>
                  <w:iCs/>
                </w:rPr>
              </m:ctrlPr>
            </m:dPr>
            <m:e>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i</m:t>
                  </m:r>
                </m:sub>
                <m:sup>
                  <m:r>
                    <m:rPr>
                      <m:sty m:val="p"/>
                    </m:rPr>
                    <w:rPr>
                      <w:rFonts w:ascii="Cambria Math" w:eastAsiaTheme="minorEastAsia" w:hAnsi="Cambria Math"/>
                    </w:rPr>
                    <m:t>s,int</m:t>
                  </m:r>
                </m:sup>
              </m:sSubSup>
              <m:r>
                <m:rPr>
                  <m:sty m:val="p"/>
                </m:rPr>
                <w:rPr>
                  <w:rFonts w:ascii="Cambria Math" w:eastAsiaTheme="minorEastAsia" w:hAnsi="Cambria Math"/>
                </w:rPr>
                <m:t>-</m:t>
              </m:r>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i</m:t>
                  </m:r>
                </m:sub>
                <m:sup>
                  <m:r>
                    <m:rPr>
                      <m:sty m:val="p"/>
                    </m:rPr>
                    <w:rPr>
                      <w:rFonts w:ascii="Cambria Math" w:eastAsiaTheme="minorEastAsia" w:hAnsi="Cambria Math"/>
                    </w:rPr>
                    <m:t>s,p</m:t>
                  </m:r>
                </m:sup>
              </m:sSubSup>
            </m:e>
          </m:d>
          <m:r>
            <m:rPr>
              <m:sty m:val="p"/>
            </m:rPr>
            <w:rPr>
              <w:rFonts w:ascii="Cambria Math" w:eastAsiaTheme="minorEastAsia" w:hAnsi="Cambria Math"/>
            </w:rPr>
            <m:t>+</m:t>
          </m:r>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D</m:t>
                  </m:r>
                </m:e>
                <m:sub>
                  <m:r>
                    <m:rPr>
                      <m:sty m:val="p"/>
                    </m:rPr>
                    <w:rPr>
                      <w:rFonts w:ascii="Cambria Math" w:eastAsiaTheme="minorEastAsia" w:hAnsi="Cambria Math"/>
                    </w:rPr>
                    <m:t>ij</m:t>
                  </m:r>
                </m:sub>
              </m:sSub>
              <m:sSub>
                <m:sSubPr>
                  <m:ctrlPr>
                    <w:rPr>
                      <w:rFonts w:ascii="Cambria Math" w:eastAsiaTheme="minorEastAsia" w:hAnsi="Cambria Math"/>
                      <w:iCs/>
                    </w:rPr>
                  </m:ctrlPr>
                </m:sSubPr>
                <m:e>
                  <m:r>
                    <m:rPr>
                      <m:sty m:val="p"/>
                    </m:rPr>
                    <w:rPr>
                      <w:rFonts w:ascii="Cambria Math" w:eastAsiaTheme="minorEastAsia" w:hAnsi="Cambria Math"/>
                    </w:rPr>
                    <m:t>H</m:t>
                  </m:r>
                </m:e>
                <m:sub>
                  <m:r>
                    <m:rPr>
                      <m:sty m:val="p"/>
                    </m:rPr>
                    <w:rPr>
                      <w:rFonts w:ascii="Cambria Math" w:eastAsiaTheme="minorEastAsia" w:hAnsi="Cambria Math"/>
                    </w:rPr>
                    <m:t>j</m:t>
                  </m:r>
                </m:sub>
              </m:sSub>
            </m:num>
            <m:den>
              <m:r>
                <m:rPr>
                  <m:sty m:val="p"/>
                </m:rPr>
                <w:rPr>
                  <w:rFonts w:ascii="Cambria Math" w:eastAsiaTheme="minorEastAsia" w:hAnsi="Cambria Math"/>
                </w:rPr>
                <m:t>l</m:t>
              </m:r>
            </m:den>
          </m:f>
          <m:d>
            <m:dPr>
              <m:ctrlPr>
                <w:rPr>
                  <w:rFonts w:ascii="Cambria Math" w:eastAsiaTheme="minorEastAsia" w:hAnsi="Cambria Math"/>
                  <w:iCs/>
                </w:rPr>
              </m:ctrlPr>
            </m:dPr>
            <m:e>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j</m:t>
                  </m:r>
                </m:sub>
                <m:sup>
                  <m:r>
                    <m:rPr>
                      <m:sty m:val="p"/>
                    </m:rPr>
                    <w:rPr>
                      <w:rFonts w:ascii="Cambria Math" w:eastAsiaTheme="minorEastAsia" w:hAnsi="Cambria Math"/>
                    </w:rPr>
                    <m:t>s,int</m:t>
                  </m:r>
                </m:sup>
              </m:sSubSup>
              <m:r>
                <m:rPr>
                  <m:sty m:val="p"/>
                </m:rPr>
                <w:rPr>
                  <w:rFonts w:ascii="Cambria Math" w:eastAsiaTheme="minorEastAsia" w:hAnsi="Cambria Math"/>
                </w:rPr>
                <m:t>-</m:t>
              </m:r>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j</m:t>
                  </m:r>
                </m:sub>
                <m:sup>
                  <m:r>
                    <m:rPr>
                      <m:sty m:val="p"/>
                    </m:rPr>
                    <w:rPr>
                      <w:rFonts w:ascii="Cambria Math" w:eastAsiaTheme="minorEastAsia" w:hAnsi="Cambria Math"/>
                    </w:rPr>
                    <m:t>s,p</m:t>
                  </m:r>
                </m:sup>
              </m:sSubSup>
            </m:e>
          </m:d>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B</m:t>
              </m:r>
            </m:e>
            <m:sub>
              <m:r>
                <m:rPr>
                  <m:sty m:val="p"/>
                </m:rPr>
                <w:rPr>
                  <w:rFonts w:ascii="Cambria Math" w:eastAsiaTheme="minorEastAsia" w:hAnsi="Cambria Math"/>
                </w:rPr>
                <m:t>ii</m:t>
              </m:r>
            </m:sub>
          </m:sSub>
          <m:d>
            <m:dPr>
              <m:ctrlPr>
                <w:rPr>
                  <w:rFonts w:ascii="Cambria Math" w:eastAsiaTheme="minorEastAsia"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i</m:t>
                  </m:r>
                </m:sub>
                <m:sup>
                  <m:r>
                    <m:rPr>
                      <m:sty m:val="p"/>
                    </m:rPr>
                    <w:rPr>
                      <w:rFonts w:ascii="Cambria Math" w:hAnsi="Cambria Math"/>
                    </w:rPr>
                    <m:t>s,int</m:t>
                  </m:r>
                </m:sup>
              </m:sSubSup>
              <m:r>
                <m:rPr>
                  <m:sty m:val="p"/>
                </m:rPr>
                <w:rPr>
                  <w:rFonts w:ascii="Cambria Math" w:eastAsiaTheme="minorEastAsia" w:hAnsi="Cambria Math"/>
                </w:rPr>
                <m:t>-</m:t>
              </m:r>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i</m:t>
                  </m:r>
                </m:sub>
                <m:sup>
                  <m:r>
                    <m:rPr>
                      <m:sty m:val="p"/>
                    </m:rPr>
                    <w:rPr>
                      <w:rFonts w:ascii="Cambria Math" w:hAnsi="Cambria Math"/>
                    </w:rPr>
                    <m:t>s,p</m:t>
                  </m:r>
                </m:sup>
              </m:sSubSup>
            </m:e>
          </m:d>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B</m:t>
              </m:r>
            </m:e>
            <m:sub>
              <m:r>
                <m:rPr>
                  <m:sty m:val="p"/>
                </m:rPr>
                <w:rPr>
                  <w:rFonts w:ascii="Cambria Math" w:eastAsiaTheme="minorEastAsia" w:hAnsi="Cambria Math"/>
                </w:rPr>
                <m:t>ij</m:t>
              </m:r>
            </m:sub>
          </m:sSub>
          <m:d>
            <m:dPr>
              <m:ctrlPr>
                <w:rPr>
                  <w:rFonts w:ascii="Cambria Math" w:eastAsiaTheme="minorEastAsia"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j</m:t>
                  </m:r>
                </m:sub>
                <m:sup>
                  <m:r>
                    <m:rPr>
                      <m:sty m:val="p"/>
                    </m:rPr>
                    <w:rPr>
                      <w:rFonts w:ascii="Cambria Math" w:hAnsi="Cambria Math"/>
                    </w:rPr>
                    <m:t>s,int</m:t>
                  </m:r>
                </m:sup>
              </m:sSubSup>
              <m:r>
                <m:rPr>
                  <m:sty m:val="p"/>
                </m:rPr>
                <w:rPr>
                  <w:rFonts w:ascii="Cambria Math" w:eastAsiaTheme="minorEastAsia" w:hAnsi="Cambria Math"/>
                </w:rPr>
                <m:t>-</m:t>
              </m:r>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j</m:t>
                  </m:r>
                </m:sub>
                <m:sup>
                  <m:r>
                    <m:rPr>
                      <m:sty m:val="p"/>
                    </m:rPr>
                    <w:rPr>
                      <w:rFonts w:ascii="Cambria Math" w:hAnsi="Cambria Math"/>
                    </w:rPr>
                    <m:t>s,p</m:t>
                  </m:r>
                </m:sup>
              </m:sSubSup>
            </m:e>
          </m:d>
        </m:oMath>
      </m:oMathPara>
    </w:p>
    <w:p w14:paraId="0C6AE61E" w14:textId="0F8066A1" w:rsidR="001D399A" w:rsidRPr="00E774DA" w:rsidRDefault="00000000" w:rsidP="001D399A">
      <w:pPr>
        <w:rPr>
          <w:ins w:id="8" w:author="Laurianne Estrada" w:date="2026-04-01T11:57:00Z" w16du:dateUtc="2026-04-01T15:57:00Z"/>
          <w:rFonts w:eastAsiaTheme="minorEastAsia"/>
        </w:rPr>
      </w:pPr>
      <m:oMathPara>
        <m:oMath>
          <m:sSubSup>
            <m:sSubSupPr>
              <m:ctrlPr>
                <w:rPr>
                  <w:rFonts w:ascii="Cambria Math" w:eastAsiaTheme="minorEastAsia" w:hAnsi="Cambria Math"/>
                </w:rPr>
              </m:ctrlPr>
            </m:sSubSupPr>
            <m:e>
              <m:r>
                <m:rPr>
                  <m:sty m:val="p"/>
                </m:rPr>
                <w:rPr>
                  <w:rFonts w:ascii="Cambria Math" w:eastAsiaTheme="minorEastAsia" w:hAnsi="Cambria Math"/>
                </w:rPr>
                <m:t>j</m:t>
              </m:r>
            </m:e>
            <m:sub>
              <m:r>
                <m:rPr>
                  <m:sty m:val="p"/>
                </m:rPr>
                <w:rPr>
                  <w:rFonts w:ascii="Cambria Math" w:eastAsiaTheme="minorEastAsia" w:hAnsi="Cambria Math"/>
                </w:rPr>
                <m:t>j</m:t>
              </m:r>
            </m:sub>
            <m:sup>
              <m:r>
                <m:rPr>
                  <m:sty m:val="p"/>
                </m:rPr>
                <w:rPr>
                  <w:rFonts w:ascii="Cambria Math" w:eastAsiaTheme="minorEastAsia" w:hAnsi="Cambria Math"/>
                </w:rPr>
                <m:t>s</m:t>
              </m:r>
            </m:sup>
          </m:sSubSup>
          <m:r>
            <m:rPr>
              <m:sty m:val="p"/>
            </m:rPr>
            <w:rPr>
              <w:rFonts w:ascii="Cambria Math" w:eastAsiaTheme="minorEastAsia" w:hAnsi="Cambria Math"/>
            </w:rPr>
            <m:t xml:space="preserve">= </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D</m:t>
                  </m:r>
                </m:e>
                <m:sub>
                  <m:r>
                    <m:rPr>
                      <m:sty m:val="p"/>
                    </m:rPr>
                    <w:rPr>
                      <w:rFonts w:ascii="Cambria Math" w:eastAsiaTheme="minorEastAsia" w:hAnsi="Cambria Math"/>
                    </w:rPr>
                    <m:t>ji</m:t>
                  </m:r>
                </m:sub>
              </m:sSub>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i</m:t>
                  </m:r>
                </m:sub>
              </m:sSub>
            </m:num>
            <m:den>
              <m:r>
                <m:rPr>
                  <m:sty m:val="p"/>
                </m:rPr>
                <w:rPr>
                  <w:rFonts w:ascii="Cambria Math" w:eastAsiaTheme="minorEastAsia" w:hAnsi="Cambria Math"/>
                </w:rPr>
                <m:t>l</m:t>
              </m:r>
            </m:den>
          </m:f>
          <m:d>
            <m:dPr>
              <m:ctrlPr>
                <w:rPr>
                  <w:rFonts w:ascii="Cambria Math" w:eastAsiaTheme="minorEastAsia" w:hAnsi="Cambria Math"/>
                </w:rPr>
              </m:ctrlPr>
            </m:dPr>
            <m:e>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i</m:t>
                  </m:r>
                </m:sub>
                <m:sup>
                  <m:r>
                    <m:rPr>
                      <m:sty m:val="p"/>
                    </m:rPr>
                    <w:rPr>
                      <w:rFonts w:ascii="Cambria Math" w:eastAsiaTheme="minorEastAsia" w:hAnsi="Cambria Math"/>
                    </w:rPr>
                    <m:t>s,int</m:t>
                  </m:r>
                </m:sup>
              </m:sSubSup>
              <m:r>
                <m:rPr>
                  <m:sty m:val="p"/>
                </m:rPr>
                <w:rPr>
                  <w:rFonts w:ascii="Cambria Math" w:eastAsiaTheme="minorEastAsia" w:hAnsi="Cambria Math"/>
                </w:rPr>
                <m:t>-</m:t>
              </m:r>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i</m:t>
                  </m:r>
                </m:sub>
                <m:sup>
                  <m:r>
                    <m:rPr>
                      <m:sty m:val="p"/>
                    </m:rPr>
                    <w:rPr>
                      <w:rFonts w:ascii="Cambria Math" w:eastAsiaTheme="minorEastAsia" w:hAnsi="Cambria Math"/>
                    </w:rPr>
                    <m:t>s,p</m:t>
                  </m:r>
                </m:sup>
              </m:sSubSup>
            </m:e>
          </m:d>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D</m:t>
                  </m:r>
                </m:e>
                <m:sub>
                  <m:r>
                    <m:rPr>
                      <m:sty m:val="p"/>
                    </m:rPr>
                    <w:rPr>
                      <w:rFonts w:ascii="Cambria Math" w:eastAsiaTheme="minorEastAsia" w:hAnsi="Cambria Math"/>
                    </w:rPr>
                    <m:t>jj</m:t>
                  </m:r>
                </m:sub>
              </m:sSub>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j</m:t>
                  </m:r>
                </m:sub>
              </m:sSub>
            </m:num>
            <m:den>
              <m:r>
                <m:rPr>
                  <m:sty m:val="p"/>
                </m:rPr>
                <w:rPr>
                  <w:rFonts w:ascii="Cambria Math" w:eastAsiaTheme="minorEastAsia" w:hAnsi="Cambria Math"/>
                </w:rPr>
                <m:t>l</m:t>
              </m:r>
            </m:den>
          </m:f>
          <m:d>
            <m:dPr>
              <m:ctrlPr>
                <w:rPr>
                  <w:rFonts w:ascii="Cambria Math" w:eastAsiaTheme="minorEastAsia" w:hAnsi="Cambria Math"/>
                </w:rPr>
              </m:ctrlPr>
            </m:dPr>
            <m:e>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j</m:t>
                  </m:r>
                </m:sub>
                <m:sup>
                  <m:r>
                    <m:rPr>
                      <m:sty m:val="p"/>
                    </m:rPr>
                    <w:rPr>
                      <w:rFonts w:ascii="Cambria Math" w:eastAsiaTheme="minorEastAsia" w:hAnsi="Cambria Math"/>
                    </w:rPr>
                    <m:t>s,int</m:t>
                  </m:r>
                </m:sup>
              </m:sSubSup>
              <m:r>
                <m:rPr>
                  <m:sty m:val="p"/>
                </m:rPr>
                <w:rPr>
                  <w:rFonts w:ascii="Cambria Math" w:eastAsiaTheme="minorEastAsia" w:hAnsi="Cambria Math"/>
                </w:rPr>
                <m:t>-</m:t>
              </m:r>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j</m:t>
                  </m:r>
                </m:sub>
                <m:sup>
                  <m:r>
                    <m:rPr>
                      <m:sty m:val="p"/>
                    </m:rPr>
                    <w:rPr>
                      <w:rFonts w:ascii="Cambria Math" w:eastAsiaTheme="minorEastAsia" w:hAnsi="Cambria Math"/>
                    </w:rPr>
                    <m:t>s,p</m:t>
                  </m:r>
                </m:sup>
              </m:sSubSup>
            </m:e>
          </m:d>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B</m:t>
              </m:r>
            </m:e>
            <m:sub>
              <m:r>
                <m:rPr>
                  <m:sty m:val="p"/>
                </m:rPr>
                <w:rPr>
                  <w:rFonts w:ascii="Cambria Math" w:eastAsiaTheme="minorEastAsia" w:hAnsi="Cambria Math"/>
                </w:rPr>
                <m:t>ji</m:t>
              </m:r>
            </m:sub>
          </m:sSub>
          <m:d>
            <m:dPr>
              <m:ctrlPr>
                <w:rPr>
                  <w:rFonts w:ascii="Cambria Math" w:eastAsiaTheme="minorEastAsia"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i</m:t>
                  </m:r>
                </m:sub>
                <m:sup>
                  <m:r>
                    <m:rPr>
                      <m:sty m:val="p"/>
                    </m:rPr>
                    <w:rPr>
                      <w:rFonts w:ascii="Cambria Math" w:hAnsi="Cambria Math"/>
                    </w:rPr>
                    <m:t>s,int</m:t>
                  </m:r>
                </m:sup>
              </m:sSubSup>
              <m:r>
                <m:rPr>
                  <m:sty m:val="p"/>
                </m:rPr>
                <w:rPr>
                  <w:rFonts w:ascii="Cambria Math" w:eastAsiaTheme="minorEastAsia" w:hAnsi="Cambria Math"/>
                </w:rPr>
                <m:t>-</m:t>
              </m:r>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i</m:t>
                  </m:r>
                </m:sub>
                <m:sup>
                  <m:r>
                    <m:rPr>
                      <m:sty m:val="p"/>
                    </m:rPr>
                    <w:rPr>
                      <w:rFonts w:ascii="Cambria Math" w:hAnsi="Cambria Math"/>
                    </w:rPr>
                    <m:t>s,p</m:t>
                  </m:r>
                </m:sup>
              </m:sSubSup>
            </m:e>
          </m:d>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B</m:t>
              </m:r>
            </m:e>
            <m:sub>
              <m:r>
                <m:rPr>
                  <m:sty m:val="p"/>
                </m:rPr>
                <w:rPr>
                  <w:rFonts w:ascii="Cambria Math" w:eastAsiaTheme="minorEastAsia" w:hAnsi="Cambria Math"/>
                </w:rPr>
                <m:t>jj</m:t>
              </m:r>
            </m:sub>
          </m:sSub>
          <m:d>
            <m:dPr>
              <m:ctrlPr>
                <w:rPr>
                  <w:rFonts w:ascii="Cambria Math" w:eastAsiaTheme="minorEastAsia"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j</m:t>
                  </m:r>
                </m:sub>
                <m:sup>
                  <m:r>
                    <m:rPr>
                      <m:sty m:val="p"/>
                    </m:rPr>
                    <w:rPr>
                      <w:rFonts w:ascii="Cambria Math" w:hAnsi="Cambria Math"/>
                    </w:rPr>
                    <m:t>s,int</m:t>
                  </m:r>
                </m:sup>
              </m:sSubSup>
              <m:r>
                <m:rPr>
                  <m:sty m:val="p"/>
                </m:rPr>
                <w:rPr>
                  <w:rFonts w:ascii="Cambria Math" w:eastAsiaTheme="minorEastAsia" w:hAnsi="Cambria Math"/>
                </w:rPr>
                <m:t>-</m:t>
              </m:r>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j</m:t>
                  </m:r>
                </m:sub>
                <m:sup>
                  <m:r>
                    <m:rPr>
                      <m:sty m:val="p"/>
                    </m:rPr>
                    <w:rPr>
                      <w:rFonts w:ascii="Cambria Math" w:hAnsi="Cambria Math"/>
                    </w:rPr>
                    <m:t>s,p</m:t>
                  </m:r>
                </m:sup>
              </m:sSubSup>
            </m:e>
          </m:d>
        </m:oMath>
      </m:oMathPara>
    </w:p>
    <w:p w14:paraId="40CBF8E6" w14:textId="396C6C38" w:rsidR="008E0549" w:rsidRPr="00E774DA" w:rsidRDefault="006D5295" w:rsidP="001D399A">
      <w:pPr>
        <w:rPr>
          <w:rFonts w:eastAsiaTheme="minorEastAsia"/>
        </w:rPr>
      </w:pPr>
      <w:r w:rsidRPr="00E774DA">
        <w:rPr>
          <w:rFonts w:eastAsiaTheme="minorEastAsia"/>
        </w:rPr>
        <w:t xml:space="preserve">Analogous to eq 67, the diffusion coefficient matrix for a multicomponent </w:t>
      </w:r>
      <w:r w:rsidR="00E023E8" w:rsidRPr="00E774DA">
        <w:rPr>
          <w:rFonts w:eastAsiaTheme="minorEastAsia"/>
        </w:rPr>
        <w:t>system</w:t>
      </w:r>
      <w:r w:rsidRPr="00E774DA">
        <w:rPr>
          <w:rFonts w:eastAsiaTheme="minorEastAsia"/>
        </w:rPr>
        <w:t xml:space="preserve"> comes from </w:t>
      </w:r>
      <w:r w:rsidR="00FD7296" w:rsidRPr="00E774DA">
        <w:rPr>
          <w:rFonts w:eastAsiaTheme="minorEastAsia"/>
        </w:rPr>
        <w:t>organizing</w:t>
      </w:r>
      <w:r w:rsidRPr="00E774DA">
        <w:rPr>
          <w:rFonts w:eastAsiaTheme="minorEastAsia"/>
        </w:rPr>
        <w:t xml:space="preserve"> </w:t>
      </w:r>
      <m:oMath>
        <m:sSubSup>
          <m:sSubSupPr>
            <m:ctrlPr>
              <w:rPr>
                <w:rFonts w:ascii="Cambria Math" w:eastAsiaTheme="minorEastAsia" w:hAnsi="Cambria Math"/>
              </w:rPr>
            </m:ctrlPr>
          </m:sSubSupPr>
          <m:e>
            <m:r>
              <m:rPr>
                <m:sty m:val="p"/>
              </m:rPr>
              <w:rPr>
                <w:rFonts w:ascii="Cambria Math" w:eastAsiaTheme="minorEastAsia" w:hAnsi="Cambria Math"/>
              </w:rPr>
              <m:t>j</m:t>
            </m:r>
          </m:e>
          <m:sub>
            <m:r>
              <m:rPr>
                <m:sty m:val="p"/>
              </m:rPr>
              <w:rPr>
                <w:rFonts w:ascii="Cambria Math" w:eastAsiaTheme="minorEastAsia" w:hAnsi="Cambria Math"/>
              </w:rPr>
              <m:t>i</m:t>
            </m:r>
          </m:sub>
          <m:sup>
            <m:r>
              <m:rPr>
                <m:sty m:val="p"/>
              </m:rPr>
              <w:rPr>
                <w:rFonts w:ascii="Cambria Math" w:eastAsiaTheme="minorEastAsia" w:hAnsi="Cambria Math"/>
              </w:rPr>
              <m:t>s</m:t>
            </m:r>
          </m:sup>
        </m:sSubSup>
      </m:oMath>
      <w:r w:rsidRPr="00E774DA">
        <w:rPr>
          <w:rFonts w:eastAsiaTheme="minorEastAsia"/>
        </w:rPr>
        <w:t xml:space="preserve"> and </w:t>
      </w:r>
      <m:oMath>
        <m:sSubSup>
          <m:sSubSupPr>
            <m:ctrlPr>
              <w:rPr>
                <w:rFonts w:ascii="Cambria Math" w:eastAsiaTheme="minorEastAsia" w:hAnsi="Cambria Math"/>
              </w:rPr>
            </m:ctrlPr>
          </m:sSubSupPr>
          <m:e>
            <m:r>
              <m:rPr>
                <m:sty m:val="p"/>
              </m:rPr>
              <w:rPr>
                <w:rFonts w:ascii="Cambria Math" w:eastAsiaTheme="minorEastAsia" w:hAnsi="Cambria Math"/>
              </w:rPr>
              <m:t>j</m:t>
            </m:r>
          </m:e>
          <m:sub>
            <m:r>
              <m:rPr>
                <m:sty m:val="p"/>
              </m:rPr>
              <w:rPr>
                <w:rFonts w:ascii="Cambria Math" w:eastAsiaTheme="minorEastAsia" w:hAnsi="Cambria Math"/>
              </w:rPr>
              <m:t>j</m:t>
            </m:r>
          </m:sub>
          <m:sup>
            <m:r>
              <m:rPr>
                <m:sty m:val="p"/>
              </m:rPr>
              <w:rPr>
                <w:rFonts w:ascii="Cambria Math" w:eastAsiaTheme="minorEastAsia" w:hAnsi="Cambria Math"/>
              </w:rPr>
              <m:t>s</m:t>
            </m:r>
          </m:sup>
        </m:sSubSup>
      </m:oMath>
      <w:r w:rsidRPr="00E774DA">
        <w:rPr>
          <w:rFonts w:eastAsiaTheme="minorEastAsia"/>
        </w:rPr>
        <w:t xml:space="preserve"> in matrix form.</w:t>
      </w:r>
    </w:p>
    <w:p w14:paraId="7C0AC46B" w14:textId="77777777" w:rsidR="001D399A" w:rsidRPr="00E774DA" w:rsidRDefault="00000000" w:rsidP="001D399A">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D</m:t>
              </m:r>
            </m:e>
            <m:sub>
              <m:r>
                <m:rPr>
                  <m:sty m:val="p"/>
                </m:rPr>
                <w:rPr>
                  <w:rFonts w:ascii="Cambria Math" w:eastAsiaTheme="minorEastAsia" w:hAnsi="Cambria Math"/>
                </w:rPr>
                <m:t>ij</m:t>
              </m:r>
            </m:sub>
          </m:sSub>
          <m:r>
            <m:rPr>
              <m:sty m:val="p"/>
            </m:rPr>
            <w:rPr>
              <w:rFonts w:ascii="Cambria Math" w:eastAsiaTheme="minorEastAsia" w:hAnsi="Cambria Math"/>
            </w:rPr>
            <m:t>=</m:t>
          </m:r>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sSub>
                      <m:sSubPr>
                        <m:ctrlPr>
                          <w:rPr>
                            <w:rFonts w:ascii="Cambria Math" w:eastAsiaTheme="minorEastAsia" w:hAnsi="Cambria Math"/>
                          </w:rPr>
                        </m:ctrlPr>
                      </m:sSubPr>
                      <m:e>
                        <m:r>
                          <m:rPr>
                            <m:sty m:val="p"/>
                          </m:rPr>
                          <w:rPr>
                            <w:rFonts w:ascii="Cambria Math" w:eastAsiaTheme="minorEastAsia" w:hAnsi="Cambria Math"/>
                          </w:rPr>
                          <m:t>D</m:t>
                        </m:r>
                      </m:e>
                      <m:sub>
                        <m:r>
                          <m:rPr>
                            <m:sty m:val="p"/>
                          </m:rPr>
                          <w:rPr>
                            <w:rFonts w:ascii="Cambria Math" w:eastAsiaTheme="minorEastAsia" w:hAnsi="Cambria Math"/>
                          </w:rPr>
                          <m:t>11</m:t>
                        </m:r>
                      </m:sub>
                    </m:sSub>
                  </m:e>
                  <m:e>
                    <m:sSub>
                      <m:sSubPr>
                        <m:ctrlPr>
                          <w:rPr>
                            <w:rFonts w:ascii="Cambria Math" w:eastAsiaTheme="minorEastAsia" w:hAnsi="Cambria Math"/>
                          </w:rPr>
                        </m:ctrlPr>
                      </m:sSubPr>
                      <m:e>
                        <m:r>
                          <m:rPr>
                            <m:sty m:val="p"/>
                          </m:rPr>
                          <w:rPr>
                            <w:rFonts w:ascii="Cambria Math" w:eastAsiaTheme="minorEastAsia" w:hAnsi="Cambria Math"/>
                          </w:rPr>
                          <m:t>D</m:t>
                        </m:r>
                      </m:e>
                      <m:sub>
                        <m:r>
                          <m:rPr>
                            <m:sty m:val="p"/>
                          </m:rPr>
                          <w:rPr>
                            <w:rFonts w:ascii="Cambria Math" w:eastAsiaTheme="minorEastAsia" w:hAnsi="Cambria Math"/>
                          </w:rPr>
                          <m:t>12</m:t>
                        </m:r>
                      </m:sub>
                    </m:sSub>
                  </m:e>
                </m:mr>
                <m:mr>
                  <m:e>
                    <m:sSub>
                      <m:sSubPr>
                        <m:ctrlPr>
                          <w:rPr>
                            <w:rFonts w:ascii="Cambria Math" w:eastAsiaTheme="minorEastAsia" w:hAnsi="Cambria Math"/>
                          </w:rPr>
                        </m:ctrlPr>
                      </m:sSubPr>
                      <m:e>
                        <m:r>
                          <m:rPr>
                            <m:sty m:val="p"/>
                          </m:rPr>
                          <w:rPr>
                            <w:rFonts w:ascii="Cambria Math" w:eastAsiaTheme="minorEastAsia" w:hAnsi="Cambria Math"/>
                          </w:rPr>
                          <m:t>D</m:t>
                        </m:r>
                      </m:e>
                      <m:sub>
                        <m:r>
                          <m:rPr>
                            <m:sty m:val="p"/>
                          </m:rPr>
                          <w:rPr>
                            <w:rFonts w:ascii="Cambria Math" w:eastAsiaTheme="minorEastAsia" w:hAnsi="Cambria Math"/>
                          </w:rPr>
                          <m:t>21</m:t>
                        </m:r>
                      </m:sub>
                    </m:sSub>
                  </m:e>
                  <m:e>
                    <m:sSub>
                      <m:sSubPr>
                        <m:ctrlPr>
                          <w:rPr>
                            <w:rFonts w:ascii="Cambria Math" w:eastAsiaTheme="minorEastAsia" w:hAnsi="Cambria Math"/>
                          </w:rPr>
                        </m:ctrlPr>
                      </m:sSubPr>
                      <m:e>
                        <m:r>
                          <m:rPr>
                            <m:sty m:val="p"/>
                          </m:rPr>
                          <w:rPr>
                            <w:rFonts w:ascii="Cambria Math" w:eastAsiaTheme="minorEastAsia" w:hAnsi="Cambria Math"/>
                          </w:rPr>
                          <m:t>D</m:t>
                        </m:r>
                      </m:e>
                      <m:sub>
                        <m:r>
                          <m:rPr>
                            <m:sty m:val="p"/>
                          </m:rPr>
                          <w:rPr>
                            <w:rFonts w:ascii="Cambria Math" w:eastAsiaTheme="minorEastAsia" w:hAnsi="Cambria Math"/>
                          </w:rPr>
                          <m:t>22</m:t>
                        </m:r>
                      </m:sub>
                    </m:sSub>
                  </m:e>
                </m:mr>
              </m:m>
            </m:e>
          </m:d>
        </m:oMath>
      </m:oMathPara>
    </w:p>
    <w:p w14:paraId="2C8EC568" w14:textId="1E46622A" w:rsidR="00501355" w:rsidRPr="00E774DA" w:rsidRDefault="001D399A" w:rsidP="00B97ACF">
      <w:pPr>
        <w:rPr>
          <w:rFonts w:eastAsiaTheme="minorEastAsia"/>
        </w:rPr>
      </w:pPr>
      <w:r w:rsidRPr="00E774DA">
        <w:rPr>
          <w:rFonts w:eastAsiaTheme="minorEastAsia"/>
        </w:rPr>
        <w:t>Rearranging these equations for the cross-solute permeability coefficients,</w:t>
      </w:r>
    </w:p>
    <w:p w14:paraId="7986C761" w14:textId="23E0D78F" w:rsidR="00572AB6" w:rsidRPr="00E774DA" w:rsidRDefault="00000000" w:rsidP="00B97ACF">
      <w:pPr>
        <w:rPr>
          <w:rFonts w:eastAsiaTheme="minorEastAsia"/>
        </w:rPr>
      </w:pPr>
      <m:oMathPara>
        <m:oMath>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p,i</m:t>
              </m:r>
            </m:sub>
            <m:sup>
              <m:r>
                <m:rPr>
                  <m:sty m:val="p"/>
                </m:rPr>
                <w:rPr>
                  <w:rFonts w:ascii="Cambria Math" w:eastAsiaTheme="minorEastAsia" w:hAnsi="Cambria Math" w:cstheme="minorHAnsi"/>
                </w:rPr>
                <m:t>s</m:t>
              </m:r>
            </m:sup>
          </m:sSubSup>
          <m:r>
            <m:rPr>
              <m:sty m:val="p"/>
            </m:rPr>
            <w:rPr>
              <w:rFonts w:ascii="Cambria Math" w:eastAsiaTheme="minorEastAsia" w:hAnsi="Cambria Math"/>
            </w:rPr>
            <m:t xml:space="preserve">= </m:t>
          </m:r>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ii</m:t>
              </m:r>
            </m:sub>
          </m:sSub>
          <m:d>
            <m:dPr>
              <m:ctrlPr>
                <w:rPr>
                  <w:rFonts w:ascii="Cambria Math" w:eastAsiaTheme="minorEastAsia" w:hAnsi="Cambria Math"/>
                </w:rPr>
              </m:ctrlPr>
            </m:dPr>
            <m:e>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i</m:t>
                  </m:r>
                </m:sub>
                <m:sup>
                  <m:r>
                    <m:rPr>
                      <m:sty m:val="p"/>
                    </m:rPr>
                    <w:rPr>
                      <w:rFonts w:ascii="Cambria Math" w:eastAsiaTheme="minorEastAsia" w:hAnsi="Cambria Math"/>
                    </w:rPr>
                    <m:t>s,int</m:t>
                  </m:r>
                </m:sup>
              </m:sSubSup>
              <m:r>
                <m:rPr>
                  <m:sty m:val="p"/>
                </m:rPr>
                <w:rPr>
                  <w:rFonts w:ascii="Cambria Math" w:eastAsiaTheme="minorEastAsia" w:hAnsi="Cambria Math"/>
                </w:rPr>
                <m:t>-</m:t>
              </m:r>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i</m:t>
                  </m:r>
                </m:sub>
                <m:sup>
                  <m:r>
                    <m:rPr>
                      <m:sty m:val="p"/>
                    </m:rPr>
                    <w:rPr>
                      <w:rFonts w:ascii="Cambria Math" w:eastAsiaTheme="minorEastAsia" w:hAnsi="Cambria Math"/>
                    </w:rPr>
                    <m:t>s,p</m:t>
                  </m:r>
                </m:sup>
              </m:sSubSup>
            </m:e>
          </m:d>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ij</m:t>
              </m:r>
            </m:sub>
          </m:sSub>
          <m:r>
            <m:rPr>
              <m:sty m:val="p"/>
            </m:rPr>
            <w:rPr>
              <w:rFonts w:ascii="Cambria Math" w:eastAsiaTheme="minorEastAsia" w:hAnsi="Cambria Math"/>
            </w:rPr>
            <m:t>(</m:t>
          </m:r>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j</m:t>
              </m:r>
            </m:sub>
            <m:sup>
              <m:r>
                <m:rPr>
                  <m:sty m:val="p"/>
                </m:rPr>
                <w:rPr>
                  <w:rFonts w:ascii="Cambria Math" w:eastAsiaTheme="minorEastAsia" w:hAnsi="Cambria Math"/>
                </w:rPr>
                <m:t>s,int</m:t>
              </m:r>
            </m:sup>
          </m:sSubSup>
          <m:r>
            <m:rPr>
              <m:sty m:val="p"/>
            </m:rPr>
            <w:rPr>
              <w:rFonts w:ascii="Cambria Math" w:eastAsiaTheme="minorEastAsia" w:hAnsi="Cambria Math"/>
            </w:rPr>
            <m:t>-</m:t>
          </m:r>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j</m:t>
              </m:r>
            </m:sub>
            <m:sup>
              <m:r>
                <m:rPr>
                  <m:sty m:val="p"/>
                </m:rPr>
                <w:rPr>
                  <w:rFonts w:ascii="Cambria Math" w:eastAsiaTheme="minorEastAsia" w:hAnsi="Cambria Math"/>
                </w:rPr>
                <m:t>s,p</m:t>
              </m:r>
            </m:sup>
          </m:sSubSup>
          <m:r>
            <m:rPr>
              <m:sty m:val="p"/>
            </m:rPr>
            <w:rPr>
              <w:rFonts w:ascii="Cambria Math" w:eastAsiaTheme="minorEastAsia" w:hAnsi="Cambria Math"/>
            </w:rPr>
            <m:t>)</m:t>
          </m:r>
        </m:oMath>
      </m:oMathPara>
    </w:p>
    <w:p w14:paraId="38B786AF" w14:textId="0828046B" w:rsidR="00501355" w:rsidRPr="00E774DA" w:rsidRDefault="00000000" w:rsidP="00B97ACF">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12</m:t>
              </m:r>
            </m:sub>
          </m:sSub>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J</m:t>
                  </m:r>
                </m:e>
                <m:sub>
                  <m:r>
                    <m:rPr>
                      <m:sty m:val="p"/>
                    </m:rPr>
                    <w:rPr>
                      <w:rFonts w:ascii="Cambria Math" w:eastAsiaTheme="minorEastAsia" w:hAnsi="Cambria Math"/>
                    </w:rPr>
                    <m:t>w</m:t>
                  </m:r>
                </m:sub>
              </m:sSub>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s,p</m:t>
                  </m:r>
                </m:sup>
              </m:sSubSup>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11</m:t>
                  </m:r>
                </m:sub>
              </m:sSub>
              <m:r>
                <m:rPr>
                  <m:sty m:val="p"/>
                </m:rPr>
                <w:rPr>
                  <w:rFonts w:ascii="Cambria Math" w:eastAsiaTheme="minorEastAsia" w:hAnsi="Cambria Math"/>
                </w:rPr>
                <m:t>(</m:t>
              </m:r>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s,int</m:t>
                  </m:r>
                </m:sup>
              </m:sSubSup>
              <m:r>
                <m:rPr>
                  <m:sty m:val="p"/>
                </m:rPr>
                <w:rPr>
                  <w:rFonts w:ascii="Cambria Math" w:eastAsiaTheme="minorEastAsia" w:hAnsi="Cambria Math"/>
                </w:rPr>
                <m:t>-</m:t>
              </m:r>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s,p</m:t>
                  </m:r>
                </m:sup>
              </m:sSubSup>
              <m:r>
                <m:rPr>
                  <m:sty m:val="p"/>
                </m:rPr>
                <w:rPr>
                  <w:rFonts w:ascii="Cambria Math" w:eastAsiaTheme="minorEastAsia" w:hAnsi="Cambria Math"/>
                </w:rPr>
                <m:t>)</m:t>
              </m:r>
            </m:num>
            <m:den>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2</m:t>
                  </m:r>
                </m:sub>
                <m:sup>
                  <m:r>
                    <m:rPr>
                      <m:sty m:val="p"/>
                    </m:rPr>
                    <w:rPr>
                      <w:rFonts w:ascii="Cambria Math" w:eastAsiaTheme="minorEastAsia" w:hAnsi="Cambria Math"/>
                    </w:rPr>
                    <m:t>s,int</m:t>
                  </m:r>
                </m:sup>
              </m:sSubSup>
              <m:r>
                <m:rPr>
                  <m:sty m:val="p"/>
                </m:rPr>
                <w:rPr>
                  <w:rFonts w:ascii="Cambria Math" w:eastAsiaTheme="minorEastAsia" w:hAnsi="Cambria Math"/>
                </w:rPr>
                <m:t>-</m:t>
              </m:r>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2</m:t>
                  </m:r>
                </m:sub>
                <m:sup>
                  <m:r>
                    <m:rPr>
                      <m:sty m:val="p"/>
                    </m:rPr>
                    <w:rPr>
                      <w:rFonts w:ascii="Cambria Math" w:eastAsiaTheme="minorEastAsia" w:hAnsi="Cambria Math"/>
                    </w:rPr>
                    <m:t>s,p</m:t>
                  </m:r>
                </m:sup>
              </m:sSubSup>
            </m:den>
          </m:f>
        </m:oMath>
      </m:oMathPara>
    </w:p>
    <w:p w14:paraId="3FF7FB6D" w14:textId="653CAF23" w:rsidR="001D399A" w:rsidRPr="00E774DA" w:rsidRDefault="00000000" w:rsidP="00B97ACF">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21</m:t>
              </m:r>
            </m:sub>
          </m:sSub>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J</m:t>
                  </m:r>
                </m:e>
                <m:sub>
                  <m:r>
                    <m:rPr>
                      <m:sty m:val="p"/>
                    </m:rPr>
                    <w:rPr>
                      <w:rFonts w:ascii="Cambria Math" w:eastAsiaTheme="minorEastAsia" w:hAnsi="Cambria Math"/>
                    </w:rPr>
                    <m:t>w</m:t>
                  </m:r>
                </m:sub>
              </m:sSub>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2</m:t>
                  </m:r>
                </m:sub>
                <m:sup>
                  <m:r>
                    <m:rPr>
                      <m:sty m:val="p"/>
                    </m:rPr>
                    <w:rPr>
                      <w:rFonts w:ascii="Cambria Math" w:eastAsiaTheme="minorEastAsia" w:hAnsi="Cambria Math"/>
                    </w:rPr>
                    <m:t>s,p</m:t>
                  </m:r>
                </m:sup>
              </m:sSubSup>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22</m:t>
                  </m:r>
                </m:sub>
              </m:sSub>
              <m:r>
                <m:rPr>
                  <m:sty m:val="p"/>
                </m:rPr>
                <w:rPr>
                  <w:rFonts w:ascii="Cambria Math" w:eastAsiaTheme="minorEastAsia" w:hAnsi="Cambria Math"/>
                </w:rPr>
                <m:t>(</m:t>
              </m:r>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2</m:t>
                  </m:r>
                </m:sub>
                <m:sup>
                  <m:r>
                    <m:rPr>
                      <m:sty m:val="p"/>
                    </m:rPr>
                    <w:rPr>
                      <w:rFonts w:ascii="Cambria Math" w:eastAsiaTheme="minorEastAsia" w:hAnsi="Cambria Math"/>
                    </w:rPr>
                    <m:t>s,int</m:t>
                  </m:r>
                </m:sup>
              </m:sSubSup>
              <m:r>
                <m:rPr>
                  <m:sty m:val="p"/>
                </m:rPr>
                <w:rPr>
                  <w:rFonts w:ascii="Cambria Math" w:eastAsiaTheme="minorEastAsia" w:hAnsi="Cambria Math"/>
                </w:rPr>
                <m:t>-</m:t>
              </m:r>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2</m:t>
                  </m:r>
                </m:sub>
                <m:sup>
                  <m:r>
                    <m:rPr>
                      <m:sty m:val="p"/>
                    </m:rPr>
                    <w:rPr>
                      <w:rFonts w:ascii="Cambria Math" w:eastAsiaTheme="minorEastAsia" w:hAnsi="Cambria Math"/>
                    </w:rPr>
                    <m:t>s,p</m:t>
                  </m:r>
                </m:sup>
              </m:sSubSup>
              <m:r>
                <m:rPr>
                  <m:sty m:val="p"/>
                </m:rPr>
                <w:rPr>
                  <w:rFonts w:ascii="Cambria Math" w:eastAsiaTheme="minorEastAsia" w:hAnsi="Cambria Math"/>
                </w:rPr>
                <m:t>)</m:t>
              </m:r>
            </m:num>
            <m:den>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s,int</m:t>
                  </m:r>
                </m:sup>
              </m:sSubSup>
              <m:r>
                <m:rPr>
                  <m:sty m:val="p"/>
                </m:rPr>
                <w:rPr>
                  <w:rFonts w:ascii="Cambria Math" w:eastAsiaTheme="minorEastAsia" w:hAnsi="Cambria Math"/>
                </w:rPr>
                <m:t>-</m:t>
              </m:r>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s,p</m:t>
                  </m:r>
                </m:sup>
              </m:sSubSup>
            </m:den>
          </m:f>
        </m:oMath>
      </m:oMathPara>
    </w:p>
    <w:p w14:paraId="5BE2E9CC" w14:textId="010ED2A4" w:rsidR="001D399A" w:rsidRPr="00E774DA" w:rsidRDefault="001D399A" w:rsidP="00B97ACF">
      <w:pPr>
        <w:rPr>
          <w:rFonts w:eastAsiaTheme="minorEastAsia"/>
        </w:rPr>
      </w:pPr>
      <w:r w:rsidRPr="00E774DA">
        <w:rPr>
          <w:rFonts w:eastAsiaTheme="minorEastAsia"/>
        </w:rPr>
        <w:t>Resulting in a solute permeability matrix that looks like,</w:t>
      </w:r>
    </w:p>
    <w:p w14:paraId="4BA7BCC9" w14:textId="7D023678" w:rsidR="00891B5B" w:rsidRPr="00E774DA" w:rsidRDefault="00000000" w:rsidP="00B97ACF">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ij</m:t>
              </m:r>
            </m:sub>
          </m:sSub>
          <m:r>
            <m:rPr>
              <m:sty m:val="p"/>
            </m:rPr>
            <w:rPr>
              <w:rFonts w:ascii="Cambria Math" w:eastAsiaTheme="minorEastAsia" w:hAnsi="Cambria Math"/>
            </w:rPr>
            <m:t>=</m:t>
          </m:r>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11</m:t>
                        </m:r>
                      </m:sub>
                    </m:sSub>
                  </m:e>
                  <m:e>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12</m:t>
                        </m:r>
                      </m:sub>
                    </m:sSub>
                  </m:e>
                </m:mr>
                <m:mr>
                  <m:e>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21</m:t>
                        </m:r>
                      </m:sub>
                    </m:sSub>
                  </m:e>
                  <m:e>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22</m:t>
                        </m:r>
                      </m:sub>
                    </m:sSub>
                  </m:e>
                </m:mr>
              </m:m>
            </m:e>
          </m:d>
        </m:oMath>
      </m:oMathPara>
    </w:p>
    <w:p w14:paraId="3E558886" w14:textId="5D698664" w:rsidR="001D399A" w:rsidRPr="00E774DA" w:rsidRDefault="00000000" w:rsidP="00B97ACF">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ij</m:t>
              </m:r>
            </m:sub>
          </m:sSub>
          <m:r>
            <m:rPr>
              <m:sty m:val="p"/>
            </m:rPr>
            <w:rPr>
              <w:rFonts w:ascii="Cambria Math" w:eastAsiaTheme="minorEastAsia" w:hAnsi="Cambria Math"/>
            </w:rPr>
            <m:t>=</m:t>
          </m:r>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J</m:t>
                            </m:r>
                          </m:e>
                          <m:sub>
                            <m:r>
                              <m:rPr>
                                <m:sty m:val="p"/>
                              </m:rPr>
                              <w:rPr>
                                <w:rFonts w:ascii="Cambria Math" w:eastAsiaTheme="minorEastAsia" w:hAnsi="Cambria Math"/>
                              </w:rPr>
                              <m:t>w</m:t>
                            </m:r>
                          </m:sub>
                        </m:sSub>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s,p</m:t>
                            </m:r>
                          </m:sup>
                        </m:sSubSup>
                      </m:num>
                      <m:den>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s,int</m:t>
                            </m:r>
                          </m:sup>
                        </m:sSubSup>
                        <m:r>
                          <m:rPr>
                            <m:sty m:val="p"/>
                          </m:rPr>
                          <w:rPr>
                            <w:rFonts w:ascii="Cambria Math" w:eastAsiaTheme="minorEastAsia" w:hAnsi="Cambria Math"/>
                          </w:rPr>
                          <m:t>-</m:t>
                        </m:r>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s,p</m:t>
                            </m:r>
                          </m:sup>
                        </m:sSubSup>
                      </m:den>
                    </m:f>
                  </m:e>
                  <m:e>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J</m:t>
                            </m:r>
                          </m:e>
                          <m:sub>
                            <m:r>
                              <m:rPr>
                                <m:sty m:val="p"/>
                              </m:rPr>
                              <w:rPr>
                                <w:rFonts w:ascii="Cambria Math" w:eastAsiaTheme="minorEastAsia" w:hAnsi="Cambria Math"/>
                              </w:rPr>
                              <m:t>w</m:t>
                            </m:r>
                          </m:sub>
                        </m:sSub>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s,p</m:t>
                            </m:r>
                          </m:sup>
                        </m:sSubSup>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11</m:t>
                            </m:r>
                          </m:sub>
                        </m:sSub>
                        <m:r>
                          <m:rPr>
                            <m:sty m:val="p"/>
                          </m:rPr>
                          <w:rPr>
                            <w:rFonts w:ascii="Cambria Math" w:eastAsiaTheme="minorEastAsia" w:hAnsi="Cambria Math"/>
                          </w:rPr>
                          <m:t>(</m:t>
                        </m:r>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s,int</m:t>
                            </m:r>
                          </m:sup>
                        </m:sSubSup>
                        <m:r>
                          <m:rPr>
                            <m:sty m:val="p"/>
                          </m:rPr>
                          <w:rPr>
                            <w:rFonts w:ascii="Cambria Math" w:eastAsiaTheme="minorEastAsia" w:hAnsi="Cambria Math"/>
                          </w:rPr>
                          <m:t>-</m:t>
                        </m:r>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s,p</m:t>
                            </m:r>
                          </m:sup>
                        </m:sSubSup>
                        <m:r>
                          <m:rPr>
                            <m:sty m:val="p"/>
                          </m:rPr>
                          <w:rPr>
                            <w:rFonts w:ascii="Cambria Math" w:eastAsiaTheme="minorEastAsia" w:hAnsi="Cambria Math"/>
                          </w:rPr>
                          <m:t>)</m:t>
                        </m:r>
                      </m:num>
                      <m:den>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2</m:t>
                            </m:r>
                          </m:sub>
                          <m:sup>
                            <m:r>
                              <m:rPr>
                                <m:sty m:val="p"/>
                              </m:rPr>
                              <w:rPr>
                                <w:rFonts w:ascii="Cambria Math" w:eastAsiaTheme="minorEastAsia" w:hAnsi="Cambria Math"/>
                              </w:rPr>
                              <m:t>s,int</m:t>
                            </m:r>
                          </m:sup>
                        </m:sSubSup>
                        <m:r>
                          <m:rPr>
                            <m:sty m:val="p"/>
                          </m:rPr>
                          <w:rPr>
                            <w:rFonts w:ascii="Cambria Math" w:eastAsiaTheme="minorEastAsia" w:hAnsi="Cambria Math"/>
                          </w:rPr>
                          <m:t>-</m:t>
                        </m:r>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2</m:t>
                            </m:r>
                          </m:sub>
                          <m:sup>
                            <m:r>
                              <m:rPr>
                                <m:sty m:val="p"/>
                              </m:rPr>
                              <w:rPr>
                                <w:rFonts w:ascii="Cambria Math" w:eastAsiaTheme="minorEastAsia" w:hAnsi="Cambria Math"/>
                              </w:rPr>
                              <m:t>s,p</m:t>
                            </m:r>
                          </m:sup>
                        </m:sSubSup>
                      </m:den>
                    </m:f>
                  </m:e>
                </m:mr>
                <m:mr>
                  <m:e>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J</m:t>
                            </m:r>
                          </m:e>
                          <m:sub>
                            <m:r>
                              <m:rPr>
                                <m:sty m:val="p"/>
                              </m:rPr>
                              <w:rPr>
                                <w:rFonts w:ascii="Cambria Math" w:eastAsiaTheme="minorEastAsia" w:hAnsi="Cambria Math"/>
                              </w:rPr>
                              <m:t>w</m:t>
                            </m:r>
                          </m:sub>
                        </m:sSub>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2</m:t>
                            </m:r>
                          </m:sub>
                          <m:sup>
                            <m:r>
                              <m:rPr>
                                <m:sty m:val="p"/>
                              </m:rPr>
                              <w:rPr>
                                <w:rFonts w:ascii="Cambria Math" w:eastAsiaTheme="minorEastAsia" w:hAnsi="Cambria Math"/>
                              </w:rPr>
                              <m:t>s,p</m:t>
                            </m:r>
                          </m:sup>
                        </m:sSubSup>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22</m:t>
                            </m:r>
                          </m:sub>
                        </m:sSub>
                        <m:r>
                          <m:rPr>
                            <m:sty m:val="p"/>
                          </m:rPr>
                          <w:rPr>
                            <w:rFonts w:ascii="Cambria Math" w:eastAsiaTheme="minorEastAsia" w:hAnsi="Cambria Math"/>
                          </w:rPr>
                          <m:t>(</m:t>
                        </m:r>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2</m:t>
                            </m:r>
                          </m:sub>
                          <m:sup>
                            <m:r>
                              <m:rPr>
                                <m:sty m:val="p"/>
                              </m:rPr>
                              <w:rPr>
                                <w:rFonts w:ascii="Cambria Math" w:eastAsiaTheme="minorEastAsia" w:hAnsi="Cambria Math"/>
                              </w:rPr>
                              <m:t>s,int</m:t>
                            </m:r>
                          </m:sup>
                        </m:sSubSup>
                        <m:r>
                          <m:rPr>
                            <m:sty m:val="p"/>
                          </m:rPr>
                          <w:rPr>
                            <w:rFonts w:ascii="Cambria Math" w:eastAsiaTheme="minorEastAsia" w:hAnsi="Cambria Math"/>
                          </w:rPr>
                          <m:t>-</m:t>
                        </m:r>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2</m:t>
                            </m:r>
                          </m:sub>
                          <m:sup>
                            <m:r>
                              <m:rPr>
                                <m:sty m:val="p"/>
                              </m:rPr>
                              <w:rPr>
                                <w:rFonts w:ascii="Cambria Math" w:eastAsiaTheme="minorEastAsia" w:hAnsi="Cambria Math"/>
                              </w:rPr>
                              <m:t>s,p</m:t>
                            </m:r>
                          </m:sup>
                        </m:sSubSup>
                        <m:r>
                          <m:rPr>
                            <m:sty m:val="p"/>
                          </m:rPr>
                          <w:rPr>
                            <w:rFonts w:ascii="Cambria Math" w:eastAsiaTheme="minorEastAsia" w:hAnsi="Cambria Math"/>
                          </w:rPr>
                          <m:t>)</m:t>
                        </m:r>
                      </m:num>
                      <m:den>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s,int</m:t>
                            </m:r>
                          </m:sup>
                        </m:sSubSup>
                        <m:r>
                          <m:rPr>
                            <m:sty m:val="p"/>
                          </m:rPr>
                          <w:rPr>
                            <w:rFonts w:ascii="Cambria Math" w:eastAsiaTheme="minorEastAsia" w:hAnsi="Cambria Math"/>
                          </w:rPr>
                          <m:t>-</m:t>
                        </m:r>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s,p</m:t>
                            </m:r>
                          </m:sup>
                        </m:sSubSup>
                      </m:den>
                    </m:f>
                  </m:e>
                  <m:e>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J</m:t>
                            </m:r>
                          </m:e>
                          <m:sub>
                            <m:r>
                              <m:rPr>
                                <m:sty m:val="p"/>
                              </m:rPr>
                              <w:rPr>
                                <w:rFonts w:ascii="Cambria Math" w:eastAsiaTheme="minorEastAsia" w:hAnsi="Cambria Math"/>
                              </w:rPr>
                              <m:t>w</m:t>
                            </m:r>
                          </m:sub>
                        </m:sSub>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2</m:t>
                            </m:r>
                          </m:sub>
                          <m:sup>
                            <m:r>
                              <m:rPr>
                                <m:sty m:val="p"/>
                              </m:rPr>
                              <w:rPr>
                                <w:rFonts w:ascii="Cambria Math" w:eastAsiaTheme="minorEastAsia" w:hAnsi="Cambria Math"/>
                              </w:rPr>
                              <m:t>s,p</m:t>
                            </m:r>
                          </m:sup>
                        </m:sSubSup>
                      </m:num>
                      <m:den>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2</m:t>
                            </m:r>
                          </m:sub>
                          <m:sup>
                            <m:r>
                              <m:rPr>
                                <m:sty m:val="p"/>
                              </m:rPr>
                              <w:rPr>
                                <w:rFonts w:ascii="Cambria Math" w:eastAsiaTheme="minorEastAsia" w:hAnsi="Cambria Math"/>
                              </w:rPr>
                              <m:t>s,int</m:t>
                            </m:r>
                          </m:sup>
                        </m:sSubSup>
                        <m:r>
                          <m:rPr>
                            <m:sty m:val="p"/>
                          </m:rPr>
                          <w:rPr>
                            <w:rFonts w:ascii="Cambria Math" w:eastAsiaTheme="minorEastAsia" w:hAnsi="Cambria Math"/>
                          </w:rPr>
                          <m:t>-</m:t>
                        </m:r>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2</m:t>
                            </m:r>
                          </m:sub>
                          <m:sup>
                            <m:r>
                              <m:rPr>
                                <m:sty m:val="p"/>
                              </m:rPr>
                              <w:rPr>
                                <w:rFonts w:ascii="Cambria Math" w:eastAsiaTheme="minorEastAsia" w:hAnsi="Cambria Math"/>
                              </w:rPr>
                              <m:t>s,p</m:t>
                            </m:r>
                          </m:sup>
                        </m:sSubSup>
                      </m:den>
                    </m:f>
                  </m:e>
                </m:mr>
              </m:m>
            </m:e>
          </m:d>
        </m:oMath>
      </m:oMathPara>
    </w:p>
    <w:p w14:paraId="72CCB4FC" w14:textId="77777777" w:rsidR="001D399A" w:rsidRPr="00E774DA" w:rsidRDefault="001D399A" w:rsidP="00B97ACF">
      <w:pPr>
        <w:rPr>
          <w:rFonts w:eastAsiaTheme="minorEastAsia"/>
        </w:rPr>
      </w:pPr>
    </w:p>
    <w:p w14:paraId="11558EAD" w14:textId="436F026D" w:rsidR="001D399A" w:rsidRPr="00E774DA" w:rsidRDefault="00891B5B" w:rsidP="00B97ACF">
      <w:pPr>
        <w:rPr>
          <w:rFonts w:eastAsiaTheme="minorEastAsia"/>
        </w:rPr>
      </w:pPr>
      <w:r w:rsidRPr="00E774DA">
        <w:rPr>
          <w:rFonts w:eastAsiaTheme="minorEastAsia"/>
        </w:rPr>
        <w:t xml:space="preserve">Non-zero cross solute permeability coefficients represent a deviation from ideality, or solute-solute interactions, where the presence of a competing ion hinders or promotes the diffusion of the other ion present. </w:t>
      </w:r>
      <w:r w:rsidR="008E0549" w:rsidRPr="00E774DA">
        <w:rPr>
          <w:rFonts w:eastAsiaTheme="minorEastAsia"/>
        </w:rPr>
        <w:t>In a multisalt experiments, performance is different than a single salt experiment.</w:t>
      </w:r>
    </w:p>
    <w:p w14:paraId="6BCA00FC" w14:textId="220186CB" w:rsidR="00E774DA" w:rsidRDefault="00E774DA">
      <w:pPr>
        <w:spacing w:after="160" w:line="278" w:lineRule="auto"/>
        <w:rPr>
          <w:rFonts w:eastAsiaTheme="minorEastAsia"/>
        </w:rPr>
      </w:pPr>
      <w:r>
        <w:rPr>
          <w:rFonts w:eastAsiaTheme="minorEastAsia"/>
        </w:rPr>
        <w:br w:type="page"/>
      </w:r>
    </w:p>
    <w:p w14:paraId="2AD38FBA" w14:textId="77777777" w:rsidR="00924688" w:rsidRPr="00E774DA" w:rsidRDefault="00924688" w:rsidP="00E774DA">
      <w:pPr>
        <w:pStyle w:val="ListParagraph"/>
        <w:numPr>
          <w:ilvl w:val="1"/>
          <w:numId w:val="2"/>
        </w:numPr>
        <w:spacing w:before="240"/>
        <w:rPr>
          <w:color w:val="EE0000"/>
        </w:rPr>
      </w:pPr>
      <w:r w:rsidRPr="00E774DA">
        <w:rPr>
          <w:color w:val="EE0000"/>
        </w:rPr>
        <w:lastRenderedPageBreak/>
        <w:t xml:space="preserve">Estimate the partition coefficients, </w:t>
      </w:r>
      <m:oMath>
        <m:sSub>
          <m:sSubPr>
            <m:ctrlPr>
              <w:rPr>
                <w:rFonts w:ascii="Cambria Math" w:hAnsi="Cambria Math"/>
                <w:color w:val="EE0000"/>
              </w:rPr>
            </m:ctrlPr>
          </m:sSubPr>
          <m:e>
            <m:r>
              <m:rPr>
                <m:sty m:val="p"/>
              </m:rPr>
              <w:rPr>
                <w:rFonts w:ascii="Cambria Math" w:hAnsi="Cambria Math"/>
                <w:color w:val="EE0000"/>
              </w:rPr>
              <m:t>H</m:t>
            </m:r>
          </m:e>
          <m:sub>
            <m:r>
              <m:rPr>
                <m:sty m:val="p"/>
              </m:rPr>
              <w:rPr>
                <w:rFonts w:ascii="Cambria Math" w:hAnsi="Cambria Math"/>
                <w:color w:val="EE0000"/>
              </w:rPr>
              <m:t>i</m:t>
            </m:r>
          </m:sub>
        </m:sSub>
      </m:oMath>
      <w:r w:rsidRPr="00E774DA">
        <w:rPr>
          <w:color w:val="EE0000"/>
        </w:rPr>
        <w:t xml:space="preserve">. </w:t>
      </w:r>
    </w:p>
    <w:p w14:paraId="5B41CE32" w14:textId="79AF6A15" w:rsidR="00924688" w:rsidRDefault="00924688" w:rsidP="00E774DA">
      <w:pPr>
        <w:spacing w:before="240"/>
      </w:pPr>
      <w:r>
        <w:t>First, we assume that there is no accumulation such that the solute flux through the boundary layer is equal to the solute flux through the membrane. For the multicomponent system, we show</w:t>
      </w:r>
    </w:p>
    <w:tbl>
      <w:tblPr>
        <w:tblStyle w:val="TableGrid"/>
        <w:tblW w:w="0" w:type="auto"/>
        <w:jc w:val="center"/>
        <w:tblLook w:val="04A0" w:firstRow="1" w:lastRow="0" w:firstColumn="1" w:lastColumn="0" w:noHBand="0" w:noVBand="1"/>
      </w:tblPr>
      <w:tblGrid>
        <w:gridCol w:w="8095"/>
        <w:gridCol w:w="1255"/>
      </w:tblGrid>
      <w:tr w:rsidR="00924688" w:rsidRPr="00924688" w14:paraId="7058B8EA" w14:textId="77777777" w:rsidTr="0041759E">
        <w:trPr>
          <w:jc w:val="center"/>
        </w:trPr>
        <w:tc>
          <w:tcPr>
            <w:tcW w:w="8095" w:type="dxa"/>
          </w:tcPr>
          <w:p w14:paraId="02CE7979" w14:textId="7992846B" w:rsidR="00924688" w:rsidRPr="00D330FE" w:rsidRDefault="00000000" w:rsidP="0041759E">
            <w:pPr>
              <w:jc w:val="center"/>
              <w:rPr>
                <w:rFonts w:cstheme="minorHAnsi"/>
              </w:rPr>
            </w:pPr>
            <m:oMathPara>
              <m:oMath>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p</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hAnsi="Cambria Math" w:cstheme="minorHAns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11</m:t>
                        </m:r>
                      </m:sub>
                      <m:sup>
                        <m:r>
                          <m:rPr>
                            <m:sty m:val="p"/>
                          </m:rPr>
                          <w:rPr>
                            <w:rFonts w:ascii="Cambria Math" w:eastAsiaTheme="minorEastAsia" w:hAnsi="Cambria Math" w:cstheme="minorHAnsi"/>
                          </w:rPr>
                          <m:t>m</m:t>
                        </m:r>
                      </m:sup>
                    </m:sSubSup>
                  </m:e>
                </m:d>
                <m:r>
                  <m:rPr>
                    <m:sty m:val="p"/>
                  </m:rPr>
                  <w:rPr>
                    <w:rFonts w:ascii="Cambria Math" w:hAnsi="Cambria Math" w:cstheme="minorHAnsi"/>
                  </w:rPr>
                  <m:t>+</m:t>
                </m:r>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12</m:t>
                        </m:r>
                      </m:sub>
                      <m:sup>
                        <m:r>
                          <m:rPr>
                            <m:sty m:val="p"/>
                          </m:rPr>
                          <w:rPr>
                            <w:rFonts w:ascii="Cambria Math" w:eastAsiaTheme="minorEastAsia" w:hAnsi="Cambria Math" w:cstheme="minorHAnsi"/>
                          </w:rPr>
                          <m:t>m</m:t>
                        </m:r>
                      </m:sup>
                    </m:sSubSup>
                  </m:e>
                </m:d>
              </m:oMath>
            </m:oMathPara>
          </w:p>
        </w:tc>
        <w:tc>
          <w:tcPr>
            <w:tcW w:w="1255" w:type="dxa"/>
          </w:tcPr>
          <w:p w14:paraId="4616B634" w14:textId="6D2FD0BA" w:rsidR="00924688" w:rsidRPr="00924688" w:rsidRDefault="000E6F66" w:rsidP="0041759E">
            <w:pPr>
              <w:jc w:val="center"/>
              <w:rPr>
                <w:rFonts w:cstheme="minorHAnsi"/>
                <w:iCs/>
              </w:rPr>
            </w:pPr>
            <w:r>
              <w:rPr>
                <w:rFonts w:cstheme="minorHAnsi"/>
                <w:iCs/>
              </w:rPr>
              <w:t xml:space="preserve">Modified </w:t>
            </w:r>
            <w:r w:rsidR="00924688" w:rsidRPr="00924688">
              <w:rPr>
                <w:rFonts w:cstheme="minorHAnsi"/>
                <w:iCs/>
              </w:rPr>
              <w:t>Eq 45</w:t>
            </w:r>
          </w:p>
        </w:tc>
      </w:tr>
      <w:tr w:rsidR="00924688" w:rsidRPr="00924688" w14:paraId="38C7530F" w14:textId="77777777" w:rsidTr="0041759E">
        <w:trPr>
          <w:jc w:val="center"/>
        </w:trPr>
        <w:tc>
          <w:tcPr>
            <w:tcW w:w="8095" w:type="dxa"/>
          </w:tcPr>
          <w:p w14:paraId="1938C978" w14:textId="16122007" w:rsidR="00924688" w:rsidRPr="00D330FE" w:rsidRDefault="00000000" w:rsidP="0041759E">
            <w:pPr>
              <w:jc w:val="center"/>
              <w:rPr>
                <w:rFonts w:cstheme="minorHAnsi"/>
              </w:rPr>
            </w:pPr>
            <m:oMathPara>
              <m:oMath>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p</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hAnsi="Cambria Math" w:cstheme="minorHAns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21</m:t>
                        </m:r>
                      </m:sub>
                      <m:sup>
                        <m:r>
                          <m:rPr>
                            <m:sty m:val="p"/>
                          </m:rPr>
                          <w:rPr>
                            <w:rFonts w:ascii="Cambria Math" w:eastAsiaTheme="minorEastAsia" w:hAnsi="Cambria Math" w:cstheme="minorHAnsi"/>
                          </w:rPr>
                          <m:t>m</m:t>
                        </m:r>
                      </m:sup>
                    </m:sSubSup>
                  </m:e>
                </m:d>
                <m:r>
                  <m:rPr>
                    <m:sty m:val="p"/>
                  </m:rPr>
                  <w:rPr>
                    <w:rFonts w:ascii="Cambria Math" w:hAnsi="Cambria Math" w:cstheme="minorHAnsi"/>
                  </w:rPr>
                  <m:t>+</m:t>
                </m:r>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rPr>
                    </m:ctrlPr>
                  </m:dPr>
                  <m:e>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22</m:t>
                        </m:r>
                      </m:sub>
                      <m:sup>
                        <m:r>
                          <m:rPr>
                            <m:sty m:val="p"/>
                          </m:rPr>
                          <w:rPr>
                            <w:rFonts w:ascii="Cambria Math" w:eastAsiaTheme="minorEastAsia" w:hAnsi="Cambria Math" w:cstheme="minorHAnsi"/>
                          </w:rPr>
                          <m:t>m</m:t>
                        </m:r>
                      </m:sup>
                    </m:sSubSup>
                  </m:e>
                </m:d>
              </m:oMath>
            </m:oMathPara>
          </w:p>
        </w:tc>
        <w:tc>
          <w:tcPr>
            <w:tcW w:w="1255" w:type="dxa"/>
          </w:tcPr>
          <w:p w14:paraId="3295D2DE" w14:textId="7333FE60" w:rsidR="00924688" w:rsidRPr="00924688" w:rsidRDefault="000E6F66" w:rsidP="0041759E">
            <w:pPr>
              <w:jc w:val="center"/>
              <w:rPr>
                <w:rFonts w:cstheme="minorHAnsi"/>
                <w:iCs/>
              </w:rPr>
            </w:pPr>
            <w:r>
              <w:rPr>
                <w:rFonts w:cstheme="minorHAnsi"/>
                <w:iCs/>
              </w:rPr>
              <w:t xml:space="preserve">Modified </w:t>
            </w:r>
            <w:r w:rsidR="00924688" w:rsidRPr="00924688">
              <w:rPr>
                <w:rFonts w:cstheme="minorHAnsi"/>
                <w:iCs/>
              </w:rPr>
              <w:t>Eq 46</w:t>
            </w:r>
          </w:p>
        </w:tc>
      </w:tr>
    </w:tbl>
    <w:p w14:paraId="5B7A9193" w14:textId="77777777" w:rsidR="007B4FB4" w:rsidRPr="00503D68" w:rsidRDefault="007B4FB4" w:rsidP="006F58A5"/>
    <w:p w14:paraId="31FA74E6" w14:textId="03C9C65E" w:rsidR="006F58A5" w:rsidRPr="00816D62" w:rsidRDefault="006F58A5" w:rsidP="00924688">
      <w:pPr>
        <w:rPr>
          <w:rFonts w:eastAsiaTheme="minorEastAsia"/>
          <w:iCs/>
        </w:rPr>
      </w:pPr>
      <w:r>
        <w:rPr>
          <w:rFonts w:eastAsiaTheme="minorEastAsia"/>
          <w:iCs/>
        </w:rPr>
        <w:t>For comparison, we can deri</w:t>
      </w:r>
      <w:r w:rsidRPr="006F58A5">
        <w:rPr>
          <w:rFonts w:eastAsiaTheme="minorEastAsia"/>
          <w:iCs/>
        </w:rPr>
        <w:t xml:space="preserve">ve a </w:t>
      </w:r>
      <m:oMath>
        <m:sSubSup>
          <m:sSubSupPr>
            <m:ctrlPr>
              <w:rPr>
                <w:rFonts w:ascii="Cambria Math" w:eastAsiaTheme="minorEastAsia" w:hAnsi="Cambria Math"/>
                <w:iCs/>
              </w:rPr>
            </m:ctrlPr>
          </m:sSubSupPr>
          <m:e>
            <m:r>
              <m:rPr>
                <m:sty m:val="p"/>
              </m:rPr>
              <w:rPr>
                <w:rFonts w:ascii="Cambria Math" w:eastAsiaTheme="minorEastAsia" w:hAnsi="Cambria Math"/>
              </w:rPr>
              <m:t>H</m:t>
            </m:r>
          </m:e>
          <m:sub>
            <m:r>
              <m:rPr>
                <m:sty m:val="p"/>
              </m:rPr>
              <w:rPr>
                <w:rFonts w:ascii="Cambria Math" w:eastAsiaTheme="minorEastAsia" w:hAnsi="Cambria Math"/>
              </w:rPr>
              <m:t>i</m:t>
            </m:r>
          </m:sub>
          <m:sup>
            <m:r>
              <m:rPr>
                <m:sty m:val="p"/>
              </m:rPr>
              <w:rPr>
                <w:rFonts w:ascii="Cambria Math" w:eastAsiaTheme="minorEastAsia" w:hAnsi="Cambria Math"/>
              </w:rPr>
              <m:t>theo</m:t>
            </m:r>
          </m:sup>
        </m:sSubSup>
      </m:oMath>
      <w:r>
        <w:rPr>
          <w:rFonts w:eastAsiaTheme="minorEastAsia"/>
          <w:iCs/>
        </w:rPr>
        <w:t xml:space="preserve"> rooted in Donnan exclusion principles.</w:t>
      </w:r>
      <w:r w:rsidR="00246217">
        <w:rPr>
          <w:rFonts w:eastAsiaTheme="minorEastAsia"/>
          <w:iCs/>
        </w:rPr>
        <w:t xml:space="preserve"> Here, the </w:t>
      </w:r>
      <w:r w:rsidR="00246217" w:rsidRPr="00816D62">
        <w:rPr>
          <w:rFonts w:eastAsiaTheme="minorEastAsia"/>
          <w:iCs/>
        </w:rPr>
        <w:t xml:space="preserve">goal is to define a relationship for </w:t>
      </w:r>
      <m:oMath>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m</m:t>
            </m:r>
          </m:sup>
        </m:sSubSup>
      </m:oMath>
      <w:r w:rsidR="00246217" w:rsidRPr="00816D62">
        <w:rPr>
          <w:rFonts w:eastAsiaTheme="minorEastAsia"/>
          <w:iCs/>
        </w:rPr>
        <w:t xml:space="preserve"> that enables us to solve for its value. </w:t>
      </w:r>
      <w:r w:rsidR="00333D5C" w:rsidRPr="00816D62">
        <w:rPr>
          <w:iCs/>
        </w:rPr>
        <w:t>First, recall equation 50,</w:t>
      </w:r>
    </w:p>
    <w:p w14:paraId="3631BF3B" w14:textId="1092143C" w:rsidR="00333D5C" w:rsidRPr="00816D62" w:rsidRDefault="00000000" w:rsidP="00924688">
      <w:pPr>
        <w:rPr>
          <w:rFonts w:eastAsiaTheme="minorEastAsia"/>
        </w:rPr>
      </w:pPr>
      <m:oMathPara>
        <m:oMath>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i</m:t>
              </m:r>
            </m:sub>
            <m:sup>
              <m:r>
                <m:rPr>
                  <m:sty m:val="p"/>
                </m:rPr>
                <w:rPr>
                  <w:rFonts w:ascii="Cambria Math" w:hAnsi="Cambria Math" w:cstheme="minorHAnsi"/>
                </w:rPr>
                <m:t>m,0</m:t>
              </m:r>
            </m:sup>
          </m:sSubSup>
          <m:r>
            <m:rPr>
              <m:sty m:val="p"/>
            </m:rPr>
            <w:rPr>
              <w:rFonts w:ascii="Cambria Math" w:hAnsi="Cambria Math" w:cstheme="minorHAnsi"/>
            </w:rPr>
            <m:t>+RTln</m:t>
          </m:r>
          <m:d>
            <m:dPr>
              <m:ctrlPr>
                <w:rPr>
                  <w:rFonts w:ascii="Cambria Math" w:hAnsi="Cambria Math" w:cstheme="minorHAnsi"/>
                </w:rPr>
              </m:ctrlPr>
            </m:dPr>
            <m:e>
              <m:sSubSup>
                <m:sSubSupPr>
                  <m:ctrlPr>
                    <w:rPr>
                      <w:rFonts w:ascii="Cambria Math" w:hAnsi="Cambria Math" w:cstheme="minorHAnsi"/>
                    </w:rPr>
                  </m:ctrlPr>
                </m:sSubSupPr>
                <m:e>
                  <m:r>
                    <m:rPr>
                      <m:sty m:val="p"/>
                    </m:rPr>
                    <w:rPr>
                      <w:rFonts w:ascii="Cambria Math" w:hAnsi="Cambria Math" w:cstheme="minorHAnsi"/>
                    </w:rPr>
                    <m:t>c</m:t>
                  </m:r>
                </m:e>
                <m:sub>
                  <m:r>
                    <m:rPr>
                      <m:sty m:val="p"/>
                    </m:rPr>
                    <w:rPr>
                      <w:rFonts w:ascii="Cambria Math" w:hAnsi="Cambria Math" w:cstheme="minorHAnsi"/>
                    </w:rPr>
                    <m:t>i</m:t>
                  </m:r>
                </m:sub>
                <m:sup>
                  <m:r>
                    <m:rPr>
                      <m:sty m:val="p"/>
                    </m:rPr>
                    <w:rPr>
                      <w:rFonts w:ascii="Cambria Math" w:hAnsi="Cambria Math" w:cstheme="minorHAnsi"/>
                    </w:rPr>
                    <m:t>m</m:t>
                  </m:r>
                </m:sup>
              </m:sSubSup>
            </m:e>
          </m:d>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i</m:t>
              </m:r>
            </m:sub>
          </m:sSub>
          <m:r>
            <m:rPr>
              <m:sty m:val="p"/>
            </m:rPr>
            <w:rPr>
              <w:rFonts w:ascii="Cambria Math" w:hAnsi="Cambria Math" w:cstheme="minorHAnsi"/>
            </w:rPr>
            <m:t>F</m:t>
          </m:r>
          <m:sSup>
            <m:sSupPr>
              <m:ctrlPr>
                <w:rPr>
                  <w:rFonts w:ascii="Cambria Math" w:hAnsi="Cambria Math" w:cstheme="minorHAnsi"/>
                </w:rPr>
              </m:ctrlPr>
            </m:sSupPr>
            <m:e>
              <m:r>
                <m:rPr>
                  <m:sty m:val="p"/>
                </m:rPr>
                <w:rPr>
                  <w:rFonts w:ascii="Cambria Math" w:hAnsi="Cambria Math" w:cstheme="minorHAnsi"/>
                </w:rPr>
                <m:t>ϕ</m:t>
              </m:r>
            </m:e>
            <m:sup>
              <m:r>
                <m:rPr>
                  <m:sty m:val="p"/>
                </m:rPr>
                <w:rPr>
                  <w:rFonts w:ascii="Cambria Math" w:hAnsi="Cambria Math" w:cstheme="minorHAnsi"/>
                </w:rPr>
                <m:t>m</m:t>
              </m:r>
            </m:sup>
          </m:sSup>
          <m:r>
            <m:rPr>
              <m:sty m:val="p"/>
            </m:rPr>
            <w:rPr>
              <w:rFonts w:ascii="Cambria Math" w:hAnsi="Cambria Math" w:cstheme="minorHAnsi"/>
            </w:rPr>
            <m:t>=</m:t>
          </m:r>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i</m:t>
              </m:r>
            </m:sub>
            <m:sup>
              <m:r>
                <m:rPr>
                  <m:sty m:val="p"/>
                </m:rPr>
                <w:rPr>
                  <w:rFonts w:ascii="Cambria Math" w:hAnsi="Cambria Math" w:cstheme="minorHAnsi"/>
                </w:rPr>
                <m:t>s,0</m:t>
              </m:r>
            </m:sup>
          </m:sSubSup>
          <m:r>
            <m:rPr>
              <m:sty m:val="p"/>
            </m:rPr>
            <w:rPr>
              <w:rFonts w:ascii="Cambria Math" w:hAnsi="Cambria Math" w:cstheme="minorHAnsi"/>
            </w:rPr>
            <m:t>+RTln</m:t>
          </m:r>
          <m:d>
            <m:dPr>
              <m:ctrlPr>
                <w:rPr>
                  <w:rFonts w:ascii="Cambria Math" w:hAnsi="Cambria Math" w:cstheme="minorHAnsi"/>
                </w:rPr>
              </m:ctrlPr>
            </m:dPr>
            <m:e>
              <m:sSubSup>
                <m:sSubSupPr>
                  <m:ctrlPr>
                    <w:rPr>
                      <w:rFonts w:ascii="Cambria Math" w:hAnsi="Cambria Math" w:cstheme="minorHAnsi"/>
                    </w:rPr>
                  </m:ctrlPr>
                </m:sSubSupPr>
                <m:e>
                  <m:r>
                    <m:rPr>
                      <m:sty m:val="p"/>
                    </m:rPr>
                    <w:rPr>
                      <w:rFonts w:ascii="Cambria Math" w:hAnsi="Cambria Math" w:cstheme="minorHAnsi"/>
                    </w:rPr>
                    <m:t>c</m:t>
                  </m:r>
                </m:e>
                <m:sub>
                  <m:r>
                    <m:rPr>
                      <m:sty m:val="p"/>
                    </m:rPr>
                    <w:rPr>
                      <w:rFonts w:ascii="Cambria Math" w:hAnsi="Cambria Math" w:cstheme="minorHAnsi"/>
                    </w:rPr>
                    <m:t>i</m:t>
                  </m:r>
                </m:sub>
                <m:sup>
                  <m:r>
                    <m:rPr>
                      <m:sty m:val="p"/>
                    </m:rPr>
                    <w:rPr>
                      <w:rFonts w:ascii="Cambria Math" w:hAnsi="Cambria Math" w:cstheme="minorHAnsi"/>
                    </w:rPr>
                    <m:t>s</m:t>
                  </m:r>
                </m:sup>
              </m:sSubSup>
            </m:e>
          </m:d>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i</m:t>
              </m:r>
            </m:sub>
          </m:sSub>
          <m:r>
            <m:rPr>
              <m:sty m:val="p"/>
            </m:rPr>
            <w:rPr>
              <w:rFonts w:ascii="Cambria Math" w:hAnsi="Cambria Math" w:cstheme="minorHAnsi"/>
            </w:rPr>
            <m:t>F</m:t>
          </m:r>
          <m:sSup>
            <m:sSupPr>
              <m:ctrlPr>
                <w:rPr>
                  <w:rFonts w:ascii="Cambria Math" w:hAnsi="Cambria Math" w:cstheme="minorHAnsi"/>
                </w:rPr>
              </m:ctrlPr>
            </m:sSupPr>
            <m:e>
              <m:r>
                <m:rPr>
                  <m:sty m:val="p"/>
                </m:rPr>
                <w:rPr>
                  <w:rFonts w:ascii="Cambria Math" w:hAnsi="Cambria Math" w:cstheme="minorHAnsi"/>
                </w:rPr>
                <m:t>ϕ</m:t>
              </m:r>
            </m:e>
            <m:sup>
              <m:r>
                <m:rPr>
                  <m:sty m:val="p"/>
                </m:rPr>
                <w:rPr>
                  <w:rFonts w:ascii="Cambria Math" w:hAnsi="Cambria Math" w:cstheme="minorHAnsi"/>
                </w:rPr>
                <m:t>s</m:t>
              </m:r>
            </m:sup>
          </m:sSup>
        </m:oMath>
      </m:oMathPara>
    </w:p>
    <w:p w14:paraId="2A9FA4F9" w14:textId="1B0D15AD" w:rsidR="00816D62" w:rsidRPr="00816D62" w:rsidRDefault="00333D5C" w:rsidP="00816D62">
      <w:pPr>
        <w:rPr>
          <w:rFonts w:eastAsiaTheme="minorEastAsia" w:cstheme="minorHAnsi"/>
          <w:iCs/>
        </w:rPr>
      </w:pPr>
      <w:r w:rsidRPr="00816D62">
        <w:rPr>
          <w:rFonts w:eastAsiaTheme="minorEastAsia"/>
        </w:rPr>
        <w:t xml:space="preserve">We </w:t>
      </w:r>
      <w:r w:rsidR="00816D62" w:rsidRPr="00816D62">
        <w:rPr>
          <w:rFonts w:eastAsiaTheme="minorEastAsia"/>
        </w:rPr>
        <w:t>define,</w:t>
      </w:r>
      <w:r w:rsidRPr="00816D62">
        <w:rPr>
          <w:rFonts w:eastAsiaTheme="minorEastAsia"/>
        </w:rPr>
        <w:t xml:space="preserve"> </w:t>
      </w:r>
    </w:p>
    <w:p w14:paraId="089594BC" w14:textId="2ADD2446" w:rsidR="00333D5C" w:rsidRPr="005555E1" w:rsidRDefault="00333D5C" w:rsidP="00924688">
      <w:pPr>
        <w:rPr>
          <w:rFonts w:eastAsia="Aptos" w:cstheme="minorHAnsi"/>
          <w:iCs/>
        </w:rPr>
      </w:pPr>
      <w:r w:rsidRPr="00816D62">
        <w:rPr>
          <w:rFonts w:eastAsia="Aptos" w:cstheme="minorHAnsi"/>
          <w:color w:val="4EA72E" w:themeColor="accent6"/>
        </w:rPr>
        <w:br/>
      </w:r>
      <m:oMathPara>
        <m:oMath>
          <m:sSubSup>
            <m:sSubSupPr>
              <m:ctrlPr>
                <w:rPr>
                  <w:rFonts w:ascii="Cambria Math" w:eastAsia="Aptos" w:hAnsi="Cambria Math" w:cstheme="minorHAnsi"/>
                  <w:iCs/>
                </w:rPr>
              </m:ctrlPr>
            </m:sSubSupPr>
            <m:e>
              <m:r>
                <m:rPr>
                  <m:sty m:val="p"/>
                </m:rPr>
                <w:rPr>
                  <w:rFonts w:ascii="Cambria Math" w:eastAsia="Aptos" w:hAnsi="Cambria Math" w:cstheme="minorHAnsi"/>
                </w:rPr>
                <m:t>δ</m:t>
              </m:r>
            </m:e>
            <m:sub>
              <m:r>
                <m:rPr>
                  <m:sty m:val="p"/>
                </m:rPr>
                <w:rPr>
                  <w:rFonts w:ascii="Cambria Math" w:eastAsia="Aptos" w:hAnsi="Cambria Math" w:cstheme="minorHAnsi"/>
                </w:rPr>
                <m:t>i</m:t>
              </m:r>
            </m:sub>
            <m:sup>
              <m:r>
                <m:rPr>
                  <m:sty m:val="p"/>
                </m:rPr>
                <w:rPr>
                  <w:rFonts w:ascii="Cambria Math" w:eastAsia="Aptos" w:hAnsi="Cambria Math" w:cstheme="minorHAnsi"/>
                </w:rPr>
                <m:t>0</m:t>
              </m:r>
            </m:sup>
          </m:sSubSup>
          <m:r>
            <m:rPr>
              <m:sty m:val="p"/>
            </m:rPr>
            <w:rPr>
              <w:rFonts w:ascii="Cambria Math" w:eastAsia="Aptos" w:hAnsi="Cambria Math" w:cstheme="minorHAnsi"/>
            </w:rPr>
            <m:t>=</m:t>
          </m:r>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i</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i</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oMath>
      </m:oMathPara>
    </w:p>
    <w:p w14:paraId="06E0FE50" w14:textId="35D4BD6C" w:rsidR="00816D62" w:rsidRPr="005555E1" w:rsidRDefault="00816D62" w:rsidP="00924688">
      <w:pPr>
        <w:rPr>
          <w:rFonts w:eastAsia="Aptos" w:cstheme="minorHAnsi"/>
          <w:iCs/>
        </w:rPr>
      </w:pPr>
      <w:r w:rsidRPr="005555E1">
        <w:rPr>
          <w:rFonts w:eastAsia="Aptos" w:cstheme="minorHAnsi"/>
          <w:iCs/>
        </w:rPr>
        <w:t>We solve the above equation such that,</w:t>
      </w:r>
    </w:p>
    <w:p w14:paraId="17C03464" w14:textId="02C09E64" w:rsidR="00816D62" w:rsidRPr="005555E1" w:rsidRDefault="00816D62" w:rsidP="00924688">
      <w:pPr>
        <w:rPr>
          <w:rFonts w:eastAsia="Aptos" w:cstheme="minorHAnsi"/>
          <w:iCs/>
        </w:rPr>
      </w:pPr>
      <m:oMathPara>
        <m:oMath>
          <m:sSup>
            <m:sSupPr>
              <m:ctrlPr>
                <w:rPr>
                  <w:rFonts w:ascii="Cambria Math" w:eastAsia="Aptos" w:hAnsi="Cambria Math" w:cstheme="minorHAnsi"/>
                  <w:iCs/>
                </w:rPr>
              </m:ctrlPr>
            </m:sSupPr>
            <m:e>
              <m:r>
                <m:rPr>
                  <m:sty m:val="p"/>
                </m:rPr>
                <w:rPr>
                  <w:rFonts w:ascii="Cambria Math" w:eastAsia="Aptos" w:hAnsi="Cambria Math" w:cstheme="minorHAnsi"/>
                </w:rPr>
                <m:t>ϕ</m:t>
              </m:r>
            </m:e>
            <m:sup>
              <m:r>
                <m:rPr>
                  <m:sty m:val="p"/>
                </m:rPr>
                <w:rPr>
                  <w:rFonts w:ascii="Cambria Math" w:eastAsia="Aptos" w:hAnsi="Cambria Math" w:cstheme="minorHAnsi"/>
                </w:rPr>
                <m:t>m</m:t>
              </m:r>
            </m:sup>
          </m:sSup>
          <m:r>
            <m:rPr>
              <m:sty m:val="p"/>
            </m:rPr>
            <w:rPr>
              <w:rFonts w:ascii="Cambria Math" w:eastAsia="Aptos" w:hAnsi="Cambria Math" w:cstheme="minorHAnsi"/>
            </w:rPr>
            <m:t>-</m:t>
          </m:r>
          <m:sSup>
            <m:sSupPr>
              <m:ctrlPr>
                <w:rPr>
                  <w:rFonts w:ascii="Cambria Math" w:eastAsia="Aptos" w:hAnsi="Cambria Math" w:cstheme="minorHAnsi"/>
                  <w:iCs/>
                </w:rPr>
              </m:ctrlPr>
            </m:sSupPr>
            <m:e>
              <m:r>
                <m:rPr>
                  <m:sty m:val="p"/>
                </m:rPr>
                <w:rPr>
                  <w:rFonts w:ascii="Cambria Math" w:eastAsia="Aptos" w:hAnsi="Cambria Math" w:cstheme="minorHAnsi"/>
                </w:rPr>
                <m:t>ϕ</m:t>
              </m:r>
            </m:e>
            <m:sup>
              <m:r>
                <m:rPr>
                  <m:sty m:val="p"/>
                </m:rPr>
                <w:rPr>
                  <w:rFonts w:ascii="Cambria Math" w:eastAsia="Aptos" w:hAnsi="Cambria Math" w:cstheme="minorHAnsi"/>
                </w:rPr>
                <m:t>s</m:t>
              </m:r>
            </m:sup>
          </m:sSup>
          <m:r>
            <m:rPr>
              <m:sty m:val="p"/>
            </m:rPr>
            <w:rPr>
              <w:rFonts w:ascii="Cambria Math" w:eastAsia="Aptos" w:hAnsi="Cambria Math" w:cstheme="minorHAnsi"/>
            </w:rPr>
            <m:t>=</m:t>
          </m:r>
          <m:f>
            <m:fPr>
              <m:ctrlPr>
                <w:rPr>
                  <w:rFonts w:ascii="Cambria Math" w:eastAsia="Aptos" w:hAnsi="Cambria Math" w:cstheme="minorHAnsi"/>
                  <w:iCs/>
                </w:rPr>
              </m:ctrlPr>
            </m:fPr>
            <m:num>
              <m:r>
                <m:rPr>
                  <m:sty m:val="p"/>
                </m:rPr>
                <w:rPr>
                  <w:rFonts w:ascii="Cambria Math" w:eastAsia="Aptos" w:hAnsi="Cambria Math" w:cstheme="minorHAnsi"/>
                </w:rPr>
                <m:t>RT</m:t>
              </m:r>
            </m:num>
            <m:den>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i</m:t>
                  </m:r>
                </m:sub>
              </m:sSub>
              <m:r>
                <m:rPr>
                  <m:sty m:val="p"/>
                </m:rPr>
                <w:rPr>
                  <w:rFonts w:ascii="Cambria Math" w:eastAsia="Aptos" w:hAnsi="Cambria Math" w:cstheme="minorHAnsi"/>
                </w:rPr>
                <m:t>F</m:t>
              </m:r>
            </m:den>
          </m:f>
          <m:d>
            <m:dPr>
              <m:begChr m:val="["/>
              <m:endChr m:val="]"/>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i</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i</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i</m:t>
                          </m:r>
                        </m:sub>
                        <m:sup>
                          <m:r>
                            <m:rPr>
                              <m:sty m:val="p"/>
                            </m:rPr>
                            <w:rPr>
                              <w:rFonts w:ascii="Cambria Math" w:hAnsi="Cambria Math" w:cstheme="minorHAnsi"/>
                            </w:rPr>
                            <m:t>s</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i</m:t>
                          </m:r>
                        </m:sub>
                        <m:sup>
                          <m:r>
                            <m:rPr>
                              <m:sty m:val="p"/>
                            </m:rPr>
                            <w:rPr>
                              <w:rFonts w:ascii="Cambria Math" w:hAnsi="Cambria Math" w:cstheme="minorHAnsi"/>
                            </w:rPr>
                            <m:t>m</m:t>
                          </m:r>
                        </m:sup>
                      </m:sSubSup>
                    </m:den>
                  </m:f>
                </m:e>
              </m:d>
            </m:e>
          </m:d>
        </m:oMath>
      </m:oMathPara>
    </w:p>
    <w:p w14:paraId="1F3936E5" w14:textId="77777777" w:rsidR="00816D62" w:rsidRPr="00816D62" w:rsidRDefault="00816D62" w:rsidP="00924688">
      <w:pPr>
        <w:rPr>
          <w:rFonts w:eastAsia="Aptos" w:cstheme="minorHAnsi"/>
        </w:rPr>
      </w:pPr>
    </w:p>
    <w:p w14:paraId="4EBCC511" w14:textId="4CCFB0A7" w:rsidR="00816D62" w:rsidRPr="005555E1" w:rsidRDefault="005555E1" w:rsidP="00924688">
      <w:pPr>
        <w:rPr>
          <w:rFonts w:eastAsia="Aptos" w:cstheme="minorHAnsi"/>
        </w:rPr>
      </w:pPr>
      <w:r>
        <w:rPr>
          <w:rFonts w:eastAsia="Aptos" w:cstheme="minorHAnsi"/>
        </w:rPr>
        <w:t>For a 1:1 salt, such as NaCl, where Na is the cation “1” and Cl is the anion “3”. The membrane is assumed to be negatively charged such that -|χ|, thereby making the anion “3” the co-ion. Let us now solve for the co-ion concentration in the membrane.</w:t>
      </w:r>
    </w:p>
    <w:p w14:paraId="61773CE2" w14:textId="77777777" w:rsidR="00816D62" w:rsidRDefault="00816D62" w:rsidP="00924688">
      <w:pPr>
        <w:rPr>
          <w:rFonts w:ascii="Cambria Math" w:eastAsia="Aptos" w:hAnsi="Cambria Math" w:cstheme="minorHAnsi"/>
        </w:rPr>
      </w:pPr>
    </w:p>
    <w:p w14:paraId="41620AFE" w14:textId="791F7F37" w:rsidR="00816D62" w:rsidRPr="005555E1" w:rsidRDefault="005555E1" w:rsidP="00924688">
      <w:pPr>
        <w:rPr>
          <w:rFonts w:ascii="Cambria Math" w:eastAsia="Aptos" w:hAnsi="Cambria Math" w:cstheme="minorHAnsi"/>
          <w:iCs/>
        </w:rPr>
      </w:pPr>
      <m:oMathPara>
        <m:oMath>
          <m:f>
            <m:fPr>
              <m:ctrlPr>
                <w:rPr>
                  <w:rFonts w:ascii="Cambria Math" w:eastAsia="Aptos" w:hAnsi="Cambria Math" w:cstheme="minorHAnsi"/>
                  <w:iCs/>
                </w:rPr>
              </m:ctrlPr>
            </m:fPr>
            <m:num>
              <m:r>
                <m:rPr>
                  <m:sty m:val="p"/>
                </m:rPr>
                <w:rPr>
                  <w:rFonts w:ascii="Cambria Math" w:eastAsia="Aptos" w:hAnsi="Cambria Math" w:cstheme="minorHAnsi"/>
                </w:rPr>
                <m:t>RT</m:t>
              </m:r>
            </m:num>
            <m:den>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r>
                <m:rPr>
                  <m:sty m:val="p"/>
                </m:rPr>
                <w:rPr>
                  <w:rFonts w:ascii="Cambria Math" w:eastAsia="Aptos" w:hAnsi="Cambria Math" w:cstheme="minorHAnsi"/>
                </w:rPr>
                <m:t>F</m:t>
              </m:r>
            </m:den>
          </m:f>
          <m:d>
            <m:dPr>
              <m:begChr m:val="["/>
              <m:endChr m:val="]"/>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s</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m</m:t>
                          </m:r>
                        </m:sup>
                      </m:sSubSup>
                    </m:den>
                  </m:f>
                </m:e>
              </m:d>
            </m:e>
          </m:d>
          <m:r>
            <m:rPr>
              <m:sty m:val="p"/>
            </m:rPr>
            <w:rPr>
              <w:rFonts w:ascii="Cambria Math" w:eastAsia="Aptos" w:hAnsi="Cambria Math" w:cstheme="minorHAnsi"/>
            </w:rPr>
            <m:t>=</m:t>
          </m:r>
          <m:f>
            <m:fPr>
              <m:ctrlPr>
                <w:rPr>
                  <w:rFonts w:ascii="Cambria Math" w:eastAsia="Aptos" w:hAnsi="Cambria Math" w:cstheme="minorHAnsi"/>
                  <w:iCs/>
                </w:rPr>
              </m:ctrlPr>
            </m:fPr>
            <m:num>
              <m:r>
                <m:rPr>
                  <m:sty m:val="p"/>
                </m:rPr>
                <w:rPr>
                  <w:rFonts w:ascii="Cambria Math" w:eastAsia="Aptos" w:hAnsi="Cambria Math" w:cstheme="minorHAnsi"/>
                </w:rPr>
                <m:t>RT</m:t>
              </m:r>
            </m:num>
            <m:den>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r>
                <m:rPr>
                  <m:sty m:val="p"/>
                </m:rPr>
                <w:rPr>
                  <w:rFonts w:ascii="Cambria Math" w:eastAsia="Aptos" w:hAnsi="Cambria Math" w:cstheme="minorHAnsi"/>
                </w:rPr>
                <m:t>F</m:t>
              </m:r>
            </m:den>
          </m:f>
          <m:d>
            <m:dPr>
              <m:begChr m:val="["/>
              <m:endChr m:val="]"/>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s</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den>
                  </m:f>
                </m:e>
              </m:d>
            </m:e>
          </m:d>
        </m:oMath>
      </m:oMathPara>
    </w:p>
    <w:p w14:paraId="43E782A3" w14:textId="5C9ADAF7" w:rsidR="005555E1" w:rsidRPr="005555E1" w:rsidRDefault="005555E1" w:rsidP="00924688">
      <w:pPr>
        <w:rPr>
          <w:rFonts w:ascii="Cambria Math" w:eastAsia="Aptos" w:hAnsi="Cambria Math" w:cstheme="minorHAnsi"/>
          <w:iCs/>
        </w:rPr>
      </w:pPr>
      <m:oMathPara>
        <m:oMath>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s</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m</m:t>
                      </m:r>
                    </m:sup>
                  </m:sSubSup>
                </m:den>
              </m:f>
            </m:e>
          </m:d>
          <m:r>
            <m:rPr>
              <m:sty m:val="p"/>
            </m:rPr>
            <w:rPr>
              <w:rFonts w:ascii="Cambria Math" w:eastAsia="Aptos" w:hAnsi="Cambria Math" w:cstheme="minorHAnsi"/>
            </w:rPr>
            <m:t>=</m:t>
          </m:r>
          <m:r>
            <m:rPr>
              <m:sty m:val="p"/>
            </m:rPr>
            <w:rPr>
              <w:rFonts w:ascii="Cambria Math" w:eastAsia="Aptos" w:hAnsi="Cambria Math" w:cstheme="minorHAnsi"/>
            </w:rPr>
            <m:t>-</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e>
          </m:d>
          <m:r>
            <m:rPr>
              <m:sty m:val="p"/>
            </m:rPr>
            <w:rPr>
              <w:rFonts w:ascii="Cambria Math" w:eastAsia="Aptos" w:hAnsi="Cambria Math" w:cstheme="minorHAnsi"/>
            </w:rPr>
            <m:t>-</m:t>
          </m:r>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s</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den>
              </m:f>
            </m:e>
          </m:d>
        </m:oMath>
      </m:oMathPara>
    </w:p>
    <w:p w14:paraId="1CC46A65" w14:textId="0B2DC4AD" w:rsidR="005555E1" w:rsidRPr="005555E1" w:rsidRDefault="005555E1" w:rsidP="005555E1">
      <w:pPr>
        <w:rPr>
          <w:rFonts w:ascii="Cambria Math" w:eastAsia="Aptos" w:hAnsi="Cambria Math" w:cstheme="minorHAnsi"/>
          <w:iCs/>
        </w:rPr>
      </w:pPr>
      <m:oMathPara>
        <m:oMath>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m:t>
          </m:r>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m:t>
          </m:r>
          <m:r>
            <m:rPr>
              <m:sty m:val="p"/>
            </m:rPr>
            <w:rPr>
              <w:rFonts w:ascii="Cambria Math" w:eastAsia="Aptos" w:hAnsi="Cambria Math" w:cstheme="minorHAnsi"/>
            </w:rPr>
            <m:t>-</m:t>
          </m:r>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s</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m</m:t>
                      </m:r>
                    </m:sup>
                  </m:sSubSup>
                </m:den>
              </m:f>
            </m:e>
          </m:d>
          <m:r>
            <m:rPr>
              <m:sty m:val="p"/>
            </m:rPr>
            <w:rPr>
              <w:rFonts w:ascii="Cambria Math" w:eastAsia="Aptos" w:hAnsi="Cambria Math" w:cstheme="minorHAnsi"/>
            </w:rPr>
            <m:t>-</m:t>
          </m:r>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s</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den>
              </m:f>
            </m:e>
          </m:d>
        </m:oMath>
      </m:oMathPara>
    </w:p>
    <w:p w14:paraId="314F2F5C" w14:textId="35E76E4C" w:rsidR="005555E1" w:rsidRPr="005555E1" w:rsidRDefault="005555E1" w:rsidP="005555E1">
      <w:pPr>
        <w:rPr>
          <w:rFonts w:ascii="Cambria Math" w:eastAsia="Aptos" w:hAnsi="Cambria Math" w:cstheme="minorHAnsi"/>
          <w:iCs/>
        </w:rPr>
      </w:pPr>
      <m:oMathPara>
        <m:oMath>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m:t>
          </m:r>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m</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s</m:t>
                      </m:r>
                    </m:sup>
                  </m:sSubSup>
                </m:den>
              </m:f>
            </m:e>
          </m:d>
          <m:r>
            <m:rPr>
              <m:sty m:val="p"/>
            </m:rPr>
            <w:rPr>
              <w:rFonts w:ascii="Cambria Math" w:eastAsia="Aptos" w:hAnsi="Cambria Math" w:cstheme="minorHAnsi"/>
            </w:rPr>
            <m:t>+</m:t>
          </m:r>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s</m:t>
                      </m:r>
                    </m:sup>
                  </m:sSubSup>
                </m:den>
              </m:f>
            </m:e>
          </m:d>
        </m:oMath>
      </m:oMathPara>
    </w:p>
    <w:p w14:paraId="16B06B38" w14:textId="32D6E814" w:rsidR="005555E1" w:rsidRPr="005555E1" w:rsidRDefault="005555E1" w:rsidP="005555E1">
      <w:pPr>
        <w:rPr>
          <w:rFonts w:ascii="Cambria Math" w:eastAsia="Aptos" w:hAnsi="Cambria Math" w:cstheme="minorHAnsi"/>
          <w:iCs/>
        </w:rPr>
      </w:pPr>
      <m:oMathPara>
        <m:oMath>
          <m:r>
            <m:rPr>
              <m:sty m:val="p"/>
            </m:rPr>
            <w:rPr>
              <w:rFonts w:ascii="Cambria Math" w:eastAsia="Aptos" w:hAnsi="Cambria Math" w:cstheme="minorHAnsi"/>
            </w:rPr>
            <m:t>exp</m:t>
          </m:r>
          <m:d>
            <m:dPr>
              <m:ctrlPr>
                <w:rPr>
                  <w:rFonts w:ascii="Cambria Math" w:eastAsia="Aptos" w:hAnsi="Cambria Math" w:cstheme="minorHAnsi"/>
                </w:rPr>
              </m:ctrlPr>
            </m:dPr>
            <m:e>
              <m:f>
                <m:fPr>
                  <m:ctrlPr>
                    <w:rPr>
                      <w:rFonts w:ascii="Cambria Math" w:eastAsia="Aptos" w:hAnsi="Cambria Math" w:cstheme="minorHAnsi"/>
                    </w:rPr>
                  </m:ctrlPr>
                </m:fPr>
                <m:num>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m:t>
              </m:r>
              <m:f>
                <m:fPr>
                  <m:ctrlPr>
                    <w:rPr>
                      <w:rFonts w:ascii="Cambria Math" w:eastAsia="Aptos" w:hAnsi="Cambria Math" w:cstheme="minorHAnsi"/>
                    </w:rPr>
                  </m:ctrlPr>
                </m:fPr>
                <m:num>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e>
          </m:d>
          <m:r>
            <m:rPr>
              <m:sty m:val="p"/>
            </m:rPr>
            <w:rPr>
              <w:rFonts w:ascii="Cambria Math" w:eastAsia="Aptos" w:hAnsi="Cambria Math" w:cstheme="minorHAnsi"/>
            </w:rPr>
            <m:t>=</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m</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s</m:t>
                      </m:r>
                    </m:sup>
                  </m:sSubSup>
                </m:den>
              </m:f>
            </m:e>
          </m:d>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s</m:t>
                      </m:r>
                    </m:sup>
                  </m:sSubSup>
                </m:den>
              </m:f>
            </m:e>
          </m:d>
        </m:oMath>
      </m:oMathPara>
    </w:p>
    <w:p w14:paraId="3A9AEEE1" w14:textId="22A63313" w:rsidR="005555E1" w:rsidRPr="00DC6B3C" w:rsidRDefault="005555E1" w:rsidP="005555E1">
      <w:pPr>
        <w:rPr>
          <w:rFonts w:ascii="Cambria Math" w:eastAsia="Aptos" w:hAnsi="Cambria Math" w:cstheme="minorHAnsi"/>
          <w:iCs/>
        </w:rPr>
      </w:pPr>
      <m:oMathPara>
        <m:oMath>
          <m:sSubSup>
            <m:sSubSupPr>
              <m:ctrlPr>
                <w:rPr>
                  <w:rFonts w:ascii="Cambria Math" w:eastAsia="Aptos" w:hAnsi="Cambria Math" w:cstheme="minorHAnsi"/>
                  <w:iCs/>
                </w:rPr>
              </m:ctrlPr>
            </m:sSubSupPr>
            <m:e>
              <m:r>
                <m:rPr>
                  <m:sty m:val="p"/>
                </m:rPr>
                <w:rPr>
                  <w:rFonts w:ascii="Cambria Math" w:eastAsia="Aptos" w:hAnsi="Cambria Math" w:cstheme="minorHAnsi"/>
                </w:rPr>
                <m:t>δ</m:t>
              </m:r>
            </m:e>
            <m:sub>
              <m:r>
                <m:rPr>
                  <m:sty m:val="p"/>
                </m:rPr>
                <w:rPr>
                  <w:rFonts w:ascii="Cambria Math" w:eastAsia="Aptos" w:hAnsi="Cambria Math" w:cstheme="minorHAnsi"/>
                </w:rPr>
                <m:t>1</m:t>
              </m:r>
            </m:sub>
            <m:sup>
              <m:r>
                <m:rPr>
                  <m:sty m:val="p"/>
                </m:rPr>
                <w:rPr>
                  <w:rFonts w:ascii="Cambria Math" w:eastAsia="Aptos" w:hAnsi="Cambria Math" w:cstheme="minorHAnsi"/>
                </w:rPr>
                <m:t>0</m:t>
              </m:r>
            </m:sup>
          </m:sSubSup>
          <m:sSubSup>
            <m:sSubSupPr>
              <m:ctrlPr>
                <w:rPr>
                  <w:rFonts w:ascii="Cambria Math" w:eastAsia="Aptos" w:hAnsi="Cambria Math" w:cstheme="minorHAnsi"/>
                  <w:iCs/>
                </w:rPr>
              </m:ctrlPr>
            </m:sSubSupPr>
            <m:e>
              <m:r>
                <m:rPr>
                  <m:sty m:val="p"/>
                </m:rPr>
                <w:rPr>
                  <w:rFonts w:ascii="Cambria Math" w:eastAsia="Aptos" w:hAnsi="Cambria Math" w:cstheme="minorHAnsi"/>
                </w:rPr>
                <m:t>δ</m:t>
              </m:r>
            </m:e>
            <m:sub>
              <m:r>
                <m:rPr>
                  <m:sty m:val="p"/>
                </m:rPr>
                <w:rPr>
                  <w:rFonts w:ascii="Cambria Math" w:eastAsia="Aptos" w:hAnsi="Cambria Math" w:cstheme="minorHAnsi"/>
                </w:rPr>
                <m:t>3</m:t>
              </m:r>
            </m:sub>
            <m:sup>
              <m:r>
                <m:rPr>
                  <m:sty m:val="p"/>
                </m:rPr>
                <w:rPr>
                  <w:rFonts w:ascii="Cambria Math" w:eastAsia="Aptos" w:hAnsi="Cambria Math" w:cstheme="minorHAnsi"/>
                </w:rPr>
                <m:t>0</m:t>
              </m:r>
            </m:sup>
          </m:sSubSup>
          <m:r>
            <m:rPr>
              <m:sty m:val="p"/>
            </m:rPr>
            <w:rPr>
              <w:rFonts w:ascii="Cambria Math" w:eastAsia="Aptos" w:hAnsi="Cambria Math" w:cstheme="minorHAnsi"/>
            </w:rPr>
            <m:t>=</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m</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s</m:t>
                      </m:r>
                    </m:sup>
                  </m:sSubSup>
                </m:den>
              </m:f>
            </m:e>
          </m:d>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s</m:t>
                      </m:r>
                    </m:sup>
                  </m:sSubSup>
                </m:den>
              </m:f>
            </m:e>
          </m:d>
        </m:oMath>
      </m:oMathPara>
    </w:p>
    <w:p w14:paraId="6BBBD991" w14:textId="5BC22B34" w:rsidR="005555E1" w:rsidRPr="00DC6B3C" w:rsidRDefault="005555E1" w:rsidP="005555E1">
      <w:pPr>
        <w:rPr>
          <w:rFonts w:ascii="Cambria Math" w:eastAsia="Aptos" w:hAnsi="Cambria Math" w:cstheme="minorHAnsi"/>
          <w:b/>
          <w:bCs/>
          <w:iCs/>
          <w:sz w:val="32"/>
          <w:szCs w:val="32"/>
        </w:rPr>
      </w:pPr>
      <m:oMathPara>
        <m:oMath>
          <m:sSubSup>
            <m:sSubSupPr>
              <m:ctrlPr>
                <w:rPr>
                  <w:rFonts w:ascii="Cambria Math" w:hAnsi="Cambria Math" w:cstheme="minorHAnsi"/>
                  <w:b/>
                  <w:bCs/>
                  <w:iCs/>
                </w:rPr>
              </m:ctrlPr>
            </m:sSubSupPr>
            <m:e>
              <m:r>
                <m:rPr>
                  <m:sty m:val="b"/>
                </m:rPr>
                <w:rPr>
                  <w:rFonts w:ascii="Cambria Math" w:hAnsi="Cambria Math" w:cstheme="minorHAnsi"/>
                </w:rPr>
                <m:t>c</m:t>
              </m:r>
            </m:e>
            <m:sub>
              <m:r>
                <m:rPr>
                  <m:sty m:val="b"/>
                </m:rPr>
                <w:rPr>
                  <w:rFonts w:ascii="Cambria Math" w:hAnsi="Cambria Math" w:cstheme="minorHAnsi"/>
                </w:rPr>
                <m:t>1</m:t>
              </m:r>
            </m:sub>
            <m:sup>
              <m:r>
                <m:rPr>
                  <m:sty m:val="b"/>
                </m:rPr>
                <w:rPr>
                  <w:rFonts w:ascii="Cambria Math" w:hAnsi="Cambria Math" w:cstheme="minorHAnsi"/>
                </w:rPr>
                <m:t>s</m:t>
              </m:r>
            </m:sup>
          </m:sSubSup>
          <m:sSubSup>
            <m:sSubSupPr>
              <m:ctrlPr>
                <w:rPr>
                  <w:rFonts w:ascii="Cambria Math" w:hAnsi="Cambria Math" w:cstheme="minorHAnsi"/>
                  <w:b/>
                  <w:bCs/>
                  <w:i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s</m:t>
              </m:r>
            </m:sup>
          </m:sSubSup>
          <m:sSubSup>
            <m:sSubSupPr>
              <m:ctrlPr>
                <w:rPr>
                  <w:rFonts w:ascii="Cambria Math" w:eastAsia="Aptos" w:hAnsi="Cambria Math" w:cstheme="minorHAnsi"/>
                  <w:b/>
                  <w:bCs/>
                  <w:iCs/>
                </w:rPr>
              </m:ctrlPr>
            </m:sSubSupPr>
            <m:e>
              <m:r>
                <m:rPr>
                  <m:sty m:val="b"/>
                </m:rPr>
                <w:rPr>
                  <w:rFonts w:ascii="Cambria Math" w:eastAsia="Aptos" w:hAnsi="Cambria Math" w:cstheme="minorHAnsi"/>
                </w:rPr>
                <m:t>δ</m:t>
              </m:r>
            </m:e>
            <m:sub>
              <m:r>
                <m:rPr>
                  <m:sty m:val="b"/>
                </m:rPr>
                <w:rPr>
                  <w:rFonts w:ascii="Cambria Math" w:eastAsia="Aptos" w:hAnsi="Cambria Math" w:cstheme="minorHAnsi"/>
                </w:rPr>
                <m:t>1</m:t>
              </m:r>
            </m:sub>
            <m:sup>
              <m:r>
                <m:rPr>
                  <m:sty m:val="b"/>
                </m:rPr>
                <w:rPr>
                  <w:rFonts w:ascii="Cambria Math" w:eastAsia="Aptos" w:hAnsi="Cambria Math" w:cstheme="minorHAnsi"/>
                </w:rPr>
                <m:t>0</m:t>
              </m:r>
            </m:sup>
          </m:sSubSup>
          <m:sSubSup>
            <m:sSubSupPr>
              <m:ctrlPr>
                <w:rPr>
                  <w:rFonts w:ascii="Cambria Math" w:eastAsia="Aptos" w:hAnsi="Cambria Math" w:cstheme="minorHAnsi"/>
                  <w:b/>
                  <w:bCs/>
                  <w:iCs/>
                </w:rPr>
              </m:ctrlPr>
            </m:sSubSupPr>
            <m:e>
              <m:r>
                <m:rPr>
                  <m:sty m:val="b"/>
                </m:rPr>
                <w:rPr>
                  <w:rFonts w:ascii="Cambria Math" w:eastAsia="Aptos" w:hAnsi="Cambria Math" w:cstheme="minorHAnsi"/>
                </w:rPr>
                <m:t>δ</m:t>
              </m:r>
            </m:e>
            <m:sub>
              <m:r>
                <m:rPr>
                  <m:sty m:val="b"/>
                </m:rPr>
                <w:rPr>
                  <w:rFonts w:ascii="Cambria Math" w:eastAsia="Aptos" w:hAnsi="Cambria Math" w:cstheme="minorHAnsi"/>
                </w:rPr>
                <m:t>3</m:t>
              </m:r>
            </m:sub>
            <m:sup>
              <m:r>
                <m:rPr>
                  <m:sty m:val="b"/>
                </m:rPr>
                <w:rPr>
                  <w:rFonts w:ascii="Cambria Math" w:eastAsia="Aptos" w:hAnsi="Cambria Math" w:cstheme="minorHAnsi"/>
                </w:rPr>
                <m:t>0</m:t>
              </m:r>
            </m:sup>
          </m:sSubSup>
          <m:r>
            <m:rPr>
              <m:sty m:val="b"/>
            </m:rPr>
            <w:rPr>
              <w:rFonts w:ascii="Cambria Math" w:eastAsia="Aptos" w:hAnsi="Cambria Math" w:cstheme="minorHAnsi"/>
            </w:rPr>
            <m:t>=</m:t>
          </m:r>
          <m:sSubSup>
            <m:sSubSupPr>
              <m:ctrlPr>
                <w:rPr>
                  <w:rFonts w:ascii="Cambria Math" w:hAnsi="Cambria Math" w:cstheme="minorHAnsi"/>
                  <w:b/>
                  <w:bCs/>
                  <w:iCs/>
                </w:rPr>
              </m:ctrlPr>
            </m:sSubSupPr>
            <m:e>
              <m:r>
                <m:rPr>
                  <m:sty m:val="b"/>
                </m:rPr>
                <w:rPr>
                  <w:rFonts w:ascii="Cambria Math" w:hAnsi="Cambria Math" w:cstheme="minorHAnsi"/>
                </w:rPr>
                <m:t>c</m:t>
              </m:r>
            </m:e>
            <m:sub>
              <m:r>
                <m:rPr>
                  <m:sty m:val="b"/>
                </m:rPr>
                <w:rPr>
                  <w:rFonts w:ascii="Cambria Math" w:hAnsi="Cambria Math" w:cstheme="minorHAnsi"/>
                </w:rPr>
                <m:t>1</m:t>
              </m:r>
            </m:sub>
            <m:sup>
              <m:r>
                <m:rPr>
                  <m:sty m:val="b"/>
                </m:rPr>
                <w:rPr>
                  <w:rFonts w:ascii="Cambria Math" w:hAnsi="Cambria Math" w:cstheme="minorHAnsi"/>
                </w:rPr>
                <m:t>m</m:t>
              </m:r>
            </m:sup>
          </m:sSubSup>
          <m:sSubSup>
            <m:sSubSupPr>
              <m:ctrlPr>
                <w:rPr>
                  <w:rFonts w:ascii="Cambria Math" w:hAnsi="Cambria Math" w:cstheme="minorHAnsi"/>
                  <w:b/>
                  <w:bCs/>
                  <w:i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m</m:t>
              </m:r>
            </m:sup>
          </m:sSubSup>
        </m:oMath>
      </m:oMathPara>
    </w:p>
    <w:p w14:paraId="65FC57E2" w14:textId="77777777" w:rsidR="005555E1" w:rsidRDefault="005555E1" w:rsidP="00924688">
      <w:pPr>
        <w:rPr>
          <w:rFonts w:ascii="Cambria Math" w:eastAsia="Aptos" w:hAnsi="Cambria Math" w:cstheme="minorHAnsi"/>
        </w:rPr>
      </w:pPr>
    </w:p>
    <w:p w14:paraId="3771942D" w14:textId="62B04CA0" w:rsidR="00816D62" w:rsidRDefault="00465392" w:rsidP="00924688">
      <w:pPr>
        <w:rPr>
          <w:rFonts w:eastAsia="Aptos" w:cstheme="minorHAnsi"/>
        </w:rPr>
      </w:pPr>
      <w:r>
        <w:rPr>
          <w:rFonts w:eastAsia="Aptos" w:cstheme="minorHAnsi"/>
        </w:rPr>
        <w:t>Maintaining electroneutrality such that,</w:t>
      </w:r>
    </w:p>
    <w:p w14:paraId="496331C5" w14:textId="5A91D213" w:rsidR="00465392" w:rsidRPr="00465392" w:rsidRDefault="00465392" w:rsidP="00924688">
      <w:pPr>
        <w:rPr>
          <w:rFonts w:eastAsia="Aptos" w:cstheme="minorHAnsi"/>
          <w:iCs/>
        </w:rPr>
      </w:pPr>
      <m:oMathPara>
        <m:oMath>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r>
            <m:rPr>
              <m:sty m:val="p"/>
            </m:rPr>
            <w:rPr>
              <w:rFonts w:ascii="Cambria Math" w:eastAsia="Aptos" w:hAnsi="Cambria Math" w:cstheme="minorHAnsi"/>
            </w:rPr>
            <m:t>+</m:t>
          </m:r>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s</m:t>
              </m:r>
            </m:sup>
          </m:sSubSup>
          <m:r>
            <m:rPr>
              <m:sty m:val="p"/>
            </m:rPr>
            <w:rPr>
              <w:rFonts w:ascii="Cambria Math" w:eastAsia="Aptos" w:hAnsi="Cambria Math" w:cstheme="minorHAnsi"/>
            </w:rPr>
            <m:t>=0</m:t>
          </m:r>
        </m:oMath>
      </m:oMathPara>
    </w:p>
    <w:p w14:paraId="7F3C9EA0" w14:textId="24B35581" w:rsidR="00465392" w:rsidRPr="00DC6B3C" w:rsidRDefault="00465392" w:rsidP="00924688">
      <w:pPr>
        <w:rPr>
          <w:rFonts w:eastAsia="Aptos" w:cstheme="minorHAnsi"/>
          <w:iCs/>
        </w:rPr>
      </w:pPr>
      <m:oMathPara>
        <m:oMath>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r>
            <m:rPr>
              <m:sty m:val="p"/>
            </m:rPr>
            <w:rPr>
              <w:rFonts w:ascii="Cambria Math" w:eastAsia="Aptos" w:hAnsi="Cambria Math" w:cstheme="minorHAnsi"/>
            </w:rPr>
            <m:t>+</m:t>
          </m:r>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m</m:t>
              </m:r>
            </m:sup>
          </m:sSubSup>
          <m:r>
            <m:rPr>
              <m:sty m:val="p"/>
            </m:rPr>
            <w:rPr>
              <w:rFonts w:ascii="Cambria Math" w:eastAsia="Aptos" w:hAnsi="Cambria Math" w:cstheme="minorHAnsi"/>
            </w:rPr>
            <m:t>-|χ|=0</m:t>
          </m:r>
        </m:oMath>
      </m:oMathPara>
    </w:p>
    <w:p w14:paraId="1A46E009" w14:textId="77777777" w:rsidR="00DC6B3C" w:rsidRPr="00DC6B3C" w:rsidRDefault="00DC6B3C" w:rsidP="00924688">
      <w:pPr>
        <w:rPr>
          <w:rFonts w:eastAsia="Aptos" w:cstheme="minorHAnsi"/>
          <w:iCs/>
        </w:rPr>
      </w:pPr>
    </w:p>
    <w:p w14:paraId="048FDCAD" w14:textId="3FFE85D9" w:rsidR="00DC6B3C" w:rsidRPr="00DC6B3C" w:rsidRDefault="00DC6B3C" w:rsidP="00924688">
      <w:pPr>
        <w:rPr>
          <w:rFonts w:eastAsia="Aptos" w:cstheme="minorHAnsi"/>
          <w:iCs/>
        </w:rPr>
      </w:pPr>
      <w:r w:rsidRPr="00DC6B3C">
        <w:rPr>
          <w:rFonts w:eastAsia="Aptos" w:cstheme="minorHAnsi"/>
          <w:iCs/>
        </w:rPr>
        <w:t xml:space="preserve">We can plug in the </w:t>
      </w:r>
      <m:oMath>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oMath>
      <w:r w:rsidRPr="00DC6B3C">
        <w:rPr>
          <w:rFonts w:eastAsia="Aptos" w:cstheme="minorHAnsi"/>
          <w:iCs/>
        </w:rPr>
        <w:t xml:space="preserve"> and </w:t>
      </w:r>
      <m:oMath>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oMath>
      <w:r w:rsidRPr="00DC6B3C">
        <w:rPr>
          <w:rFonts w:eastAsia="Aptos" w:cstheme="minorHAnsi"/>
          <w:iCs/>
        </w:rPr>
        <w:t xml:space="preserve"> terms,</w:t>
      </w:r>
    </w:p>
    <w:p w14:paraId="1CFD0B70" w14:textId="76E6852C" w:rsidR="00DC6B3C" w:rsidRPr="00DC6B3C" w:rsidRDefault="00DC6B3C" w:rsidP="00924688">
      <w:pPr>
        <w:rPr>
          <w:rFonts w:eastAsia="Aptos" w:cstheme="minorHAnsi"/>
          <w:iCs/>
        </w:rPr>
      </w:pPr>
      <w:r w:rsidRPr="00DC6B3C">
        <w:rPr>
          <w:rFonts w:eastAsia="Aptos" w:cstheme="minorHAnsi"/>
          <w:iCs/>
        </w:rPr>
        <w:t xml:space="preserve"> </w:t>
      </w:r>
    </w:p>
    <w:p w14:paraId="1E54080D" w14:textId="07084D18" w:rsidR="00DC6B3C" w:rsidRPr="00DC6B3C" w:rsidRDefault="00DC6B3C" w:rsidP="00924688">
      <w:pPr>
        <w:rPr>
          <w:rFonts w:eastAsia="Aptos" w:cstheme="minorHAnsi"/>
        </w:rPr>
      </w:pPr>
      <m:oMathPara>
        <m:oMath>
          <m:sSubSup>
            <m:sSubSupPr>
              <m:ctrlPr>
                <w:rPr>
                  <w:rFonts w:ascii="Cambria Math" w:hAnsi="Cambria Math" w:cstheme="minorHAnsi"/>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s</m:t>
              </m:r>
            </m:sup>
          </m:sSubSup>
          <m:sSubSup>
            <m:sSubSupPr>
              <m:ctrlPr>
                <w:rPr>
                  <w:rFonts w:ascii="Cambria Math" w:hAnsi="Cambria Math" w:cstheme="minorHAnsi"/>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s</m:t>
              </m:r>
            </m:sup>
          </m:sSubSup>
          <m:sSubSup>
            <m:sSubSupPr>
              <m:ctrlPr>
                <w:rPr>
                  <w:rFonts w:ascii="Cambria Math" w:eastAsia="Aptos" w:hAnsi="Cambria Math" w:cstheme="minorHAnsi"/>
                </w:rPr>
              </m:ctrlPr>
            </m:sSubSupPr>
            <m:e>
              <m:r>
                <m:rPr>
                  <m:sty m:val="p"/>
                </m:rPr>
                <w:rPr>
                  <w:rFonts w:ascii="Cambria Math" w:eastAsia="Aptos" w:hAnsi="Cambria Math" w:cstheme="minorHAnsi"/>
                </w:rPr>
                <m:t>δ</m:t>
              </m:r>
            </m:e>
            <m:sub>
              <m:r>
                <m:rPr>
                  <m:sty m:val="p"/>
                </m:rPr>
                <w:rPr>
                  <w:rFonts w:ascii="Cambria Math" w:eastAsia="Aptos" w:hAnsi="Cambria Math" w:cstheme="minorHAnsi"/>
                </w:rPr>
                <m:t>1</m:t>
              </m:r>
            </m:sub>
            <m:sup>
              <m:r>
                <m:rPr>
                  <m:sty m:val="p"/>
                </m:rPr>
                <w:rPr>
                  <w:rFonts w:ascii="Cambria Math" w:eastAsia="Aptos" w:hAnsi="Cambria Math" w:cstheme="minorHAnsi"/>
                </w:rPr>
                <m:t>0</m:t>
              </m:r>
            </m:sup>
          </m:sSubSup>
          <m:sSubSup>
            <m:sSubSupPr>
              <m:ctrlPr>
                <w:rPr>
                  <w:rFonts w:ascii="Cambria Math" w:eastAsia="Aptos" w:hAnsi="Cambria Math" w:cstheme="minorHAnsi"/>
                </w:rPr>
              </m:ctrlPr>
            </m:sSubSupPr>
            <m:e>
              <m:r>
                <m:rPr>
                  <m:sty m:val="p"/>
                </m:rPr>
                <w:rPr>
                  <w:rFonts w:ascii="Cambria Math" w:eastAsia="Aptos" w:hAnsi="Cambria Math" w:cstheme="minorHAnsi"/>
                </w:rPr>
                <m:t>δ</m:t>
              </m:r>
            </m:e>
            <m:sub>
              <m:r>
                <m:rPr>
                  <m:sty m:val="p"/>
                </m:rPr>
                <w:rPr>
                  <w:rFonts w:ascii="Cambria Math" w:eastAsia="Aptos" w:hAnsi="Cambria Math" w:cstheme="minorHAnsi"/>
                </w:rPr>
                <m:t>3</m:t>
              </m:r>
            </m:sub>
            <m:sup>
              <m:r>
                <m:rPr>
                  <m:sty m:val="p"/>
                </m:rPr>
                <w:rPr>
                  <w:rFonts w:ascii="Cambria Math" w:eastAsia="Aptos" w:hAnsi="Cambria Math" w:cstheme="minorHAnsi"/>
                </w:rPr>
                <m:t>0</m:t>
              </m:r>
            </m:sup>
          </m:sSubSup>
          <m:r>
            <m:rPr>
              <m:sty m:val="p"/>
            </m:rPr>
            <w:rPr>
              <w:rFonts w:ascii="Cambria Math" w:eastAsia="Aptos" w:hAnsi="Cambria Math" w:cstheme="minorHAnsi"/>
            </w:rPr>
            <m:t>=</m:t>
          </m:r>
          <m:r>
            <m:rPr>
              <m:sty m:val="p"/>
            </m:rPr>
            <w:rPr>
              <w:rFonts w:ascii="Cambria Math" w:hAnsi="Cambria Math" w:cstheme="minorHAnsi"/>
            </w:rPr>
            <m:t>(</m:t>
          </m:r>
          <m:sSubSup>
            <m:sSubSupPr>
              <m:ctrlPr>
                <w:rPr>
                  <w:rFonts w:ascii="Cambria Math" w:hAnsi="Cambria Math" w:cstheme="minorHAnsi"/>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r>
            <m:rPr>
              <m:sty m:val="p"/>
            </m:rPr>
            <w:rPr>
              <w:rFonts w:ascii="Cambria Math" w:hAnsi="Cambria Math" w:cstheme="minorHAnsi"/>
            </w:rPr>
            <m:t>-</m:t>
          </m:r>
          <m:r>
            <m:rPr>
              <m:sty m:val="p"/>
            </m:rPr>
            <w:rPr>
              <w:rFonts w:ascii="Cambria Math" w:eastAsia="Aptos" w:hAnsi="Cambria Math" w:cstheme="minorHAnsi"/>
            </w:rPr>
            <m:t>|χ|</m:t>
          </m:r>
          <m:r>
            <m:rPr>
              <m:sty m:val="p"/>
            </m:rPr>
            <w:rPr>
              <w:rFonts w:ascii="Cambria Math" w:hAnsi="Cambria Math" w:cstheme="minorHAnsi"/>
            </w:rPr>
            <m:t>)</m:t>
          </m:r>
          <m:sSubSup>
            <m:sSubSupPr>
              <m:ctrlPr>
                <w:rPr>
                  <w:rFonts w:ascii="Cambria Math" w:hAnsi="Cambria Math" w:cstheme="minorHAnsi"/>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oMath>
      </m:oMathPara>
    </w:p>
    <w:p w14:paraId="7253D980" w14:textId="4F0E39B3" w:rsidR="00DC6B3C" w:rsidRPr="00DC6B3C" w:rsidRDefault="00DC6B3C" w:rsidP="00924688">
      <w:pPr>
        <w:rPr>
          <w:rFonts w:eastAsia="Aptos" w:cstheme="minorHAnsi"/>
        </w:rPr>
      </w:pPr>
      <m:oMathPara>
        <m:oMath>
          <m:sSup>
            <m:sSupPr>
              <m:ctrlPr>
                <w:rPr>
                  <w:rFonts w:ascii="Cambria Math" w:hAnsi="Cambria Math" w:cstheme="minorHAnsi"/>
                </w:rPr>
              </m:ctrlPr>
            </m:sSupPr>
            <m:e>
              <m:d>
                <m:dPr>
                  <m:ctrlPr>
                    <w:rPr>
                      <w:rFonts w:ascii="Cambria Math" w:hAnsi="Cambria Math" w:cstheme="minorHAnsi"/>
                    </w:rPr>
                  </m:ctrlPr>
                </m:dPr>
                <m:e>
                  <m:sSubSup>
                    <m:sSubSupPr>
                      <m:ctrlPr>
                        <w:rPr>
                          <w:rFonts w:ascii="Cambria Math" w:hAnsi="Cambria Math" w:cstheme="minorHAnsi"/>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s</m:t>
                      </m:r>
                    </m:sup>
                  </m:sSubSup>
                </m:e>
              </m:d>
            </m:e>
            <m:sup>
              <m:r>
                <m:rPr>
                  <m:sty m:val="p"/>
                </m:rPr>
                <w:rPr>
                  <w:rFonts w:ascii="Cambria Math" w:hAnsi="Cambria Math" w:cstheme="minorHAnsi"/>
                </w:rPr>
                <m:t>2</m:t>
              </m:r>
            </m:sup>
          </m:sSup>
          <m:sSubSup>
            <m:sSubSupPr>
              <m:ctrlPr>
                <w:rPr>
                  <w:rFonts w:ascii="Cambria Math" w:eastAsia="Aptos" w:hAnsi="Cambria Math" w:cstheme="minorHAnsi"/>
                </w:rPr>
              </m:ctrlPr>
            </m:sSubSupPr>
            <m:e>
              <m:r>
                <m:rPr>
                  <m:sty m:val="p"/>
                </m:rPr>
                <w:rPr>
                  <w:rFonts w:ascii="Cambria Math" w:eastAsia="Aptos" w:hAnsi="Cambria Math" w:cstheme="minorHAnsi"/>
                </w:rPr>
                <m:t>δ</m:t>
              </m:r>
            </m:e>
            <m:sub>
              <m:r>
                <m:rPr>
                  <m:sty m:val="p"/>
                </m:rPr>
                <w:rPr>
                  <w:rFonts w:ascii="Cambria Math" w:eastAsia="Aptos" w:hAnsi="Cambria Math" w:cstheme="minorHAnsi"/>
                </w:rPr>
                <m:t>1</m:t>
              </m:r>
            </m:sub>
            <m:sup>
              <m:r>
                <m:rPr>
                  <m:sty m:val="p"/>
                </m:rPr>
                <w:rPr>
                  <w:rFonts w:ascii="Cambria Math" w:eastAsia="Aptos" w:hAnsi="Cambria Math" w:cstheme="minorHAnsi"/>
                </w:rPr>
                <m:t>0</m:t>
              </m:r>
            </m:sup>
          </m:sSubSup>
          <m:sSubSup>
            <m:sSubSupPr>
              <m:ctrlPr>
                <w:rPr>
                  <w:rFonts w:ascii="Cambria Math" w:eastAsia="Aptos" w:hAnsi="Cambria Math" w:cstheme="minorHAnsi"/>
                </w:rPr>
              </m:ctrlPr>
            </m:sSubSupPr>
            <m:e>
              <m:r>
                <m:rPr>
                  <m:sty m:val="p"/>
                </m:rPr>
                <w:rPr>
                  <w:rFonts w:ascii="Cambria Math" w:eastAsia="Aptos" w:hAnsi="Cambria Math" w:cstheme="minorHAnsi"/>
                </w:rPr>
                <m:t>δ</m:t>
              </m:r>
            </m:e>
            <m:sub>
              <m:r>
                <m:rPr>
                  <m:sty m:val="p"/>
                </m:rPr>
                <w:rPr>
                  <w:rFonts w:ascii="Cambria Math" w:eastAsia="Aptos" w:hAnsi="Cambria Math" w:cstheme="minorHAnsi"/>
                </w:rPr>
                <m:t>3</m:t>
              </m:r>
            </m:sub>
            <m:sup>
              <m:r>
                <m:rPr>
                  <m:sty m:val="p"/>
                </m:rPr>
                <w:rPr>
                  <w:rFonts w:ascii="Cambria Math" w:eastAsia="Aptos" w:hAnsi="Cambria Math" w:cstheme="minorHAnsi"/>
                </w:rPr>
                <m:t>0</m:t>
              </m:r>
            </m:sup>
          </m:sSubSup>
          <m:r>
            <m:rPr>
              <m:sty m:val="p"/>
            </m:rPr>
            <w:rPr>
              <w:rFonts w:ascii="Cambria Math" w:eastAsia="Aptos" w:hAnsi="Cambria Math" w:cstheme="minorHAnsi"/>
            </w:rPr>
            <m:t>=</m:t>
          </m:r>
          <m:sSup>
            <m:sSupPr>
              <m:ctrlPr>
                <w:rPr>
                  <w:rFonts w:ascii="Cambria Math" w:hAnsi="Cambria Math" w:cstheme="minorHAnsi"/>
                </w:rPr>
              </m:ctrlPr>
            </m:sSupPr>
            <m:e>
              <m:d>
                <m:dPr>
                  <m:ctrlPr>
                    <w:rPr>
                      <w:rFonts w:ascii="Cambria Math" w:hAnsi="Cambria Math" w:cstheme="minorHAnsi"/>
                    </w:rPr>
                  </m:ctrlPr>
                </m:dPr>
                <m:e>
                  <m:sSubSup>
                    <m:sSubSupPr>
                      <m:ctrlPr>
                        <w:rPr>
                          <w:rFonts w:ascii="Cambria Math" w:hAnsi="Cambria Math" w:cstheme="minorHAnsi"/>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e>
              </m:d>
            </m:e>
            <m:sup>
              <m:r>
                <m:rPr>
                  <m:sty m:val="p"/>
                </m:rPr>
                <w:rPr>
                  <w:rFonts w:ascii="Cambria Math" w:hAnsi="Cambria Math" w:cstheme="minorHAnsi"/>
                </w:rPr>
                <m:t>2</m:t>
              </m:r>
            </m:sup>
          </m:sSup>
          <m:r>
            <m:rPr>
              <m:sty m:val="p"/>
            </m:rPr>
            <w:rPr>
              <w:rFonts w:ascii="Cambria Math" w:hAnsi="Cambria Math" w:cstheme="minorHAnsi"/>
            </w:rPr>
            <m:t>-</m:t>
          </m:r>
          <m:r>
            <m:rPr>
              <m:sty m:val="p"/>
            </m:rPr>
            <w:rPr>
              <w:rFonts w:ascii="Cambria Math" w:eastAsia="Aptos" w:hAnsi="Cambria Math" w:cstheme="minorHAnsi"/>
            </w:rPr>
            <m:t>|χ|</m:t>
          </m:r>
          <m:sSubSup>
            <m:sSubSupPr>
              <m:ctrlPr>
                <w:rPr>
                  <w:rFonts w:ascii="Cambria Math" w:hAnsi="Cambria Math" w:cstheme="minorHAnsi"/>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oMath>
      </m:oMathPara>
    </w:p>
    <w:p w14:paraId="5BAD2574" w14:textId="77777777" w:rsidR="00DC6B3C" w:rsidRPr="00DC6B3C" w:rsidRDefault="00DC6B3C" w:rsidP="00924688">
      <w:pPr>
        <w:rPr>
          <w:rFonts w:eastAsia="Aptos" w:cstheme="minorHAnsi"/>
        </w:rPr>
      </w:pPr>
    </w:p>
    <w:p w14:paraId="5BEDEDF5" w14:textId="55F64B05" w:rsidR="00DC6B3C" w:rsidRPr="00DC6B3C" w:rsidRDefault="00DC6B3C" w:rsidP="00924688">
      <w:pPr>
        <w:rPr>
          <w:rFonts w:eastAsia="Aptos" w:cstheme="minorHAnsi"/>
        </w:rPr>
      </w:pPr>
      <w:r w:rsidRPr="00DC6B3C">
        <w:rPr>
          <w:rFonts w:eastAsia="Aptos" w:cstheme="minorHAnsi"/>
        </w:rPr>
        <w:t xml:space="preserve">We set </w:t>
      </w:r>
      <m:oMath>
        <m:sSubSup>
          <m:sSubSupPr>
            <m:ctrlPr>
              <w:rPr>
                <w:rFonts w:ascii="Cambria Math" w:eastAsia="Aptos" w:hAnsi="Cambria Math" w:cstheme="minorHAnsi"/>
              </w:rPr>
            </m:ctrlPr>
          </m:sSubSupPr>
          <m:e>
            <m:r>
              <m:rPr>
                <m:sty m:val="p"/>
              </m:rPr>
              <w:rPr>
                <w:rFonts w:ascii="Cambria Math" w:eastAsia="Aptos" w:hAnsi="Cambria Math" w:cstheme="minorHAnsi"/>
              </w:rPr>
              <m:t>δ</m:t>
            </m:r>
          </m:e>
          <m:sub>
            <m:r>
              <m:rPr>
                <m:sty m:val="p"/>
              </m:rPr>
              <w:rPr>
                <w:rFonts w:ascii="Cambria Math" w:eastAsia="Aptos" w:hAnsi="Cambria Math" w:cstheme="minorHAnsi"/>
              </w:rPr>
              <m:t>1</m:t>
            </m:r>
          </m:sub>
          <m:sup>
            <m:r>
              <m:rPr>
                <m:sty m:val="p"/>
              </m:rPr>
              <w:rPr>
                <w:rFonts w:ascii="Cambria Math" w:eastAsia="Aptos" w:hAnsi="Cambria Math" w:cstheme="minorHAnsi"/>
              </w:rPr>
              <m:t>0</m:t>
            </m:r>
          </m:sup>
        </m:sSubSup>
        <m:sSubSup>
          <m:sSubSupPr>
            <m:ctrlPr>
              <w:rPr>
                <w:rFonts w:ascii="Cambria Math" w:eastAsia="Aptos" w:hAnsi="Cambria Math" w:cstheme="minorHAnsi"/>
              </w:rPr>
            </m:ctrlPr>
          </m:sSubSupPr>
          <m:e>
            <m:r>
              <m:rPr>
                <m:sty m:val="p"/>
              </m:rPr>
              <w:rPr>
                <w:rFonts w:ascii="Cambria Math" w:eastAsia="Aptos" w:hAnsi="Cambria Math" w:cstheme="minorHAnsi"/>
              </w:rPr>
              <m:t>δ</m:t>
            </m:r>
          </m:e>
          <m:sub>
            <m:r>
              <m:rPr>
                <m:sty m:val="p"/>
              </m:rPr>
              <w:rPr>
                <w:rFonts w:ascii="Cambria Math" w:eastAsia="Aptos" w:hAnsi="Cambria Math" w:cstheme="minorHAnsi"/>
              </w:rPr>
              <m:t>3</m:t>
            </m:r>
          </m:sub>
          <m:sup>
            <m:r>
              <m:rPr>
                <m:sty m:val="p"/>
              </m:rPr>
              <w:rPr>
                <w:rFonts w:ascii="Cambria Math" w:eastAsia="Aptos" w:hAnsi="Cambria Math" w:cstheme="minorHAnsi"/>
              </w:rPr>
              <m:t>0</m:t>
            </m:r>
          </m:sup>
        </m:sSubSup>
        <m:r>
          <m:rPr>
            <m:sty m:val="p"/>
          </m:rPr>
          <w:rPr>
            <w:rFonts w:ascii="Cambria Math" w:eastAsia="Aptos" w:hAnsi="Cambria Math" w:cstheme="minorHAnsi"/>
          </w:rPr>
          <m:t>=</m:t>
        </m:r>
        <m:sSup>
          <m:sSupPr>
            <m:ctrlPr>
              <w:rPr>
                <w:rFonts w:ascii="Cambria Math" w:eastAsia="Aptos" w:hAnsi="Cambria Math" w:cstheme="minorHAnsi"/>
              </w:rPr>
            </m:ctrlPr>
          </m:sSupPr>
          <m:e>
            <m:r>
              <m:rPr>
                <m:sty m:val="p"/>
              </m:rPr>
              <w:rPr>
                <w:rFonts w:ascii="Cambria Math" w:eastAsia="Aptos" w:hAnsi="Cambria Math" w:cstheme="minorHAnsi"/>
              </w:rPr>
              <m:t>δ</m:t>
            </m:r>
          </m:e>
          <m:sup>
            <m:r>
              <m:rPr>
                <m:sty m:val="p"/>
              </m:rPr>
              <w:rPr>
                <w:rFonts w:ascii="Cambria Math" w:eastAsia="Aptos" w:hAnsi="Cambria Math" w:cstheme="minorHAnsi"/>
              </w:rPr>
              <m:t>*</m:t>
            </m:r>
          </m:sup>
        </m:sSup>
      </m:oMath>
      <w:r w:rsidRPr="00DC6B3C">
        <w:rPr>
          <w:rFonts w:eastAsia="Aptos" w:cstheme="minorHAnsi"/>
        </w:rPr>
        <w:t xml:space="preserve"> and obtain the co-ion form.</w:t>
      </w:r>
    </w:p>
    <w:p w14:paraId="03BD0DCE" w14:textId="6FD01903" w:rsidR="00DC6B3C" w:rsidRPr="00DC6B3C" w:rsidRDefault="00DC6B3C" w:rsidP="00924688">
      <w:pPr>
        <w:rPr>
          <w:rFonts w:eastAsia="Aptos" w:cstheme="minorHAnsi"/>
          <w:b/>
          <w:bCs/>
        </w:rPr>
      </w:pPr>
      <m:oMathPara>
        <m:oMath>
          <m:sSup>
            <m:sSupPr>
              <m:ctrlPr>
                <w:rPr>
                  <w:rFonts w:ascii="Cambria Math" w:hAnsi="Cambria Math" w:cstheme="minorHAnsi"/>
                  <w:b/>
                  <w:bCs/>
                </w:rPr>
              </m:ctrlPr>
            </m:sSupPr>
            <m:e>
              <m:d>
                <m:dPr>
                  <m:ctrlPr>
                    <w:rPr>
                      <w:rFonts w:ascii="Cambria Math" w:hAnsi="Cambria Math" w:cstheme="minorHAnsi"/>
                      <w:b/>
                      <w:bCs/>
                    </w:rPr>
                  </m:ctrlPr>
                </m:dPr>
                <m:e>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m</m:t>
                      </m:r>
                    </m:sup>
                  </m:sSubSup>
                </m:e>
              </m:d>
            </m:e>
            <m:sup>
              <m:r>
                <m:rPr>
                  <m:sty m:val="b"/>
                </m:rPr>
                <w:rPr>
                  <w:rFonts w:ascii="Cambria Math" w:hAnsi="Cambria Math" w:cstheme="minorHAnsi"/>
                </w:rPr>
                <m:t>2</m:t>
              </m:r>
            </m:sup>
          </m:sSup>
          <m:r>
            <m:rPr>
              <m:sty m:val="b"/>
            </m:rPr>
            <w:rPr>
              <w:rFonts w:ascii="Cambria Math" w:hAnsi="Cambria Math" w:cstheme="minorHAnsi"/>
            </w:rPr>
            <m:t>-</m:t>
          </m:r>
          <m:d>
            <m:dPr>
              <m:begChr m:val="|"/>
              <m:endChr m:val="|"/>
              <m:ctrlPr>
                <w:rPr>
                  <w:rFonts w:ascii="Cambria Math" w:eastAsia="Aptos" w:hAnsi="Cambria Math" w:cstheme="minorHAnsi"/>
                  <w:b/>
                  <w:bCs/>
                </w:rPr>
              </m:ctrlPr>
            </m:dPr>
            <m:e>
              <m:r>
                <m:rPr>
                  <m:sty m:val="b"/>
                </m:rPr>
                <w:rPr>
                  <w:rFonts w:ascii="Cambria Math" w:eastAsia="Aptos" w:hAnsi="Cambria Math" w:cstheme="minorHAnsi"/>
                </w:rPr>
                <m:t>χ</m:t>
              </m:r>
            </m:e>
          </m:d>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m</m:t>
              </m:r>
            </m:sup>
          </m:sSubSup>
          <m:sSup>
            <m:sSupPr>
              <m:ctrlPr>
                <w:rPr>
                  <w:rFonts w:ascii="Cambria Math" w:hAnsi="Cambria Math" w:cstheme="minorHAnsi"/>
                  <w:b/>
                  <w:bCs/>
                </w:rPr>
              </m:ctrlPr>
            </m:sSupPr>
            <m:e>
              <m:r>
                <m:rPr>
                  <m:sty m:val="b"/>
                </m:rPr>
                <w:rPr>
                  <w:rFonts w:ascii="Cambria Math" w:hAnsi="Cambria Math" w:cstheme="minorHAnsi"/>
                </w:rPr>
                <m:t>-</m:t>
              </m:r>
              <m:d>
                <m:dPr>
                  <m:ctrlPr>
                    <w:rPr>
                      <w:rFonts w:ascii="Cambria Math" w:hAnsi="Cambria Math" w:cstheme="minorHAnsi"/>
                      <w:b/>
                      <w:bCs/>
                    </w:rPr>
                  </m:ctrlPr>
                </m:dPr>
                <m:e>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s</m:t>
                      </m:r>
                    </m:sup>
                  </m:sSubSup>
                </m:e>
              </m:d>
            </m:e>
            <m:sup>
              <m:r>
                <m:rPr>
                  <m:sty m:val="b"/>
                </m:rPr>
                <w:rPr>
                  <w:rFonts w:ascii="Cambria Math" w:hAnsi="Cambria Math" w:cstheme="minorHAnsi"/>
                </w:rPr>
                <m:t>2</m:t>
              </m:r>
            </m:sup>
          </m:sSup>
          <m:sSup>
            <m:sSupPr>
              <m:ctrlPr>
                <w:rPr>
                  <w:rFonts w:ascii="Cambria Math" w:eastAsia="Aptos" w:hAnsi="Cambria Math" w:cstheme="minorHAnsi"/>
                  <w:b/>
                  <w:bCs/>
                </w:rPr>
              </m:ctrlPr>
            </m:sSupPr>
            <m:e>
              <m:r>
                <m:rPr>
                  <m:sty m:val="b"/>
                </m:rPr>
                <w:rPr>
                  <w:rFonts w:ascii="Cambria Math" w:eastAsia="Aptos" w:hAnsi="Cambria Math" w:cstheme="minorHAnsi"/>
                </w:rPr>
                <m:t>δ</m:t>
              </m:r>
            </m:e>
            <m:sup>
              <m:r>
                <m:rPr>
                  <m:sty m:val="b"/>
                </m:rPr>
                <w:rPr>
                  <w:rFonts w:ascii="Cambria Math" w:eastAsia="Aptos" w:hAnsi="Cambria Math" w:cstheme="minorHAnsi"/>
                </w:rPr>
                <m:t>*</m:t>
              </m:r>
            </m:sup>
          </m:sSup>
          <m:r>
            <m:rPr>
              <m:sty m:val="b"/>
            </m:rPr>
            <w:rPr>
              <w:rFonts w:ascii="Cambria Math" w:eastAsia="Aptos" w:hAnsi="Cambria Math" w:cstheme="minorHAnsi"/>
            </w:rPr>
            <m:t>=0</m:t>
          </m:r>
        </m:oMath>
      </m:oMathPara>
    </w:p>
    <w:p w14:paraId="019ABA5C" w14:textId="77777777" w:rsidR="00DC6B3C" w:rsidRPr="00DC6B3C" w:rsidRDefault="00DC6B3C" w:rsidP="00924688">
      <w:pPr>
        <w:rPr>
          <w:rFonts w:eastAsia="Aptos" w:cstheme="minorHAnsi"/>
          <w:b/>
          <w:bCs/>
        </w:rPr>
      </w:pPr>
    </w:p>
    <w:p w14:paraId="618C3D09" w14:textId="771D0D10" w:rsidR="00DC6B3C" w:rsidRPr="00DC6B3C" w:rsidRDefault="00DC6B3C" w:rsidP="00924688">
      <w:pPr>
        <w:rPr>
          <w:rFonts w:eastAsia="Aptos" w:cstheme="minorHAnsi"/>
        </w:rPr>
      </w:pPr>
      <w:r>
        <w:rPr>
          <w:rFonts w:eastAsia="Aptos" w:cstheme="minorHAnsi"/>
          <w:iCs/>
        </w:rPr>
        <w:t xml:space="preserve">Taking this one step further where we define </w:t>
      </w:r>
      <m:oMath>
        <m:sSub>
          <m:sSubPr>
            <m:ctrlPr>
              <w:rPr>
                <w:rFonts w:ascii="Cambria Math" w:eastAsia="Aptos" w:hAnsi="Cambria Math" w:cstheme="minorHAnsi"/>
              </w:rPr>
            </m:ctrlPr>
          </m:sSubPr>
          <m:e>
            <m:r>
              <m:rPr>
                <m:sty m:val="p"/>
              </m:rPr>
              <w:rPr>
                <w:rFonts w:ascii="Cambria Math" w:eastAsia="Aptos" w:hAnsi="Cambria Math" w:cstheme="minorHAnsi"/>
              </w:rPr>
              <m:t>H</m:t>
            </m:r>
          </m:e>
          <m:sub>
            <m:r>
              <m:rPr>
                <m:sty m:val="p"/>
              </m:rPr>
              <w:rPr>
                <w:rFonts w:ascii="Cambria Math" w:eastAsia="Aptos" w:hAnsi="Cambria Math" w:cstheme="minorHAnsi"/>
              </w:rPr>
              <m:t>i</m:t>
            </m:r>
          </m:sub>
        </m:sSub>
        <m:r>
          <m:rPr>
            <m:sty m:val="p"/>
          </m:rPr>
          <w:rPr>
            <w:rFonts w:ascii="Cambria Math" w:eastAsia="Aptos" w:hAnsi="Cambria Math" w:cstheme="minorHAnsi"/>
          </w:rPr>
          <m:t>=</m:t>
        </m:r>
        <m:f>
          <m:fPr>
            <m:ctrlPr>
              <w:rPr>
                <w:rFonts w:ascii="Cambria Math" w:eastAsia="Aptos" w:hAnsi="Cambria Math" w:cstheme="minorHAnsi"/>
              </w:rPr>
            </m:ctrlPr>
          </m:fPr>
          <m:num>
            <m:sSubSup>
              <m:sSubSupPr>
                <m:ctrlPr>
                  <w:rPr>
                    <w:rFonts w:ascii="Cambria Math" w:hAnsi="Cambria Math" w:cstheme="minorHAnsi"/>
                  </w:rPr>
                </m:ctrlPr>
              </m:sSubSupPr>
              <m:e>
                <m:r>
                  <m:rPr>
                    <m:sty m:val="p"/>
                  </m:rPr>
                  <w:rPr>
                    <w:rFonts w:ascii="Cambria Math" w:hAnsi="Cambria Math" w:cstheme="minorHAnsi"/>
                  </w:rPr>
                  <m:t>c</m:t>
                </m:r>
              </m:e>
              <m:sub>
                <m:r>
                  <m:rPr>
                    <m:sty m:val="p"/>
                  </m:rPr>
                  <w:rPr>
                    <w:rFonts w:ascii="Cambria Math" w:hAnsi="Cambria Math" w:cstheme="minorHAnsi"/>
                  </w:rPr>
                  <m:t>i</m:t>
                </m:r>
              </m:sub>
              <m:sup>
                <m:r>
                  <m:rPr>
                    <m:sty m:val="p"/>
                  </m:rPr>
                  <w:rPr>
                    <w:rFonts w:ascii="Cambria Math" w:hAnsi="Cambria Math" w:cstheme="minorHAnsi"/>
                  </w:rPr>
                  <m:t>m</m:t>
                </m:r>
              </m:sup>
            </m:sSubSup>
          </m:num>
          <m:den>
            <m:sSubSup>
              <m:sSubSupPr>
                <m:ctrlPr>
                  <w:rPr>
                    <w:rFonts w:ascii="Cambria Math" w:hAnsi="Cambria Math" w:cstheme="minorHAnsi"/>
                  </w:rPr>
                </m:ctrlPr>
              </m:sSubSupPr>
              <m:e>
                <m:r>
                  <m:rPr>
                    <m:sty m:val="p"/>
                  </m:rPr>
                  <w:rPr>
                    <w:rFonts w:ascii="Cambria Math" w:hAnsi="Cambria Math" w:cstheme="minorHAnsi"/>
                  </w:rPr>
                  <m:t>c</m:t>
                </m:r>
              </m:e>
              <m:sub>
                <m:r>
                  <m:rPr>
                    <m:sty m:val="p"/>
                  </m:rPr>
                  <w:rPr>
                    <w:rFonts w:ascii="Cambria Math" w:hAnsi="Cambria Math" w:cstheme="minorHAnsi"/>
                  </w:rPr>
                  <m:t>i</m:t>
                </m:r>
              </m:sub>
              <m:sup>
                <m:r>
                  <m:rPr>
                    <m:sty m:val="p"/>
                  </m:rPr>
                  <w:rPr>
                    <w:rFonts w:ascii="Cambria Math" w:hAnsi="Cambria Math" w:cstheme="minorHAnsi"/>
                  </w:rPr>
                  <m:t>s</m:t>
                </m:r>
              </m:sup>
            </m:sSubSup>
          </m:den>
        </m:f>
      </m:oMath>
      <w:r>
        <w:rPr>
          <w:rFonts w:eastAsia="Aptos" w:cstheme="minorHAnsi"/>
        </w:rPr>
        <w:t xml:space="preserve">, divide each term </w:t>
      </w:r>
      <w:r w:rsidRPr="00DC6B3C">
        <w:rPr>
          <w:rFonts w:eastAsia="Aptos" w:cstheme="minorHAnsi"/>
        </w:rPr>
        <w:t>by</w:t>
      </w:r>
      <w:r>
        <w:rPr>
          <w:rFonts w:eastAsia="Aptos" w:cstheme="minorHAnsi"/>
        </w:rPr>
        <w:t xml:space="preserve"> </w:t>
      </w:r>
      <m:oMath>
        <m:sSup>
          <m:sSupPr>
            <m:ctrlPr>
              <w:rPr>
                <w:rFonts w:ascii="Cambria Math" w:hAnsi="Cambria Math" w:cstheme="minorHAnsi"/>
              </w:rPr>
            </m:ctrlPr>
          </m:sSupPr>
          <m:e>
            <m:d>
              <m:dPr>
                <m:ctrlPr>
                  <w:rPr>
                    <w:rFonts w:ascii="Cambria Math" w:hAnsi="Cambria Math" w:cstheme="minorHAnsi"/>
                  </w:rPr>
                </m:ctrlPr>
              </m:dPr>
              <m:e>
                <m:sSubSup>
                  <m:sSubSupPr>
                    <m:ctrlPr>
                      <w:rPr>
                        <w:rFonts w:ascii="Cambria Math" w:hAnsi="Cambria Math" w:cstheme="minorHAnsi"/>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s</m:t>
                    </m:r>
                  </m:sup>
                </m:sSubSup>
              </m:e>
            </m:d>
          </m:e>
          <m:sup>
            <m:r>
              <m:rPr>
                <m:sty m:val="p"/>
              </m:rPr>
              <w:rPr>
                <w:rFonts w:ascii="Cambria Math" w:hAnsi="Cambria Math" w:cstheme="minorHAnsi"/>
              </w:rPr>
              <m:t>2</m:t>
            </m:r>
          </m:sup>
        </m:sSup>
      </m:oMath>
      <w:r w:rsidRPr="00DC6B3C">
        <w:rPr>
          <w:rFonts w:eastAsia="Aptos" w:cstheme="minorHAnsi"/>
        </w:rPr>
        <w:t>,</w:t>
      </w:r>
    </w:p>
    <w:p w14:paraId="4E04AA28" w14:textId="5F907A3B" w:rsidR="00DC6B3C" w:rsidRPr="00DC6B3C" w:rsidRDefault="00DC6B3C" w:rsidP="00924688">
      <w:pPr>
        <w:rPr>
          <w:rFonts w:eastAsia="Aptos" w:cstheme="minorHAnsi"/>
          <w:b/>
          <w:bCs/>
          <w:iCs/>
        </w:rPr>
      </w:pPr>
      <m:oMathPara>
        <m:oMath>
          <m:sSubSup>
            <m:sSubSupPr>
              <m:ctrlPr>
                <w:rPr>
                  <w:rFonts w:ascii="Cambria Math" w:hAnsi="Cambria Math" w:cstheme="minorHAnsi"/>
                  <w:b/>
                  <w:bCs/>
                  <w:iCs/>
                </w:rPr>
              </m:ctrlPr>
            </m:sSubSupPr>
            <m:e>
              <m:r>
                <m:rPr>
                  <m:sty m:val="b"/>
                </m:rPr>
                <w:rPr>
                  <w:rFonts w:ascii="Cambria Math" w:hAnsi="Cambria Math" w:cstheme="minorHAnsi"/>
                </w:rPr>
                <m:t>H</m:t>
              </m:r>
            </m:e>
            <m:sub>
              <m:r>
                <m:rPr>
                  <m:sty m:val="b"/>
                </m:rPr>
                <w:rPr>
                  <w:rFonts w:ascii="Cambria Math" w:hAnsi="Cambria Math" w:cstheme="minorHAnsi"/>
                </w:rPr>
                <m:t>3</m:t>
              </m:r>
            </m:sub>
            <m:sup>
              <m:r>
                <m:rPr>
                  <m:sty m:val="b"/>
                </m:rPr>
                <w:rPr>
                  <w:rFonts w:ascii="Cambria Math" w:hAnsi="Cambria Math" w:cstheme="minorHAnsi"/>
                </w:rPr>
                <m:t>2</m:t>
              </m:r>
            </m:sup>
          </m:sSubSup>
          <m:r>
            <m:rPr>
              <m:sty m:val="b"/>
            </m:rPr>
            <w:rPr>
              <w:rFonts w:ascii="Cambria Math" w:hAnsi="Cambria Math" w:cstheme="minorHAnsi"/>
            </w:rPr>
            <m:t>-</m:t>
          </m:r>
          <m:f>
            <m:fPr>
              <m:ctrlPr>
                <w:rPr>
                  <w:rFonts w:ascii="Cambria Math" w:eastAsia="Aptos" w:hAnsi="Cambria Math" w:cstheme="minorHAnsi"/>
                  <w:b/>
                  <w:bCs/>
                  <w:i/>
                  <w:iCs/>
                </w:rPr>
              </m:ctrlPr>
            </m:fPr>
            <m:num>
              <m:d>
                <m:dPr>
                  <m:begChr m:val="|"/>
                  <m:endChr m:val="|"/>
                  <m:ctrlPr>
                    <w:rPr>
                      <w:rFonts w:ascii="Cambria Math" w:eastAsia="Aptos" w:hAnsi="Cambria Math" w:cstheme="minorHAnsi"/>
                      <w:b/>
                      <w:bCs/>
                      <w:iCs/>
                    </w:rPr>
                  </m:ctrlPr>
                </m:dPr>
                <m:e>
                  <m:r>
                    <m:rPr>
                      <m:sty m:val="b"/>
                    </m:rPr>
                    <w:rPr>
                      <w:rFonts w:ascii="Cambria Math" w:eastAsia="Aptos" w:hAnsi="Cambria Math" w:cstheme="minorHAnsi"/>
                    </w:rPr>
                    <m:t>χ</m:t>
                  </m:r>
                </m:e>
              </m:d>
            </m:num>
            <m:den>
              <m:sSubSup>
                <m:sSubSupPr>
                  <m:ctrlPr>
                    <w:rPr>
                      <w:rFonts w:ascii="Cambria Math" w:hAnsi="Cambria Math" w:cstheme="minorHAnsi"/>
                      <w:b/>
                      <w:bCs/>
                      <w:i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s</m:t>
                  </m:r>
                </m:sup>
              </m:sSubSup>
            </m:den>
          </m:f>
          <m:sSub>
            <m:sSubPr>
              <m:ctrlPr>
                <w:rPr>
                  <w:rFonts w:ascii="Cambria Math" w:eastAsia="Aptos" w:hAnsi="Cambria Math" w:cstheme="minorHAnsi"/>
                  <w:b/>
                  <w:bCs/>
                  <w:iCs/>
                </w:rPr>
              </m:ctrlPr>
            </m:sSubPr>
            <m:e>
              <m:r>
                <m:rPr>
                  <m:sty m:val="b"/>
                </m:rPr>
                <w:rPr>
                  <w:rFonts w:ascii="Cambria Math" w:eastAsia="Aptos" w:hAnsi="Cambria Math" w:cstheme="minorHAnsi"/>
                </w:rPr>
                <m:t>H</m:t>
              </m:r>
            </m:e>
            <m:sub>
              <m:r>
                <m:rPr>
                  <m:sty m:val="b"/>
                </m:rPr>
                <w:rPr>
                  <w:rFonts w:ascii="Cambria Math" w:eastAsia="Aptos" w:hAnsi="Cambria Math" w:cstheme="minorHAnsi"/>
                </w:rPr>
                <m:t>3</m:t>
              </m:r>
            </m:sub>
          </m:sSub>
          <m:sSup>
            <m:sSupPr>
              <m:ctrlPr>
                <w:rPr>
                  <w:rFonts w:ascii="Cambria Math" w:eastAsia="Aptos" w:hAnsi="Cambria Math" w:cstheme="minorHAnsi"/>
                  <w:b/>
                  <w:bCs/>
                  <w:iCs/>
                </w:rPr>
              </m:ctrlPr>
            </m:sSupPr>
            <m:e>
              <m:r>
                <m:rPr>
                  <m:sty m:val="b"/>
                </m:rPr>
                <w:rPr>
                  <w:rFonts w:ascii="Cambria Math" w:eastAsia="Aptos" w:hAnsi="Cambria Math" w:cstheme="minorHAnsi"/>
                </w:rPr>
                <m:t>- δ</m:t>
              </m:r>
            </m:e>
            <m:sup>
              <m:r>
                <m:rPr>
                  <m:sty m:val="b"/>
                </m:rPr>
                <w:rPr>
                  <w:rFonts w:ascii="Cambria Math" w:eastAsia="Aptos" w:hAnsi="Cambria Math" w:cstheme="minorHAnsi"/>
                </w:rPr>
                <m:t>*</m:t>
              </m:r>
            </m:sup>
          </m:sSup>
          <m:r>
            <m:rPr>
              <m:sty m:val="b"/>
            </m:rPr>
            <w:rPr>
              <w:rFonts w:ascii="Cambria Math" w:eastAsia="Aptos" w:hAnsi="Cambria Math" w:cstheme="minorHAnsi"/>
            </w:rPr>
            <m:t>=0</m:t>
          </m:r>
        </m:oMath>
      </m:oMathPara>
    </w:p>
    <w:p w14:paraId="25D7CA45" w14:textId="37447273" w:rsidR="00816D62" w:rsidRDefault="00816D62" w:rsidP="00924688">
      <w:pPr>
        <w:rPr>
          <w:rFonts w:ascii="Cambria Math" w:eastAsia="Aptos" w:hAnsi="Cambria Math" w:cstheme="minorHAnsi"/>
        </w:rPr>
      </w:pPr>
    </w:p>
    <w:p w14:paraId="0234B52F" w14:textId="0DC789F2" w:rsidR="00DC6B3C" w:rsidRDefault="00DC6B3C" w:rsidP="00924688">
      <w:pPr>
        <w:rPr>
          <w:rFonts w:eastAsia="Aptos" w:cstheme="minorHAnsi"/>
        </w:rPr>
      </w:pPr>
      <w:r>
        <w:rPr>
          <w:rFonts w:eastAsia="Aptos" w:cstheme="minorHAnsi"/>
        </w:rPr>
        <w:t xml:space="preserve">The steps outlined above can be repeated to solve for the counter-ion “1” as well. </w:t>
      </w:r>
    </w:p>
    <w:p w14:paraId="1ABDCA3A" w14:textId="77777777" w:rsidR="00DC6B3C" w:rsidRDefault="00DC6B3C" w:rsidP="00924688">
      <w:pPr>
        <w:rPr>
          <w:rFonts w:eastAsia="Aptos" w:cstheme="minorHAnsi"/>
        </w:rPr>
      </w:pPr>
    </w:p>
    <w:p w14:paraId="63A809A4" w14:textId="1FEAEECF" w:rsidR="00DC6B3C" w:rsidRDefault="00DC6B3C" w:rsidP="00924688">
      <w:pPr>
        <w:rPr>
          <w:rFonts w:eastAsia="Aptos" w:cstheme="minorHAnsi"/>
          <w:iCs/>
        </w:rPr>
      </w:pPr>
      <w:r>
        <w:rPr>
          <w:rFonts w:eastAsia="Aptos" w:cstheme="minorHAnsi"/>
        </w:rPr>
        <w:t>We can repeat the above steps for a 2:1 (CaCl</w:t>
      </w:r>
      <w:r w:rsidRPr="00DC6B3C">
        <w:rPr>
          <w:rFonts w:eastAsia="Aptos" w:cstheme="minorHAnsi"/>
          <w:vertAlign w:val="subscript"/>
        </w:rPr>
        <w:t>2</w:t>
      </w:r>
      <w:r>
        <w:rPr>
          <w:rFonts w:eastAsia="Aptos" w:cstheme="minorHAnsi"/>
        </w:rPr>
        <w:t>) and 3:1 (LaCl</w:t>
      </w:r>
      <w:r w:rsidRPr="00DC6B3C">
        <w:rPr>
          <w:rFonts w:eastAsia="Aptos" w:cstheme="minorHAnsi"/>
          <w:vertAlign w:val="subscript"/>
        </w:rPr>
        <w:t>3</w:t>
      </w:r>
      <w:r>
        <w:rPr>
          <w:rFonts w:eastAsia="Aptos" w:cstheme="minorHAnsi"/>
        </w:rPr>
        <w:t xml:space="preserve">) salt, where we want to solve for the co-ion “3”.Here, the steps remain the same however </w:t>
      </w:r>
      <m:oMath>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oMath>
      <w:r>
        <w:rPr>
          <w:rFonts w:eastAsia="Aptos" w:cstheme="minorHAnsi"/>
          <w:iCs/>
        </w:rPr>
        <w:t xml:space="preserve"> changes to +2 and +3, respectively.</w:t>
      </w:r>
      <w:r w:rsidR="00EA04D6">
        <w:rPr>
          <w:rFonts w:eastAsia="Aptos" w:cstheme="minorHAnsi"/>
          <w:iCs/>
        </w:rPr>
        <w:t xml:space="preserve"> The steps to solve for a 2:1 salt are shown below,</w:t>
      </w:r>
    </w:p>
    <w:p w14:paraId="0A0AB9F4" w14:textId="77777777" w:rsidR="00EA04D6" w:rsidRPr="00DC6B3C" w:rsidRDefault="00EA04D6" w:rsidP="00924688">
      <w:pPr>
        <w:rPr>
          <w:rFonts w:eastAsia="Aptos" w:cstheme="minorHAnsi"/>
        </w:rPr>
      </w:pPr>
    </w:p>
    <w:p w14:paraId="69E05986" w14:textId="77777777" w:rsidR="00EA04D6" w:rsidRPr="005555E1" w:rsidRDefault="00EA04D6" w:rsidP="00EA04D6">
      <w:pPr>
        <w:rPr>
          <w:rFonts w:ascii="Cambria Math" w:eastAsia="Aptos" w:hAnsi="Cambria Math" w:cstheme="minorHAnsi"/>
          <w:iCs/>
        </w:rPr>
      </w:pPr>
      <m:oMathPara>
        <m:oMath>
          <m:f>
            <m:fPr>
              <m:ctrlPr>
                <w:rPr>
                  <w:rFonts w:ascii="Cambria Math" w:eastAsia="Aptos" w:hAnsi="Cambria Math" w:cstheme="minorHAnsi"/>
                  <w:iCs/>
                </w:rPr>
              </m:ctrlPr>
            </m:fPr>
            <m:num>
              <m:r>
                <m:rPr>
                  <m:sty m:val="p"/>
                </m:rPr>
                <w:rPr>
                  <w:rFonts w:ascii="Cambria Math" w:eastAsia="Aptos" w:hAnsi="Cambria Math" w:cstheme="minorHAnsi"/>
                </w:rPr>
                <m:t>RT</m:t>
              </m:r>
            </m:num>
            <m:den>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r>
                <m:rPr>
                  <m:sty m:val="p"/>
                </m:rPr>
                <w:rPr>
                  <w:rFonts w:ascii="Cambria Math" w:eastAsia="Aptos" w:hAnsi="Cambria Math" w:cstheme="minorHAnsi"/>
                </w:rPr>
                <m:t>F</m:t>
              </m:r>
            </m:den>
          </m:f>
          <m:d>
            <m:dPr>
              <m:begChr m:val="["/>
              <m:endChr m:val="]"/>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s</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m</m:t>
                          </m:r>
                        </m:sup>
                      </m:sSubSup>
                    </m:den>
                  </m:f>
                </m:e>
              </m:d>
            </m:e>
          </m:d>
          <m:r>
            <m:rPr>
              <m:sty m:val="p"/>
            </m:rPr>
            <w:rPr>
              <w:rFonts w:ascii="Cambria Math" w:eastAsia="Aptos" w:hAnsi="Cambria Math" w:cstheme="minorHAnsi"/>
            </w:rPr>
            <m:t>=</m:t>
          </m:r>
          <m:f>
            <m:fPr>
              <m:ctrlPr>
                <w:rPr>
                  <w:rFonts w:ascii="Cambria Math" w:eastAsia="Aptos" w:hAnsi="Cambria Math" w:cstheme="minorHAnsi"/>
                  <w:iCs/>
                </w:rPr>
              </m:ctrlPr>
            </m:fPr>
            <m:num>
              <m:r>
                <m:rPr>
                  <m:sty m:val="p"/>
                </m:rPr>
                <w:rPr>
                  <w:rFonts w:ascii="Cambria Math" w:eastAsia="Aptos" w:hAnsi="Cambria Math" w:cstheme="minorHAnsi"/>
                </w:rPr>
                <m:t>RT</m:t>
              </m:r>
            </m:num>
            <m:den>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r>
                <m:rPr>
                  <m:sty m:val="p"/>
                </m:rPr>
                <w:rPr>
                  <w:rFonts w:ascii="Cambria Math" w:eastAsia="Aptos" w:hAnsi="Cambria Math" w:cstheme="minorHAnsi"/>
                </w:rPr>
                <m:t>F</m:t>
              </m:r>
            </m:den>
          </m:f>
          <m:d>
            <m:dPr>
              <m:begChr m:val="["/>
              <m:endChr m:val="]"/>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s</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den>
                  </m:f>
                </m:e>
              </m:d>
            </m:e>
          </m:d>
        </m:oMath>
      </m:oMathPara>
    </w:p>
    <w:p w14:paraId="5ED755BA" w14:textId="47C4B814" w:rsidR="00EA04D6" w:rsidRPr="005555E1" w:rsidRDefault="00EA04D6" w:rsidP="00EA04D6">
      <w:pPr>
        <w:rPr>
          <w:rFonts w:ascii="Cambria Math" w:eastAsia="Aptos" w:hAnsi="Cambria Math" w:cstheme="minorHAnsi"/>
          <w:iCs/>
        </w:rPr>
      </w:pPr>
      <m:oMathPara>
        <m:oMath>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s</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m</m:t>
                      </m:r>
                    </m:sup>
                  </m:sSubSup>
                </m:den>
              </m:f>
            </m:e>
          </m:d>
          <m:r>
            <m:rPr>
              <m:sty m:val="p"/>
            </m:rPr>
            <w:rPr>
              <w:rFonts w:ascii="Cambria Math" w:eastAsia="Aptos" w:hAnsi="Cambria Math" w:cstheme="minorHAnsi"/>
            </w:rPr>
            <m:t>=</m:t>
          </m:r>
          <m:r>
            <m:rPr>
              <m:sty m:val="p"/>
            </m:rPr>
            <w:rPr>
              <w:rFonts w:ascii="Cambria Math" w:eastAsia="Aptos" w:hAnsi="Cambria Math" w:cstheme="minorHAnsi"/>
            </w:rPr>
            <m:t>-</m:t>
          </m:r>
          <m:r>
            <m:rPr>
              <m:sty m:val="p"/>
            </m:rPr>
            <w:rPr>
              <w:rFonts w:ascii="Cambria Math" w:eastAsia="Aptos" w:hAnsi="Cambria Math" w:cstheme="minorHAnsi"/>
            </w:rPr>
            <m:t>2</m:t>
          </m:r>
          <m:d>
            <m:dPr>
              <m:begChr m:val="["/>
              <m:endChr m:val="]"/>
              <m:ctrlPr>
                <w:rPr>
                  <w:rFonts w:ascii="Cambria Math" w:eastAsia="Aptos" w:hAnsi="Cambria Math" w:cstheme="minorHAnsi"/>
                  <w:iCs/>
                </w:rPr>
              </m:ctrlPr>
            </m:d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e>
              </m:d>
              <m:r>
                <m:rPr>
                  <m:sty m:val="p"/>
                </m:rPr>
                <w:rPr>
                  <w:rFonts w:ascii="Cambria Math" w:eastAsia="Aptos" w:hAnsi="Cambria Math" w:cstheme="minorHAnsi"/>
                </w:rPr>
                <m:t>+</m:t>
              </m:r>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s</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den>
                  </m:f>
                </m:e>
              </m:d>
            </m:e>
          </m:d>
        </m:oMath>
      </m:oMathPara>
    </w:p>
    <w:p w14:paraId="06009791" w14:textId="711AEB03" w:rsidR="00EA04D6" w:rsidRPr="005555E1" w:rsidRDefault="00EA04D6" w:rsidP="00EA04D6">
      <w:pPr>
        <w:rPr>
          <w:rFonts w:ascii="Cambria Math" w:eastAsia="Aptos" w:hAnsi="Cambria Math" w:cstheme="minorHAnsi"/>
          <w:iCs/>
        </w:rPr>
      </w:pPr>
      <m:oMathPara>
        <m:oMath>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m:t>
          </m:r>
          <m:r>
            <m:rPr>
              <m:sty m:val="p"/>
            </m:rPr>
            <w:rPr>
              <w:rFonts w:ascii="Cambria Math" w:eastAsia="Aptos" w:hAnsi="Cambria Math" w:cstheme="minorHAnsi"/>
            </w:rPr>
            <m:t>2</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e>
          </m:d>
          <m:r>
            <m:rPr>
              <m:sty m:val="p"/>
            </m:rPr>
            <w:rPr>
              <w:rFonts w:ascii="Cambria Math" w:eastAsia="Aptos" w:hAnsi="Cambria Math" w:cstheme="minorHAnsi"/>
            </w:rPr>
            <m:t>=</m:t>
          </m:r>
          <m:r>
            <m:rPr>
              <m:sty m:val="p"/>
            </m:rPr>
            <w:rPr>
              <w:rFonts w:ascii="Cambria Math" w:eastAsia="Aptos" w:hAnsi="Cambria Math" w:cstheme="minorHAnsi"/>
            </w:rPr>
            <m:t>-</m:t>
          </m:r>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s</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m</m:t>
                      </m:r>
                    </m:sup>
                  </m:sSubSup>
                </m:den>
              </m:f>
            </m:e>
          </m:d>
          <m:r>
            <m:rPr>
              <m:sty m:val="p"/>
            </m:rPr>
            <w:rPr>
              <w:rFonts w:ascii="Cambria Math" w:eastAsia="Aptos" w:hAnsi="Cambria Math" w:cstheme="minorHAnsi"/>
            </w:rPr>
            <m:t>-</m:t>
          </m:r>
          <m:r>
            <m:rPr>
              <m:sty m:val="p"/>
            </m:rPr>
            <w:rPr>
              <w:rFonts w:ascii="Cambria Math" w:eastAsia="Aptos" w:hAnsi="Cambria Math" w:cstheme="minorHAnsi"/>
            </w:rPr>
            <m:t>2</m:t>
          </m:r>
          <m:r>
            <m:rPr>
              <m:sty m:val="p"/>
            </m:rPr>
            <w:rPr>
              <w:rFonts w:ascii="Cambria Math" w:eastAsia="Aptos" w:hAnsi="Cambria Math" w:cstheme="minorHAnsi"/>
            </w:rPr>
            <m:t>ln</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s</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den>
              </m:f>
            </m:e>
          </m:d>
        </m:oMath>
      </m:oMathPara>
    </w:p>
    <w:p w14:paraId="5FC344BB" w14:textId="204F7A38" w:rsidR="00EA04D6" w:rsidRPr="005555E1" w:rsidRDefault="00EA04D6" w:rsidP="00EA04D6">
      <w:pPr>
        <w:rPr>
          <w:rFonts w:ascii="Cambria Math" w:eastAsia="Aptos" w:hAnsi="Cambria Math" w:cstheme="minorHAnsi"/>
          <w:iCs/>
        </w:rPr>
      </w:pPr>
      <m:oMathPara>
        <m:oMath>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m:t>
          </m:r>
          <m:r>
            <m:rPr>
              <m:sty m:val="p"/>
            </m:rPr>
            <w:rPr>
              <w:rFonts w:ascii="Cambria Math" w:eastAsia="Aptos" w:hAnsi="Cambria Math" w:cstheme="minorHAnsi"/>
            </w:rPr>
            <m:t>2</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e>
          </m:d>
          <m:r>
            <m:rPr>
              <m:sty m:val="p"/>
            </m:rPr>
            <w:rPr>
              <w:rFonts w:ascii="Cambria Math" w:eastAsia="Aptos" w:hAnsi="Cambria Math" w:cstheme="minorHAnsi"/>
            </w:rPr>
            <m:t>=ln</m:t>
          </m:r>
          <m:d>
            <m:dPr>
              <m:begChr m:val="["/>
              <m:endChr m:val="]"/>
              <m:ctrlPr>
                <w:rPr>
                  <w:rFonts w:ascii="Cambria Math" w:eastAsia="Aptos" w:hAnsi="Cambria Math" w:cstheme="minorHAnsi"/>
                  <w:iCs/>
                </w:rPr>
              </m:ctrlPr>
            </m:dPr>
            <m:e>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s</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m</m:t>
                              </m:r>
                            </m:sup>
                          </m:sSubSup>
                        </m:den>
                      </m:f>
                    </m:e>
                  </m:d>
                </m:e>
                <m:sup>
                  <m:r>
                    <w:rPr>
                      <w:rFonts w:ascii="Cambria Math" w:eastAsia="Aptos" w:hAnsi="Cambria Math" w:cstheme="minorHAnsi"/>
                    </w:rPr>
                    <m:t>-1</m:t>
                  </m:r>
                </m:sup>
              </m:sSup>
              <m:sSup>
                <m:sSupPr>
                  <m:ctrlPr>
                    <w:rPr>
                      <w:rFonts w:ascii="Cambria Math" w:eastAsia="Aptos" w:hAnsi="Cambria Math" w:cstheme="minorHAns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s</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den>
                      </m:f>
                    </m:e>
                  </m:d>
                </m:e>
                <m:sup>
                  <m:r>
                    <w:rPr>
                      <w:rFonts w:ascii="Cambria Math" w:eastAsia="Aptos" w:hAnsi="Cambria Math" w:cstheme="minorHAnsi"/>
                    </w:rPr>
                    <m:t>-2</m:t>
                  </m:r>
                </m:sup>
              </m:sSup>
            </m:e>
          </m:d>
        </m:oMath>
      </m:oMathPara>
    </w:p>
    <w:p w14:paraId="61309678" w14:textId="1E2EC1A3" w:rsidR="00EA04D6" w:rsidRPr="00EA04D6" w:rsidRDefault="00EA04D6" w:rsidP="00EA04D6">
      <w:pPr>
        <w:rPr>
          <w:rFonts w:ascii="Cambria Math" w:eastAsia="Aptos" w:hAnsi="Cambria Math" w:cstheme="minorHAnsi"/>
          <w:iCs/>
        </w:rPr>
      </w:pPr>
      <m:oMathPara>
        <m:oMath>
          <m:r>
            <m:rPr>
              <m:sty m:val="p"/>
            </m:rPr>
            <w:rPr>
              <w:rFonts w:ascii="Cambria Math" w:eastAsia="Aptos" w:hAnsi="Cambria Math" w:cstheme="minorHAnsi"/>
            </w:rPr>
            <m:t>exp</m:t>
          </m:r>
          <m:d>
            <m:dPr>
              <m:ctrlPr>
                <w:rPr>
                  <w:rFonts w:ascii="Cambria Math" w:eastAsia="Aptos" w:hAnsi="Cambria Math" w:cstheme="minorHAnsi"/>
                </w:rPr>
              </m:ctrlPr>
            </m:dPr>
            <m:e>
              <m:f>
                <m:fPr>
                  <m:ctrlPr>
                    <w:rPr>
                      <w:rFonts w:ascii="Cambria Math" w:eastAsia="Aptos" w:hAnsi="Cambria Math" w:cstheme="minorHAnsi"/>
                    </w:rPr>
                  </m:ctrlPr>
                </m:fPr>
                <m:num>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r>
                <m:rPr>
                  <m:sty m:val="p"/>
                </m:rPr>
                <w:rPr>
                  <w:rFonts w:ascii="Cambria Math" w:eastAsia="Aptos" w:hAnsi="Cambria Math" w:cstheme="minorHAnsi"/>
                </w:rPr>
                <m:t>+</m:t>
              </m:r>
              <m:r>
                <m:rPr>
                  <m:sty m:val="p"/>
                </m:rPr>
                <w:rPr>
                  <w:rFonts w:ascii="Cambria Math" w:eastAsia="Aptos" w:hAnsi="Cambria Math" w:cstheme="minorHAnsi"/>
                </w:rPr>
                <m:t>2</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e>
              </m:d>
            </m:e>
          </m:d>
          <m:r>
            <m:rPr>
              <m:sty m:val="p"/>
            </m:rPr>
            <w:rPr>
              <w:rFonts w:ascii="Cambria Math" w:eastAsia="Aptos" w:hAnsi="Cambria Math" w:cstheme="minorHAnsi"/>
            </w:rPr>
            <m:t>=</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m</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s</m:t>
                      </m:r>
                    </m:sup>
                  </m:sSubSup>
                </m:den>
              </m:f>
            </m:e>
          </m:d>
          <m:sSup>
            <m:sSupPr>
              <m:ctrlPr>
                <w:rPr>
                  <w:rFonts w:ascii="Cambria Math" w:eastAsia="Aptos" w:hAnsi="Cambria Math" w:cstheme="minorHAnsi"/>
                  <w: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s</m:t>
                          </m:r>
                        </m:sup>
                      </m:sSubSup>
                    </m:den>
                  </m:f>
                </m:e>
              </m:d>
            </m:e>
            <m:sup>
              <m:r>
                <w:rPr>
                  <w:rFonts w:ascii="Cambria Math" w:eastAsia="Aptos" w:hAnsi="Cambria Math" w:cstheme="minorHAnsi"/>
                </w:rPr>
                <m:t>2</m:t>
              </m:r>
            </m:sup>
          </m:sSup>
        </m:oMath>
      </m:oMathPara>
    </w:p>
    <w:p w14:paraId="79B5B385" w14:textId="1C597E8F" w:rsidR="00EA04D6" w:rsidRPr="005555E1" w:rsidRDefault="00EA04D6" w:rsidP="00EA04D6">
      <w:pPr>
        <w:rPr>
          <w:rFonts w:ascii="Cambria Math" w:eastAsia="Aptos" w:hAnsi="Cambria Math" w:cstheme="minorHAnsi"/>
          <w:iCs/>
        </w:rPr>
      </w:pPr>
      <m:oMathPara>
        <m:oMath>
          <m:r>
            <m:rPr>
              <m:sty m:val="p"/>
            </m:rPr>
            <w:rPr>
              <w:rFonts w:ascii="Cambria Math" w:eastAsia="Aptos" w:hAnsi="Cambria Math" w:cstheme="minorHAnsi"/>
            </w:rPr>
            <m:t>exp</m:t>
          </m:r>
          <m:d>
            <m:dPr>
              <m:ctrlPr>
                <w:rPr>
                  <w:rFonts w:ascii="Cambria Math" w:eastAsia="Aptos" w:hAnsi="Cambria Math" w:cstheme="minorHAnsi"/>
                </w:rPr>
              </m:ctrlPr>
            </m:dPr>
            <m:e>
              <m:f>
                <m:fPr>
                  <m:ctrlPr>
                    <w:rPr>
                      <w:rFonts w:ascii="Cambria Math" w:eastAsia="Aptos" w:hAnsi="Cambria Math" w:cstheme="minorHAnsi"/>
                    </w:rPr>
                  </m:ctrlPr>
                </m:fPr>
                <m:num>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rPr>
                      </m:ctrlPr>
                    </m:sSubSupPr>
                    <m:e>
                      <m:r>
                        <m:rPr>
                          <m:sty m:val="p"/>
                        </m:rPr>
                        <w:rPr>
                          <w:rFonts w:ascii="Cambria Math" w:hAnsi="Cambria Math" w:cstheme="minorHAnsi"/>
                        </w:rPr>
                        <m:t>μ</m:t>
                      </m:r>
                    </m:e>
                    <m:sub>
                      <m:r>
                        <m:rPr>
                          <m:sty m:val="p"/>
                        </m:rPr>
                        <w:rPr>
                          <w:rFonts w:ascii="Cambria Math" w:hAnsi="Cambria Math" w:cstheme="minorHAnsi"/>
                        </w:rPr>
                        <m:t>1</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e>
          </m:d>
          <m:sSup>
            <m:sSupPr>
              <m:ctrlPr>
                <w:rPr>
                  <w:rFonts w:ascii="Cambria Math" w:eastAsia="Aptos" w:hAnsi="Cambria Math" w:cstheme="minorHAnsi"/>
                </w:rPr>
              </m:ctrlPr>
            </m:sSupPr>
            <m:e>
              <m:d>
                <m:dPr>
                  <m:begChr m:val="["/>
                  <m:endChr m:val="]"/>
                  <m:ctrlPr>
                    <w:rPr>
                      <w:rFonts w:ascii="Cambria Math" w:eastAsia="Aptos" w:hAnsi="Cambria Math" w:cstheme="minorHAnsi"/>
                    </w:rPr>
                  </m:ctrlPr>
                </m:dPr>
                <m:e>
                  <m:r>
                    <m:rPr>
                      <m:sty m:val="p"/>
                    </m:rPr>
                    <w:rPr>
                      <w:rFonts w:ascii="Cambria Math" w:eastAsia="Aptos" w:hAnsi="Cambria Math" w:cstheme="minorHAnsi"/>
                    </w:rPr>
                    <m:t>exp</m:t>
                  </m:r>
                  <m:d>
                    <m:dPr>
                      <m:ctrlPr>
                        <w:rPr>
                          <w:rFonts w:ascii="Cambria Math" w:eastAsia="Aptos" w:hAnsi="Cambria Math" w:cstheme="minorHAnsi"/>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0,s</m:t>
                              </m:r>
                            </m:sup>
                          </m:sSubSup>
                          <m:r>
                            <m:rPr>
                              <m:sty m:val="p"/>
                            </m:rPr>
                            <w:rPr>
                              <w:rFonts w:ascii="Cambria Math" w:hAnsi="Cambria Math" w:cstheme="minorHAnsi"/>
                            </w:rPr>
                            <m:t>-</m:t>
                          </m:r>
                          <m:sSubSup>
                            <m:sSubSupPr>
                              <m:ctrlPr>
                                <w:rPr>
                                  <w:rFonts w:ascii="Cambria Math" w:hAnsi="Cambria Math" w:cstheme="minorHAnsi"/>
                                  <w:iCs/>
                                </w:rPr>
                              </m:ctrlPr>
                            </m:sSubSupPr>
                            <m:e>
                              <m:r>
                                <m:rPr>
                                  <m:sty m:val="p"/>
                                </m:rPr>
                                <w:rPr>
                                  <w:rFonts w:ascii="Cambria Math" w:hAnsi="Cambria Math" w:cstheme="minorHAnsi"/>
                                </w:rPr>
                                <m:t>μ</m:t>
                              </m:r>
                            </m:e>
                            <m:sub>
                              <m:r>
                                <m:rPr>
                                  <m:sty m:val="p"/>
                                </m:rPr>
                                <w:rPr>
                                  <w:rFonts w:ascii="Cambria Math" w:hAnsi="Cambria Math" w:cstheme="minorHAnsi"/>
                                </w:rPr>
                                <m:t>3</m:t>
                              </m:r>
                            </m:sub>
                            <m:sup>
                              <m:r>
                                <m:rPr>
                                  <m:sty m:val="p"/>
                                </m:rPr>
                                <w:rPr>
                                  <w:rFonts w:ascii="Cambria Math" w:hAnsi="Cambria Math" w:cstheme="minorHAnsi"/>
                                </w:rPr>
                                <m:t>0,m</m:t>
                              </m:r>
                            </m:sup>
                          </m:sSubSup>
                        </m:num>
                        <m:den>
                          <m:r>
                            <m:rPr>
                              <m:sty m:val="p"/>
                            </m:rPr>
                            <w:rPr>
                              <w:rFonts w:ascii="Cambria Math" w:eastAsia="Aptos" w:hAnsi="Cambria Math" w:cstheme="minorHAnsi"/>
                            </w:rPr>
                            <m:t>RT</m:t>
                          </m:r>
                        </m:den>
                      </m:f>
                    </m:e>
                  </m:d>
                </m:e>
              </m:d>
            </m:e>
            <m:sup>
              <m:r>
                <w:rPr>
                  <w:rFonts w:ascii="Cambria Math" w:eastAsia="Aptos" w:hAnsi="Cambria Math" w:cstheme="minorHAnsi"/>
                </w:rPr>
                <m:t>2</m:t>
              </m:r>
            </m:sup>
          </m:sSup>
          <m:r>
            <m:rPr>
              <m:sty m:val="p"/>
            </m:rPr>
            <w:rPr>
              <w:rFonts w:ascii="Cambria Math" w:eastAsia="Aptos" w:hAnsi="Cambria Math" w:cstheme="minorHAnsi"/>
            </w:rPr>
            <m:t>=</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m</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s</m:t>
                      </m:r>
                    </m:sup>
                  </m:sSubSup>
                </m:den>
              </m:f>
            </m:e>
          </m:d>
          <m:sSup>
            <m:sSupPr>
              <m:ctrlPr>
                <w:rPr>
                  <w:rFonts w:ascii="Cambria Math" w:eastAsia="Aptos" w:hAnsi="Cambria Math" w:cstheme="minorHAnsi"/>
                  <w: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s</m:t>
                          </m:r>
                        </m:sup>
                      </m:sSubSup>
                    </m:den>
                  </m:f>
                </m:e>
              </m:d>
            </m:e>
            <m:sup>
              <m:r>
                <w:rPr>
                  <w:rFonts w:ascii="Cambria Math" w:eastAsia="Aptos" w:hAnsi="Cambria Math" w:cstheme="minorHAnsi"/>
                </w:rPr>
                <m:t>2</m:t>
              </m:r>
            </m:sup>
          </m:sSup>
        </m:oMath>
      </m:oMathPara>
    </w:p>
    <w:p w14:paraId="20095FF3" w14:textId="21475C43" w:rsidR="00EA04D6" w:rsidRPr="00DC6B3C" w:rsidRDefault="00EA04D6" w:rsidP="00EA04D6">
      <w:pPr>
        <w:rPr>
          <w:rFonts w:ascii="Cambria Math" w:eastAsia="Aptos" w:hAnsi="Cambria Math" w:cstheme="minorHAnsi"/>
          <w:iCs/>
        </w:rPr>
      </w:pPr>
      <m:oMathPara>
        <m:oMath>
          <m:sSubSup>
            <m:sSubSupPr>
              <m:ctrlPr>
                <w:rPr>
                  <w:rFonts w:ascii="Cambria Math" w:eastAsia="Aptos" w:hAnsi="Cambria Math" w:cstheme="minorHAnsi"/>
                  <w:iCs/>
                </w:rPr>
              </m:ctrlPr>
            </m:sSubSupPr>
            <m:e>
              <m:r>
                <m:rPr>
                  <m:sty m:val="p"/>
                </m:rPr>
                <w:rPr>
                  <w:rFonts w:ascii="Cambria Math" w:eastAsia="Aptos" w:hAnsi="Cambria Math" w:cstheme="minorHAnsi"/>
                </w:rPr>
                <m:t>δ</m:t>
              </m:r>
            </m:e>
            <m:sub>
              <m:r>
                <m:rPr>
                  <m:sty m:val="p"/>
                </m:rPr>
                <w:rPr>
                  <w:rFonts w:ascii="Cambria Math" w:eastAsia="Aptos" w:hAnsi="Cambria Math" w:cstheme="minorHAnsi"/>
                </w:rPr>
                <m:t>1</m:t>
              </m:r>
            </m:sub>
            <m:sup>
              <m:r>
                <m:rPr>
                  <m:sty m:val="p"/>
                </m:rPr>
                <w:rPr>
                  <w:rFonts w:ascii="Cambria Math" w:eastAsia="Aptos" w:hAnsi="Cambria Math" w:cstheme="minorHAnsi"/>
                </w:rPr>
                <m:t>0</m:t>
              </m:r>
            </m:sup>
          </m:sSubSup>
          <m:sSup>
            <m:sSupPr>
              <m:ctrlPr>
                <w:rPr>
                  <w:rFonts w:ascii="Cambria Math" w:eastAsia="Aptos" w:hAnsi="Cambria Math" w:cstheme="minorHAnsi"/>
                  <w:i/>
                  <w:iCs/>
                </w:rPr>
              </m:ctrlPr>
            </m:sSupPr>
            <m:e>
              <m:d>
                <m:dPr>
                  <m:ctrlPr>
                    <w:rPr>
                      <w:rFonts w:ascii="Cambria Math" w:eastAsia="Aptos" w:hAnsi="Cambria Math" w:cstheme="minorHAnsi"/>
                      <w:i/>
                      <w:iCs/>
                    </w:rPr>
                  </m:ctrlPr>
                </m:dPr>
                <m:e>
                  <m:sSubSup>
                    <m:sSubSupPr>
                      <m:ctrlPr>
                        <w:rPr>
                          <w:rFonts w:ascii="Cambria Math" w:eastAsia="Aptos" w:hAnsi="Cambria Math" w:cstheme="minorHAnsi"/>
                          <w:iCs/>
                        </w:rPr>
                      </m:ctrlPr>
                    </m:sSubSupPr>
                    <m:e>
                      <m:r>
                        <m:rPr>
                          <m:sty m:val="p"/>
                        </m:rPr>
                        <w:rPr>
                          <w:rFonts w:ascii="Cambria Math" w:eastAsia="Aptos" w:hAnsi="Cambria Math" w:cstheme="minorHAnsi"/>
                        </w:rPr>
                        <m:t>δ</m:t>
                      </m:r>
                    </m:e>
                    <m:sub>
                      <m:r>
                        <m:rPr>
                          <m:sty m:val="p"/>
                        </m:rPr>
                        <w:rPr>
                          <w:rFonts w:ascii="Cambria Math" w:eastAsia="Aptos" w:hAnsi="Cambria Math" w:cstheme="minorHAnsi"/>
                        </w:rPr>
                        <m:t>3</m:t>
                      </m:r>
                    </m:sub>
                    <m:sup>
                      <m:r>
                        <m:rPr>
                          <m:sty m:val="p"/>
                        </m:rPr>
                        <w:rPr>
                          <w:rFonts w:ascii="Cambria Math" w:eastAsia="Aptos" w:hAnsi="Cambria Math" w:cstheme="minorHAnsi"/>
                        </w:rPr>
                        <m:t>0</m:t>
                      </m:r>
                    </m:sup>
                  </m:sSubSup>
                </m:e>
              </m:d>
            </m:e>
            <m:sup>
              <m:r>
                <w:rPr>
                  <w:rFonts w:ascii="Cambria Math" w:eastAsia="Aptos" w:hAnsi="Cambria Math" w:cstheme="minorHAnsi"/>
                </w:rPr>
                <m:t>2</m:t>
              </m:r>
            </m:sup>
          </m:sSup>
          <m:r>
            <m:rPr>
              <m:sty m:val="p"/>
            </m:rPr>
            <w:rPr>
              <w:rFonts w:ascii="Cambria Math" w:eastAsia="Aptos" w:hAnsi="Cambria Math" w:cstheme="minorHAnsi"/>
            </w:rPr>
            <m:t>=</m:t>
          </m:r>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m</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1</m:t>
                      </m:r>
                    </m:sub>
                    <m:sup>
                      <m:r>
                        <m:rPr>
                          <m:sty m:val="p"/>
                        </m:rPr>
                        <w:rPr>
                          <w:rFonts w:ascii="Cambria Math" w:hAnsi="Cambria Math" w:cstheme="minorHAnsi"/>
                        </w:rPr>
                        <m:t>s</m:t>
                      </m:r>
                    </m:sup>
                  </m:sSubSup>
                </m:den>
              </m:f>
            </m:e>
          </m:d>
          <m:sSup>
            <m:sSupPr>
              <m:ctrlPr>
                <w:rPr>
                  <w:rFonts w:ascii="Cambria Math" w:eastAsia="Aptos" w:hAnsi="Cambria Math" w:cstheme="minorHAnsi"/>
                  <w:i/>
                  <w:iCs/>
                </w:rPr>
              </m:ctrlPr>
            </m:sSupPr>
            <m:e>
              <m:d>
                <m:dPr>
                  <m:ctrlPr>
                    <w:rPr>
                      <w:rFonts w:ascii="Cambria Math" w:eastAsia="Aptos" w:hAnsi="Cambria Math" w:cstheme="minorHAnsi"/>
                      <w:iCs/>
                    </w:rPr>
                  </m:ctrlPr>
                </m:dPr>
                <m:e>
                  <m:f>
                    <m:fPr>
                      <m:ctrlPr>
                        <w:rPr>
                          <w:rFonts w:ascii="Cambria Math" w:eastAsia="Aptos" w:hAnsi="Cambria Math" w:cstheme="minorHAnsi"/>
                          <w:iCs/>
                        </w:rPr>
                      </m:ctrlPr>
                    </m:fPr>
                    <m:num>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num>
                    <m:den>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s</m:t>
                          </m:r>
                        </m:sup>
                      </m:sSubSup>
                    </m:den>
                  </m:f>
                </m:e>
              </m:d>
            </m:e>
            <m:sup>
              <m:r>
                <w:rPr>
                  <w:rFonts w:ascii="Cambria Math" w:eastAsia="Aptos" w:hAnsi="Cambria Math" w:cstheme="minorHAnsi"/>
                </w:rPr>
                <m:t>2</m:t>
              </m:r>
            </m:sup>
          </m:sSup>
        </m:oMath>
      </m:oMathPara>
    </w:p>
    <w:p w14:paraId="22B2A567" w14:textId="0FDB7E63" w:rsidR="00EA04D6" w:rsidRPr="00DC6B3C" w:rsidRDefault="00EA04D6" w:rsidP="00EA04D6">
      <w:pPr>
        <w:rPr>
          <w:rFonts w:ascii="Cambria Math" w:eastAsia="Aptos" w:hAnsi="Cambria Math" w:cstheme="minorHAnsi"/>
          <w:b/>
          <w:bCs/>
          <w:iCs/>
          <w:sz w:val="32"/>
          <w:szCs w:val="32"/>
        </w:rPr>
      </w:pPr>
      <m:oMathPara>
        <m:oMath>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1</m:t>
              </m:r>
            </m:sub>
            <m:sup>
              <m:r>
                <m:rPr>
                  <m:sty m:val="b"/>
                </m:rPr>
                <w:rPr>
                  <w:rFonts w:ascii="Cambria Math" w:hAnsi="Cambria Math" w:cstheme="minorHAnsi"/>
                </w:rPr>
                <m:t>s</m:t>
              </m:r>
            </m:sup>
          </m:sSubSup>
          <m:sSup>
            <m:sSupPr>
              <m:ctrlPr>
                <w:rPr>
                  <w:rFonts w:ascii="Cambria Math" w:hAnsi="Cambria Math" w:cstheme="minorHAnsi"/>
                  <w:b/>
                  <w:bCs/>
                </w:rPr>
              </m:ctrlPr>
            </m:sSupPr>
            <m:e>
              <m:d>
                <m:dPr>
                  <m:ctrlPr>
                    <w:rPr>
                      <w:rFonts w:ascii="Cambria Math" w:hAnsi="Cambria Math" w:cstheme="minorHAnsi"/>
                      <w:b/>
                      <w:bCs/>
                    </w:rPr>
                  </m:ctrlPr>
                </m:dPr>
                <m:e>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s</m:t>
                      </m:r>
                    </m:sup>
                  </m:sSubSup>
                </m:e>
              </m:d>
            </m:e>
            <m:sup>
              <m:r>
                <m:rPr>
                  <m:sty m:val="b"/>
                </m:rPr>
                <w:rPr>
                  <w:rFonts w:ascii="Cambria Math" w:hAnsi="Cambria Math" w:cstheme="minorHAnsi"/>
                </w:rPr>
                <m:t>2</m:t>
              </m:r>
            </m:sup>
          </m:sSup>
          <m:sSubSup>
            <m:sSubSupPr>
              <m:ctrlPr>
                <w:rPr>
                  <w:rFonts w:ascii="Cambria Math" w:eastAsia="Aptos" w:hAnsi="Cambria Math" w:cstheme="minorHAnsi"/>
                  <w:b/>
                  <w:bCs/>
                </w:rPr>
              </m:ctrlPr>
            </m:sSubSupPr>
            <m:e>
              <m:r>
                <m:rPr>
                  <m:sty m:val="b"/>
                </m:rPr>
                <w:rPr>
                  <w:rFonts w:ascii="Cambria Math" w:eastAsia="Aptos" w:hAnsi="Cambria Math" w:cstheme="minorHAnsi"/>
                </w:rPr>
                <m:t>δ</m:t>
              </m:r>
            </m:e>
            <m:sub>
              <m:r>
                <m:rPr>
                  <m:sty m:val="b"/>
                </m:rPr>
                <w:rPr>
                  <w:rFonts w:ascii="Cambria Math" w:eastAsia="Aptos" w:hAnsi="Cambria Math" w:cstheme="minorHAnsi"/>
                </w:rPr>
                <m:t>1</m:t>
              </m:r>
            </m:sub>
            <m:sup>
              <m:r>
                <m:rPr>
                  <m:sty m:val="b"/>
                </m:rPr>
                <w:rPr>
                  <w:rFonts w:ascii="Cambria Math" w:eastAsia="Aptos" w:hAnsi="Cambria Math" w:cstheme="minorHAnsi"/>
                </w:rPr>
                <m:t>0</m:t>
              </m:r>
            </m:sup>
          </m:sSubSup>
          <m:sSup>
            <m:sSupPr>
              <m:ctrlPr>
                <w:rPr>
                  <w:rFonts w:ascii="Cambria Math" w:eastAsia="Aptos" w:hAnsi="Cambria Math" w:cstheme="minorHAnsi"/>
                  <w:b/>
                  <w:bCs/>
                </w:rPr>
              </m:ctrlPr>
            </m:sSupPr>
            <m:e>
              <m:d>
                <m:dPr>
                  <m:ctrlPr>
                    <w:rPr>
                      <w:rFonts w:ascii="Cambria Math" w:eastAsia="Aptos" w:hAnsi="Cambria Math" w:cstheme="minorHAnsi"/>
                      <w:b/>
                      <w:bCs/>
                    </w:rPr>
                  </m:ctrlPr>
                </m:dPr>
                <m:e>
                  <m:sSubSup>
                    <m:sSubSupPr>
                      <m:ctrlPr>
                        <w:rPr>
                          <w:rFonts w:ascii="Cambria Math" w:eastAsia="Aptos" w:hAnsi="Cambria Math" w:cstheme="minorHAnsi"/>
                          <w:b/>
                          <w:bCs/>
                        </w:rPr>
                      </m:ctrlPr>
                    </m:sSubSupPr>
                    <m:e>
                      <m:r>
                        <m:rPr>
                          <m:sty m:val="b"/>
                        </m:rPr>
                        <w:rPr>
                          <w:rFonts w:ascii="Cambria Math" w:eastAsia="Aptos" w:hAnsi="Cambria Math" w:cstheme="minorHAnsi"/>
                        </w:rPr>
                        <m:t>δ</m:t>
                      </m:r>
                    </m:e>
                    <m:sub>
                      <m:r>
                        <m:rPr>
                          <m:sty m:val="b"/>
                        </m:rPr>
                        <w:rPr>
                          <w:rFonts w:ascii="Cambria Math" w:eastAsia="Aptos" w:hAnsi="Cambria Math" w:cstheme="minorHAnsi"/>
                        </w:rPr>
                        <m:t>3</m:t>
                      </m:r>
                    </m:sub>
                    <m:sup>
                      <m:r>
                        <m:rPr>
                          <m:sty m:val="b"/>
                        </m:rPr>
                        <w:rPr>
                          <w:rFonts w:ascii="Cambria Math" w:eastAsia="Aptos" w:hAnsi="Cambria Math" w:cstheme="minorHAnsi"/>
                        </w:rPr>
                        <m:t>0</m:t>
                      </m:r>
                    </m:sup>
                  </m:sSubSup>
                </m:e>
              </m:d>
            </m:e>
            <m:sup>
              <m:r>
                <m:rPr>
                  <m:sty m:val="b"/>
                </m:rPr>
                <w:rPr>
                  <w:rFonts w:ascii="Cambria Math" w:eastAsia="Aptos" w:hAnsi="Cambria Math" w:cstheme="minorHAnsi"/>
                </w:rPr>
                <m:t>2</m:t>
              </m:r>
            </m:sup>
          </m:sSup>
          <m:r>
            <m:rPr>
              <m:sty m:val="b"/>
            </m:rPr>
            <w:rPr>
              <w:rFonts w:ascii="Cambria Math" w:eastAsia="Aptos" w:hAnsi="Cambria Math" w:cstheme="minorHAnsi"/>
            </w:rPr>
            <m:t>=</m:t>
          </m:r>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1</m:t>
              </m:r>
            </m:sub>
            <m:sup>
              <m:r>
                <m:rPr>
                  <m:sty m:val="b"/>
                </m:rPr>
                <w:rPr>
                  <w:rFonts w:ascii="Cambria Math" w:hAnsi="Cambria Math" w:cstheme="minorHAnsi"/>
                </w:rPr>
                <m:t>m</m:t>
              </m:r>
            </m:sup>
          </m:sSubSup>
          <m:sSup>
            <m:sSupPr>
              <m:ctrlPr>
                <w:rPr>
                  <w:rFonts w:ascii="Cambria Math" w:hAnsi="Cambria Math" w:cstheme="minorHAnsi"/>
                  <w:b/>
                  <w:bCs/>
                  <w:i/>
                  <w:iCs/>
                </w:rPr>
              </m:ctrlPr>
            </m:sSupPr>
            <m:e>
              <m:d>
                <m:dPr>
                  <m:ctrlPr>
                    <w:rPr>
                      <w:rFonts w:ascii="Cambria Math" w:hAnsi="Cambria Math" w:cstheme="minorHAnsi"/>
                      <w:b/>
                      <w:bCs/>
                      <w:i/>
                      <w:iCs/>
                    </w:rPr>
                  </m:ctrlPr>
                </m:dPr>
                <m:e>
                  <m:sSubSup>
                    <m:sSubSupPr>
                      <m:ctrlPr>
                        <w:rPr>
                          <w:rFonts w:ascii="Cambria Math" w:hAnsi="Cambria Math" w:cstheme="minorHAnsi"/>
                          <w:b/>
                          <w:bCs/>
                          <w:i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m</m:t>
                      </m:r>
                    </m:sup>
                  </m:sSubSup>
                </m:e>
              </m:d>
            </m:e>
            <m:sup>
              <m:r>
                <m:rPr>
                  <m:sty m:val="bi"/>
                </m:rPr>
                <w:rPr>
                  <w:rFonts w:ascii="Cambria Math" w:hAnsi="Cambria Math" w:cstheme="minorHAnsi"/>
                </w:rPr>
                <m:t>2</m:t>
              </m:r>
            </m:sup>
          </m:sSup>
        </m:oMath>
      </m:oMathPara>
    </w:p>
    <w:p w14:paraId="3A8015C4" w14:textId="77777777" w:rsidR="00EA04D6" w:rsidRDefault="00EA04D6" w:rsidP="00EA04D6">
      <w:pPr>
        <w:rPr>
          <w:rFonts w:ascii="Cambria Math" w:eastAsia="Aptos" w:hAnsi="Cambria Math" w:cstheme="minorHAnsi"/>
        </w:rPr>
      </w:pPr>
    </w:p>
    <w:p w14:paraId="5ECFE6A1" w14:textId="77777777" w:rsidR="00EA04D6" w:rsidRDefault="00EA04D6" w:rsidP="00EA04D6">
      <w:pPr>
        <w:rPr>
          <w:rFonts w:eastAsia="Aptos" w:cstheme="minorHAnsi"/>
        </w:rPr>
      </w:pPr>
      <w:r>
        <w:rPr>
          <w:rFonts w:eastAsia="Aptos" w:cstheme="minorHAnsi"/>
        </w:rPr>
        <w:t>Maintaining electroneutrality such that,</w:t>
      </w:r>
    </w:p>
    <w:p w14:paraId="68CF93F0" w14:textId="77777777" w:rsidR="00EA04D6" w:rsidRPr="00465392" w:rsidRDefault="00EA04D6" w:rsidP="00EA04D6">
      <w:pPr>
        <w:rPr>
          <w:rFonts w:eastAsia="Aptos" w:cstheme="minorHAnsi"/>
          <w:iCs/>
        </w:rPr>
      </w:pPr>
      <m:oMathPara>
        <m:oMath>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r>
            <m:rPr>
              <m:sty m:val="p"/>
            </m:rPr>
            <w:rPr>
              <w:rFonts w:ascii="Cambria Math" w:eastAsia="Aptos" w:hAnsi="Cambria Math" w:cstheme="minorHAnsi"/>
            </w:rPr>
            <m:t>+</m:t>
          </m:r>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s</m:t>
              </m:r>
            </m:sup>
          </m:sSubSup>
          <m:r>
            <m:rPr>
              <m:sty m:val="p"/>
            </m:rPr>
            <w:rPr>
              <w:rFonts w:ascii="Cambria Math" w:eastAsia="Aptos" w:hAnsi="Cambria Math" w:cstheme="minorHAnsi"/>
            </w:rPr>
            <m:t>=0</m:t>
          </m:r>
        </m:oMath>
      </m:oMathPara>
    </w:p>
    <w:p w14:paraId="7E6B5C23" w14:textId="77777777" w:rsidR="00EA04D6" w:rsidRPr="00DC6B3C" w:rsidRDefault="00EA04D6" w:rsidP="00EA04D6">
      <w:pPr>
        <w:rPr>
          <w:rFonts w:eastAsia="Aptos" w:cstheme="minorHAnsi"/>
          <w:iCs/>
        </w:rPr>
      </w:pPr>
      <m:oMathPara>
        <m:oMath>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1</m:t>
              </m:r>
            </m:sub>
          </m:sSub>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r>
            <m:rPr>
              <m:sty m:val="p"/>
            </m:rPr>
            <w:rPr>
              <w:rFonts w:ascii="Cambria Math" w:eastAsia="Aptos" w:hAnsi="Cambria Math" w:cstheme="minorHAnsi"/>
            </w:rPr>
            <m:t>+</m:t>
          </m:r>
          <m:sSub>
            <m:sSubPr>
              <m:ctrlPr>
                <w:rPr>
                  <w:rFonts w:ascii="Cambria Math" w:eastAsia="Aptos" w:hAnsi="Cambria Math" w:cstheme="minorHAnsi"/>
                  <w:iCs/>
                </w:rPr>
              </m:ctrlPr>
            </m:sSubPr>
            <m:e>
              <m:r>
                <m:rPr>
                  <m:sty m:val="p"/>
                </m:rPr>
                <w:rPr>
                  <w:rFonts w:ascii="Cambria Math" w:eastAsia="Aptos" w:hAnsi="Cambria Math" w:cstheme="minorHAnsi"/>
                </w:rPr>
                <m:t>z</m:t>
              </m:r>
            </m:e>
            <m:sub>
              <m:r>
                <m:rPr>
                  <m:sty m:val="p"/>
                </m:rPr>
                <w:rPr>
                  <w:rFonts w:ascii="Cambria Math" w:eastAsia="Aptos" w:hAnsi="Cambria Math" w:cstheme="minorHAnsi"/>
                </w:rPr>
                <m:t>3</m:t>
              </m:r>
            </m:sub>
          </m:sSub>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3</m:t>
              </m:r>
            </m:sub>
            <m:sup>
              <m:r>
                <m:rPr>
                  <m:sty m:val="p"/>
                </m:rPr>
                <w:rPr>
                  <w:rFonts w:ascii="Cambria Math" w:eastAsia="Aptos" w:hAnsi="Cambria Math" w:cstheme="minorHAnsi"/>
                </w:rPr>
                <m:t>m</m:t>
              </m:r>
            </m:sup>
          </m:sSubSup>
          <m:r>
            <m:rPr>
              <m:sty m:val="p"/>
            </m:rPr>
            <w:rPr>
              <w:rFonts w:ascii="Cambria Math" w:eastAsia="Aptos" w:hAnsi="Cambria Math" w:cstheme="minorHAnsi"/>
            </w:rPr>
            <m:t>-|χ|=0</m:t>
          </m:r>
        </m:oMath>
      </m:oMathPara>
    </w:p>
    <w:p w14:paraId="77BAB7E0" w14:textId="77777777" w:rsidR="00EA04D6" w:rsidRPr="00DC6B3C" w:rsidRDefault="00EA04D6" w:rsidP="00EA04D6">
      <w:pPr>
        <w:rPr>
          <w:rFonts w:eastAsia="Aptos" w:cstheme="minorHAnsi"/>
          <w:iCs/>
        </w:rPr>
      </w:pPr>
    </w:p>
    <w:p w14:paraId="512D14AB" w14:textId="77777777" w:rsidR="00EA04D6" w:rsidRPr="00DC6B3C" w:rsidRDefault="00EA04D6" w:rsidP="00EA04D6">
      <w:pPr>
        <w:rPr>
          <w:rFonts w:eastAsia="Aptos" w:cstheme="minorHAnsi"/>
          <w:iCs/>
        </w:rPr>
      </w:pPr>
      <w:r w:rsidRPr="00DC6B3C">
        <w:rPr>
          <w:rFonts w:eastAsia="Aptos" w:cstheme="minorHAnsi"/>
          <w:iCs/>
        </w:rPr>
        <w:t xml:space="preserve">We can plug in the </w:t>
      </w:r>
      <m:oMath>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s</m:t>
            </m:r>
          </m:sup>
        </m:sSubSup>
      </m:oMath>
      <w:r w:rsidRPr="00DC6B3C">
        <w:rPr>
          <w:rFonts w:eastAsia="Aptos" w:cstheme="minorHAnsi"/>
          <w:iCs/>
        </w:rPr>
        <w:t xml:space="preserve"> and </w:t>
      </w:r>
      <m:oMath>
        <m:sSubSup>
          <m:sSubSupPr>
            <m:ctrlPr>
              <w:rPr>
                <w:rFonts w:ascii="Cambria Math" w:eastAsia="Aptos" w:hAnsi="Cambria Math" w:cstheme="minorHAnsi"/>
                <w:iCs/>
              </w:rPr>
            </m:ctrlPr>
          </m:sSubSupPr>
          <m:e>
            <m:r>
              <m:rPr>
                <m:sty m:val="p"/>
              </m:rPr>
              <w:rPr>
                <w:rFonts w:ascii="Cambria Math" w:eastAsia="Aptos" w:hAnsi="Cambria Math" w:cstheme="minorHAnsi"/>
              </w:rPr>
              <m:t>c</m:t>
            </m:r>
          </m:e>
          <m:sub>
            <m:r>
              <m:rPr>
                <m:sty m:val="p"/>
              </m:rPr>
              <w:rPr>
                <w:rFonts w:ascii="Cambria Math" w:eastAsia="Aptos" w:hAnsi="Cambria Math" w:cstheme="minorHAnsi"/>
              </w:rPr>
              <m:t>1</m:t>
            </m:r>
          </m:sub>
          <m:sup>
            <m:r>
              <m:rPr>
                <m:sty m:val="p"/>
              </m:rPr>
              <w:rPr>
                <w:rFonts w:ascii="Cambria Math" w:eastAsia="Aptos" w:hAnsi="Cambria Math" w:cstheme="minorHAnsi"/>
              </w:rPr>
              <m:t>m</m:t>
            </m:r>
          </m:sup>
        </m:sSubSup>
      </m:oMath>
      <w:r w:rsidRPr="00DC6B3C">
        <w:rPr>
          <w:rFonts w:eastAsia="Aptos" w:cstheme="minorHAnsi"/>
          <w:iCs/>
        </w:rPr>
        <w:t xml:space="preserve"> terms,</w:t>
      </w:r>
    </w:p>
    <w:p w14:paraId="497ECD8C" w14:textId="77777777" w:rsidR="00EA04D6" w:rsidRPr="00DC6B3C" w:rsidRDefault="00EA04D6" w:rsidP="00EA04D6">
      <w:pPr>
        <w:rPr>
          <w:rFonts w:eastAsia="Aptos" w:cstheme="minorHAnsi"/>
          <w:iCs/>
        </w:rPr>
      </w:pPr>
      <w:r w:rsidRPr="00DC6B3C">
        <w:rPr>
          <w:rFonts w:eastAsia="Aptos" w:cstheme="minorHAnsi"/>
          <w:iCs/>
        </w:rPr>
        <w:t xml:space="preserve"> </w:t>
      </w:r>
    </w:p>
    <w:p w14:paraId="20A03D24" w14:textId="1E6075DC" w:rsidR="00EA04D6" w:rsidRPr="00EA04D6" w:rsidRDefault="00EA04D6" w:rsidP="00EA04D6">
      <w:pPr>
        <w:rPr>
          <w:rFonts w:eastAsia="Aptos" w:cstheme="minorHAnsi"/>
        </w:rPr>
      </w:pPr>
      <m:oMathPara>
        <m:oMath>
          <m:f>
            <m:fPr>
              <m:ctrlPr>
                <w:rPr>
                  <w:rFonts w:ascii="Cambria Math" w:hAnsi="Cambria Math" w:cstheme="minorHAnsi"/>
                  <w:i/>
                </w:rPr>
              </m:ctrlPr>
            </m:fPr>
            <m:num>
              <m:sSubSup>
                <m:sSubSupPr>
                  <m:ctrlPr>
                    <w:rPr>
                      <w:rFonts w:ascii="Cambria Math" w:hAnsi="Cambria Math" w:cstheme="minorHAnsi"/>
                    </w:rPr>
                  </m:ctrlPr>
                </m:sSubSupPr>
                <m:e>
                  <m:r>
                    <m:rPr>
                      <m:sty m:val="p"/>
                    </m:rPr>
                    <w:rPr>
                      <w:rFonts w:ascii="Cambria Math" w:hAnsi="Cambria Math" w:cstheme="minorHAnsi"/>
                    </w:rPr>
                    <m:t>c</m:t>
                  </m:r>
                </m:e>
                <m:sub>
                  <m:r>
                    <w:rPr>
                      <w:rFonts w:ascii="Cambria Math" w:hAnsi="Cambria Math" w:cstheme="minorHAnsi"/>
                    </w:rPr>
                    <m:t>3</m:t>
                  </m:r>
                </m:sub>
                <m:sup>
                  <m:r>
                    <m:rPr>
                      <m:sty m:val="p"/>
                    </m:rPr>
                    <w:rPr>
                      <w:rFonts w:ascii="Cambria Math" w:hAnsi="Cambria Math" w:cstheme="minorHAnsi"/>
                    </w:rPr>
                    <m:t>s</m:t>
                  </m:r>
                </m:sup>
              </m:sSubSup>
            </m:num>
            <m:den>
              <m:r>
                <w:rPr>
                  <w:rFonts w:ascii="Cambria Math" w:hAnsi="Cambria Math" w:cstheme="minorHAnsi"/>
                </w:rPr>
                <m:t>2</m:t>
              </m:r>
            </m:den>
          </m:f>
          <m:sSup>
            <m:sSupPr>
              <m:ctrlPr>
                <w:rPr>
                  <w:rFonts w:ascii="Cambria Math" w:hAnsi="Cambria Math" w:cstheme="minorHAnsi"/>
                </w:rPr>
              </m:ctrlPr>
            </m:sSupPr>
            <m:e>
              <m:d>
                <m:dPr>
                  <m:ctrlPr>
                    <w:rPr>
                      <w:rFonts w:ascii="Cambria Math" w:hAnsi="Cambria Math" w:cstheme="minorHAnsi"/>
                    </w:rPr>
                  </m:ctrlPr>
                </m:dPr>
                <m:e>
                  <m:sSubSup>
                    <m:sSubSupPr>
                      <m:ctrlPr>
                        <w:rPr>
                          <w:rFonts w:ascii="Cambria Math" w:hAnsi="Cambria Math" w:cstheme="minorHAnsi"/>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s</m:t>
                      </m:r>
                    </m:sup>
                  </m:sSubSup>
                </m:e>
              </m:d>
            </m:e>
            <m:sup>
              <m:r>
                <m:rPr>
                  <m:sty m:val="p"/>
                </m:rPr>
                <w:rPr>
                  <w:rFonts w:ascii="Cambria Math" w:hAnsi="Cambria Math" w:cstheme="minorHAnsi"/>
                </w:rPr>
                <m:t>2</m:t>
              </m:r>
            </m:sup>
          </m:sSup>
          <m:sSubSup>
            <m:sSubSupPr>
              <m:ctrlPr>
                <w:rPr>
                  <w:rFonts w:ascii="Cambria Math" w:eastAsia="Aptos" w:hAnsi="Cambria Math" w:cstheme="minorHAnsi"/>
                </w:rPr>
              </m:ctrlPr>
            </m:sSubSupPr>
            <m:e>
              <m:r>
                <m:rPr>
                  <m:sty m:val="p"/>
                </m:rPr>
                <w:rPr>
                  <w:rFonts w:ascii="Cambria Math" w:eastAsia="Aptos" w:hAnsi="Cambria Math" w:cstheme="minorHAnsi"/>
                </w:rPr>
                <m:t>δ</m:t>
              </m:r>
            </m:e>
            <m:sub>
              <m:r>
                <m:rPr>
                  <m:sty m:val="p"/>
                </m:rPr>
                <w:rPr>
                  <w:rFonts w:ascii="Cambria Math" w:eastAsia="Aptos" w:hAnsi="Cambria Math" w:cstheme="minorHAnsi"/>
                </w:rPr>
                <m:t>1</m:t>
              </m:r>
            </m:sub>
            <m:sup>
              <m:r>
                <m:rPr>
                  <m:sty m:val="p"/>
                </m:rPr>
                <w:rPr>
                  <w:rFonts w:ascii="Cambria Math" w:eastAsia="Aptos" w:hAnsi="Cambria Math" w:cstheme="minorHAnsi"/>
                </w:rPr>
                <m:t>0</m:t>
              </m:r>
            </m:sup>
          </m:sSubSup>
          <m:sSup>
            <m:sSupPr>
              <m:ctrlPr>
                <w:rPr>
                  <w:rFonts w:ascii="Cambria Math" w:eastAsia="Aptos" w:hAnsi="Cambria Math" w:cstheme="minorHAnsi"/>
                </w:rPr>
              </m:ctrlPr>
            </m:sSupPr>
            <m:e>
              <m:d>
                <m:dPr>
                  <m:ctrlPr>
                    <w:rPr>
                      <w:rFonts w:ascii="Cambria Math" w:eastAsia="Aptos" w:hAnsi="Cambria Math" w:cstheme="minorHAnsi"/>
                    </w:rPr>
                  </m:ctrlPr>
                </m:dPr>
                <m:e>
                  <m:sSubSup>
                    <m:sSubSupPr>
                      <m:ctrlPr>
                        <w:rPr>
                          <w:rFonts w:ascii="Cambria Math" w:eastAsia="Aptos" w:hAnsi="Cambria Math" w:cstheme="minorHAnsi"/>
                        </w:rPr>
                      </m:ctrlPr>
                    </m:sSubSupPr>
                    <m:e>
                      <m:r>
                        <m:rPr>
                          <m:sty m:val="p"/>
                        </m:rPr>
                        <w:rPr>
                          <w:rFonts w:ascii="Cambria Math" w:eastAsia="Aptos" w:hAnsi="Cambria Math" w:cstheme="minorHAnsi"/>
                        </w:rPr>
                        <m:t>δ</m:t>
                      </m:r>
                    </m:e>
                    <m:sub>
                      <m:r>
                        <m:rPr>
                          <m:sty m:val="p"/>
                        </m:rPr>
                        <w:rPr>
                          <w:rFonts w:ascii="Cambria Math" w:eastAsia="Aptos" w:hAnsi="Cambria Math" w:cstheme="minorHAnsi"/>
                        </w:rPr>
                        <m:t>3</m:t>
                      </m:r>
                    </m:sub>
                    <m:sup>
                      <m:r>
                        <m:rPr>
                          <m:sty m:val="p"/>
                        </m:rPr>
                        <w:rPr>
                          <w:rFonts w:ascii="Cambria Math" w:eastAsia="Aptos" w:hAnsi="Cambria Math" w:cstheme="minorHAnsi"/>
                        </w:rPr>
                        <m:t>0</m:t>
                      </m:r>
                    </m:sup>
                  </m:sSubSup>
                </m:e>
              </m:d>
            </m:e>
            <m:sup>
              <m:r>
                <m:rPr>
                  <m:sty m:val="p"/>
                </m:rPr>
                <w:rPr>
                  <w:rFonts w:ascii="Cambria Math" w:eastAsia="Aptos" w:hAnsi="Cambria Math" w:cstheme="minorHAnsi"/>
                </w:rPr>
                <m:t>2</m:t>
              </m:r>
            </m:sup>
          </m:sSup>
          <m:r>
            <m:rPr>
              <m:sty m:val="p"/>
            </m:rPr>
            <w:rPr>
              <w:rFonts w:ascii="Cambria Math" w:eastAsia="Aptos" w:hAnsi="Cambria Math" w:cstheme="minorHAnsi"/>
            </w:rPr>
            <m:t>=</m:t>
          </m:r>
          <m:f>
            <m:fPr>
              <m:ctrlPr>
                <w:rPr>
                  <w:rFonts w:ascii="Cambria Math" w:hAnsi="Cambria Math" w:cstheme="minorHAnsi"/>
                </w:rPr>
              </m:ctrlPr>
            </m:fPr>
            <m:num>
              <m:sSubSup>
                <m:sSubSupPr>
                  <m:ctrlPr>
                    <w:rPr>
                      <w:rFonts w:ascii="Cambria Math" w:hAnsi="Cambria Math" w:cstheme="minorHAnsi"/>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r>
                <w:rPr>
                  <w:rFonts w:ascii="Cambria Math" w:hAnsi="Cambria Math" w:cstheme="minorHAnsi"/>
                </w:rPr>
                <m:t>+</m:t>
              </m:r>
              <m:r>
                <m:rPr>
                  <m:sty m:val="p"/>
                </m:rPr>
                <w:rPr>
                  <w:rFonts w:ascii="Cambria Math" w:eastAsia="Aptos" w:hAnsi="Cambria Math" w:cstheme="minorHAnsi"/>
                </w:rPr>
                <m:t>|χ|</m:t>
              </m:r>
            </m:num>
            <m:den>
              <m:r>
                <w:rPr>
                  <w:rFonts w:ascii="Cambria Math" w:hAnsi="Cambria Math" w:cstheme="minorHAnsi"/>
                </w:rPr>
                <m:t>2</m:t>
              </m:r>
            </m:den>
          </m:f>
          <m:sSup>
            <m:sSupPr>
              <m:ctrlPr>
                <w:rPr>
                  <w:rFonts w:ascii="Cambria Math" w:hAnsi="Cambria Math" w:cstheme="minorHAnsi"/>
                  <w:i/>
                  <w:iCs/>
                </w:rPr>
              </m:ctrlPr>
            </m:sSupPr>
            <m:e>
              <m:d>
                <m:dPr>
                  <m:ctrlPr>
                    <w:rPr>
                      <w:rFonts w:ascii="Cambria Math" w:hAnsi="Cambria Math" w:cstheme="minorHAnsi"/>
                      <w:i/>
                      <w:iCs/>
                    </w:rPr>
                  </m:ctrlPr>
                </m:dPr>
                <m:e>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e>
              </m:d>
            </m:e>
            <m:sup>
              <m:r>
                <w:rPr>
                  <w:rFonts w:ascii="Cambria Math" w:hAnsi="Cambria Math" w:cstheme="minorHAnsi"/>
                </w:rPr>
                <m:t>2</m:t>
              </m:r>
            </m:sup>
          </m:sSup>
        </m:oMath>
      </m:oMathPara>
    </w:p>
    <w:p w14:paraId="3E565A48" w14:textId="75964173" w:rsidR="00EA04D6" w:rsidRPr="00DC6B3C" w:rsidRDefault="00EA04D6" w:rsidP="00EA04D6">
      <w:pPr>
        <w:rPr>
          <w:rFonts w:eastAsia="Aptos" w:cstheme="minorHAnsi"/>
        </w:rPr>
      </w:pPr>
    </w:p>
    <w:p w14:paraId="73A4B270" w14:textId="0ED3FD9F" w:rsidR="00EA04D6" w:rsidRPr="00EA04D6" w:rsidRDefault="00EA04D6" w:rsidP="00EA04D6">
      <w:pPr>
        <w:rPr>
          <w:rFonts w:eastAsia="Aptos" w:cstheme="minorHAnsi"/>
        </w:rPr>
      </w:pPr>
      <m:oMathPara>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den>
          </m:f>
          <m:sSup>
            <m:sSupPr>
              <m:ctrlPr>
                <w:rPr>
                  <w:rFonts w:ascii="Cambria Math" w:hAnsi="Cambria Math" w:cstheme="minorHAnsi"/>
                </w:rPr>
              </m:ctrlPr>
            </m:sSupPr>
            <m:e>
              <m:d>
                <m:dPr>
                  <m:ctrlPr>
                    <w:rPr>
                      <w:rFonts w:ascii="Cambria Math" w:hAnsi="Cambria Math" w:cstheme="minorHAnsi"/>
                    </w:rPr>
                  </m:ctrlPr>
                </m:dPr>
                <m:e>
                  <m:sSubSup>
                    <m:sSubSupPr>
                      <m:ctrlPr>
                        <w:rPr>
                          <w:rFonts w:ascii="Cambria Math" w:hAnsi="Cambria Math" w:cstheme="minorHAnsi"/>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s</m:t>
                      </m:r>
                    </m:sup>
                  </m:sSubSup>
                </m:e>
              </m:d>
            </m:e>
            <m:sup>
              <m:r>
                <m:rPr>
                  <m:sty m:val="p"/>
                </m:rPr>
                <w:rPr>
                  <w:rFonts w:ascii="Cambria Math" w:hAnsi="Cambria Math" w:cstheme="minorHAnsi"/>
                </w:rPr>
                <m:t>3</m:t>
              </m:r>
            </m:sup>
          </m:sSup>
          <m:sSubSup>
            <m:sSubSupPr>
              <m:ctrlPr>
                <w:rPr>
                  <w:rFonts w:ascii="Cambria Math" w:eastAsia="Aptos" w:hAnsi="Cambria Math" w:cstheme="minorHAnsi"/>
                </w:rPr>
              </m:ctrlPr>
            </m:sSubSupPr>
            <m:e>
              <m:r>
                <m:rPr>
                  <m:sty m:val="p"/>
                </m:rPr>
                <w:rPr>
                  <w:rFonts w:ascii="Cambria Math" w:eastAsia="Aptos" w:hAnsi="Cambria Math" w:cstheme="minorHAnsi"/>
                </w:rPr>
                <m:t>δ</m:t>
              </m:r>
            </m:e>
            <m:sub>
              <m:r>
                <m:rPr>
                  <m:sty m:val="p"/>
                </m:rPr>
                <w:rPr>
                  <w:rFonts w:ascii="Cambria Math" w:eastAsia="Aptos" w:hAnsi="Cambria Math" w:cstheme="minorHAnsi"/>
                </w:rPr>
                <m:t>1</m:t>
              </m:r>
            </m:sub>
            <m:sup>
              <m:r>
                <m:rPr>
                  <m:sty m:val="p"/>
                </m:rPr>
                <w:rPr>
                  <w:rFonts w:ascii="Cambria Math" w:eastAsia="Aptos" w:hAnsi="Cambria Math" w:cstheme="minorHAnsi"/>
                </w:rPr>
                <m:t>0</m:t>
              </m:r>
            </m:sup>
          </m:sSubSup>
          <m:sSup>
            <m:sSupPr>
              <m:ctrlPr>
                <w:rPr>
                  <w:rFonts w:ascii="Cambria Math" w:eastAsia="Aptos" w:hAnsi="Cambria Math" w:cstheme="minorHAnsi"/>
                </w:rPr>
              </m:ctrlPr>
            </m:sSupPr>
            <m:e>
              <m:d>
                <m:dPr>
                  <m:ctrlPr>
                    <w:rPr>
                      <w:rFonts w:ascii="Cambria Math" w:eastAsia="Aptos" w:hAnsi="Cambria Math" w:cstheme="minorHAnsi"/>
                    </w:rPr>
                  </m:ctrlPr>
                </m:dPr>
                <m:e>
                  <m:sSubSup>
                    <m:sSubSupPr>
                      <m:ctrlPr>
                        <w:rPr>
                          <w:rFonts w:ascii="Cambria Math" w:eastAsia="Aptos" w:hAnsi="Cambria Math" w:cstheme="minorHAnsi"/>
                        </w:rPr>
                      </m:ctrlPr>
                    </m:sSubSupPr>
                    <m:e>
                      <m:r>
                        <m:rPr>
                          <m:sty m:val="p"/>
                        </m:rPr>
                        <w:rPr>
                          <w:rFonts w:ascii="Cambria Math" w:eastAsia="Aptos" w:hAnsi="Cambria Math" w:cstheme="minorHAnsi"/>
                        </w:rPr>
                        <m:t>δ</m:t>
                      </m:r>
                    </m:e>
                    <m:sub>
                      <m:r>
                        <m:rPr>
                          <m:sty m:val="p"/>
                        </m:rPr>
                        <w:rPr>
                          <w:rFonts w:ascii="Cambria Math" w:eastAsia="Aptos" w:hAnsi="Cambria Math" w:cstheme="minorHAnsi"/>
                        </w:rPr>
                        <m:t>3</m:t>
                      </m:r>
                    </m:sub>
                    <m:sup>
                      <m:r>
                        <m:rPr>
                          <m:sty m:val="p"/>
                        </m:rPr>
                        <w:rPr>
                          <w:rFonts w:ascii="Cambria Math" w:eastAsia="Aptos" w:hAnsi="Cambria Math" w:cstheme="minorHAnsi"/>
                        </w:rPr>
                        <m:t>0</m:t>
                      </m:r>
                    </m:sup>
                  </m:sSubSup>
                </m:e>
              </m:d>
            </m:e>
            <m:sup>
              <m:r>
                <m:rPr>
                  <m:sty m:val="p"/>
                </m:rPr>
                <w:rPr>
                  <w:rFonts w:ascii="Cambria Math" w:eastAsia="Aptos" w:hAnsi="Cambria Math" w:cstheme="minorHAnsi"/>
                </w:rPr>
                <m:t>2</m:t>
              </m:r>
            </m:sup>
          </m:sSup>
          <m:r>
            <m:rPr>
              <m:sty m:val="p"/>
            </m:rPr>
            <w:rPr>
              <w:rFonts w:ascii="Cambria Math" w:eastAsia="Aptos"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den>
          </m:f>
          <m:d>
            <m:dPr>
              <m:ctrlPr>
                <w:rPr>
                  <w:rFonts w:ascii="Cambria Math" w:hAnsi="Cambria Math" w:cstheme="minorHAnsi"/>
                  <w:i/>
                </w:rPr>
              </m:ctrlPr>
            </m:dPr>
            <m:e>
              <m:sSup>
                <m:sSupPr>
                  <m:ctrlPr>
                    <w:rPr>
                      <w:rFonts w:ascii="Cambria Math" w:hAnsi="Cambria Math" w:cstheme="minorHAnsi"/>
                      <w:i/>
                    </w:rPr>
                  </m:ctrlPr>
                </m:sSupPr>
                <m:e>
                  <m:d>
                    <m:dPr>
                      <m:ctrlPr>
                        <w:rPr>
                          <w:rFonts w:ascii="Cambria Math" w:hAnsi="Cambria Math" w:cstheme="minorHAnsi"/>
                          <w:i/>
                        </w:rPr>
                      </m:ctrlPr>
                    </m:dPr>
                    <m:e>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e>
                  </m:d>
                </m:e>
                <m:sup>
                  <m:r>
                    <w:rPr>
                      <w:rFonts w:ascii="Cambria Math" w:hAnsi="Cambria Math" w:cstheme="minorHAnsi"/>
                    </w:rPr>
                    <m:t>3</m:t>
                  </m:r>
                </m:sup>
              </m:sSup>
              <m:r>
                <w:rPr>
                  <w:rFonts w:ascii="Cambria Math" w:hAnsi="Cambria Math" w:cstheme="minorHAnsi"/>
                </w:rPr>
                <m:t>+</m:t>
              </m:r>
              <m:r>
                <m:rPr>
                  <m:sty m:val="p"/>
                </m:rPr>
                <w:rPr>
                  <w:rFonts w:ascii="Cambria Math" w:eastAsia="Aptos" w:hAnsi="Cambria Math" w:cstheme="minorHAnsi"/>
                </w:rPr>
                <m:t>|χ|</m:t>
              </m:r>
              <m:sSup>
                <m:sSupPr>
                  <m:ctrlPr>
                    <w:rPr>
                      <w:rFonts w:ascii="Cambria Math" w:hAnsi="Cambria Math" w:cstheme="minorHAnsi"/>
                      <w:i/>
                    </w:rPr>
                  </m:ctrlPr>
                </m:sSupPr>
                <m:e>
                  <m:d>
                    <m:dPr>
                      <m:ctrlPr>
                        <w:rPr>
                          <w:rFonts w:ascii="Cambria Math" w:hAnsi="Cambria Math" w:cstheme="minorHAnsi"/>
                          <w:i/>
                        </w:rPr>
                      </m:ctrlPr>
                    </m:dPr>
                    <m:e>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e>
                  </m:d>
                </m:e>
                <m:sup>
                  <m:r>
                    <w:rPr>
                      <w:rFonts w:ascii="Cambria Math" w:hAnsi="Cambria Math" w:cstheme="minorHAnsi"/>
                    </w:rPr>
                    <m:t>2</m:t>
                  </m:r>
                </m:sup>
              </m:sSup>
            </m:e>
          </m:d>
        </m:oMath>
      </m:oMathPara>
    </w:p>
    <w:p w14:paraId="3629EC47" w14:textId="427A31E8" w:rsidR="00EA04D6" w:rsidRPr="00EA04D6" w:rsidRDefault="00EA04D6" w:rsidP="00EA04D6">
      <w:pPr>
        <w:rPr>
          <w:rFonts w:eastAsia="Aptos" w:cstheme="minorHAnsi"/>
        </w:rPr>
      </w:pPr>
      <m:oMathPara>
        <m:oMath>
          <m:sSup>
            <m:sSupPr>
              <m:ctrlPr>
                <w:rPr>
                  <w:rFonts w:ascii="Cambria Math" w:hAnsi="Cambria Math" w:cstheme="minorHAnsi"/>
                </w:rPr>
              </m:ctrlPr>
            </m:sSupPr>
            <m:e>
              <m:d>
                <m:dPr>
                  <m:ctrlPr>
                    <w:rPr>
                      <w:rFonts w:ascii="Cambria Math" w:hAnsi="Cambria Math" w:cstheme="minorHAnsi"/>
                    </w:rPr>
                  </m:ctrlPr>
                </m:dPr>
                <m:e>
                  <m:sSubSup>
                    <m:sSubSupPr>
                      <m:ctrlPr>
                        <w:rPr>
                          <w:rFonts w:ascii="Cambria Math" w:hAnsi="Cambria Math" w:cstheme="minorHAnsi"/>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s</m:t>
                      </m:r>
                    </m:sup>
                  </m:sSubSup>
                </m:e>
              </m:d>
            </m:e>
            <m:sup>
              <m:r>
                <m:rPr>
                  <m:sty m:val="p"/>
                </m:rPr>
                <w:rPr>
                  <w:rFonts w:ascii="Cambria Math" w:hAnsi="Cambria Math" w:cstheme="minorHAnsi"/>
                </w:rPr>
                <m:t>3</m:t>
              </m:r>
            </m:sup>
          </m:sSup>
          <m:sSubSup>
            <m:sSubSupPr>
              <m:ctrlPr>
                <w:rPr>
                  <w:rFonts w:ascii="Cambria Math" w:eastAsia="Aptos" w:hAnsi="Cambria Math" w:cstheme="minorHAnsi"/>
                </w:rPr>
              </m:ctrlPr>
            </m:sSubSupPr>
            <m:e>
              <m:r>
                <m:rPr>
                  <m:sty m:val="p"/>
                </m:rPr>
                <w:rPr>
                  <w:rFonts w:ascii="Cambria Math" w:eastAsia="Aptos" w:hAnsi="Cambria Math" w:cstheme="minorHAnsi"/>
                </w:rPr>
                <m:t>δ</m:t>
              </m:r>
            </m:e>
            <m:sub>
              <m:r>
                <m:rPr>
                  <m:sty m:val="p"/>
                </m:rPr>
                <w:rPr>
                  <w:rFonts w:ascii="Cambria Math" w:eastAsia="Aptos" w:hAnsi="Cambria Math" w:cstheme="minorHAnsi"/>
                </w:rPr>
                <m:t>1</m:t>
              </m:r>
            </m:sub>
            <m:sup>
              <m:r>
                <m:rPr>
                  <m:sty m:val="p"/>
                </m:rPr>
                <w:rPr>
                  <w:rFonts w:ascii="Cambria Math" w:eastAsia="Aptos" w:hAnsi="Cambria Math" w:cstheme="minorHAnsi"/>
                </w:rPr>
                <m:t>0</m:t>
              </m:r>
            </m:sup>
          </m:sSubSup>
          <m:sSup>
            <m:sSupPr>
              <m:ctrlPr>
                <w:rPr>
                  <w:rFonts w:ascii="Cambria Math" w:eastAsia="Aptos" w:hAnsi="Cambria Math" w:cstheme="minorHAnsi"/>
                </w:rPr>
              </m:ctrlPr>
            </m:sSupPr>
            <m:e>
              <m:d>
                <m:dPr>
                  <m:ctrlPr>
                    <w:rPr>
                      <w:rFonts w:ascii="Cambria Math" w:eastAsia="Aptos" w:hAnsi="Cambria Math" w:cstheme="minorHAnsi"/>
                    </w:rPr>
                  </m:ctrlPr>
                </m:dPr>
                <m:e>
                  <m:sSubSup>
                    <m:sSubSupPr>
                      <m:ctrlPr>
                        <w:rPr>
                          <w:rFonts w:ascii="Cambria Math" w:eastAsia="Aptos" w:hAnsi="Cambria Math" w:cstheme="minorHAnsi"/>
                        </w:rPr>
                      </m:ctrlPr>
                    </m:sSubSupPr>
                    <m:e>
                      <m:r>
                        <m:rPr>
                          <m:sty m:val="p"/>
                        </m:rPr>
                        <w:rPr>
                          <w:rFonts w:ascii="Cambria Math" w:eastAsia="Aptos" w:hAnsi="Cambria Math" w:cstheme="minorHAnsi"/>
                        </w:rPr>
                        <m:t>δ</m:t>
                      </m:r>
                    </m:e>
                    <m:sub>
                      <m:r>
                        <m:rPr>
                          <m:sty m:val="p"/>
                        </m:rPr>
                        <w:rPr>
                          <w:rFonts w:ascii="Cambria Math" w:eastAsia="Aptos" w:hAnsi="Cambria Math" w:cstheme="minorHAnsi"/>
                        </w:rPr>
                        <m:t>3</m:t>
                      </m:r>
                    </m:sub>
                    <m:sup>
                      <m:r>
                        <m:rPr>
                          <m:sty m:val="p"/>
                        </m:rPr>
                        <w:rPr>
                          <w:rFonts w:ascii="Cambria Math" w:eastAsia="Aptos" w:hAnsi="Cambria Math" w:cstheme="minorHAnsi"/>
                        </w:rPr>
                        <m:t>0</m:t>
                      </m:r>
                    </m:sup>
                  </m:sSubSup>
                </m:e>
              </m:d>
            </m:e>
            <m:sup>
              <m:r>
                <m:rPr>
                  <m:sty m:val="p"/>
                </m:rPr>
                <w:rPr>
                  <w:rFonts w:ascii="Cambria Math" w:eastAsia="Aptos" w:hAnsi="Cambria Math" w:cstheme="minorHAnsi"/>
                </w:rPr>
                <m:t>2</m:t>
              </m:r>
            </m:sup>
          </m:sSup>
          <m:r>
            <m:rPr>
              <m:sty m:val="p"/>
            </m:rPr>
            <w:rPr>
              <w:rFonts w:ascii="Cambria Math" w:eastAsia="Aptos" w:hAnsi="Cambria Math" w:cstheme="minorHAnsi"/>
            </w:rPr>
            <m:t>=</m:t>
          </m:r>
          <m:sSup>
            <m:sSupPr>
              <m:ctrlPr>
                <w:rPr>
                  <w:rFonts w:ascii="Cambria Math" w:hAnsi="Cambria Math" w:cstheme="minorHAnsi"/>
                  <w:i/>
                </w:rPr>
              </m:ctrlPr>
            </m:sSupPr>
            <m:e>
              <m:d>
                <m:dPr>
                  <m:ctrlPr>
                    <w:rPr>
                      <w:rFonts w:ascii="Cambria Math" w:hAnsi="Cambria Math" w:cstheme="minorHAnsi"/>
                      <w:i/>
                    </w:rPr>
                  </m:ctrlPr>
                </m:dPr>
                <m:e>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e>
              </m:d>
            </m:e>
            <m:sup>
              <m:r>
                <w:rPr>
                  <w:rFonts w:ascii="Cambria Math" w:hAnsi="Cambria Math" w:cstheme="minorHAnsi"/>
                </w:rPr>
                <m:t>3</m:t>
              </m:r>
            </m:sup>
          </m:sSup>
          <m:r>
            <w:rPr>
              <w:rFonts w:ascii="Cambria Math" w:hAnsi="Cambria Math" w:cstheme="minorHAnsi"/>
            </w:rPr>
            <m:t>+</m:t>
          </m:r>
          <m:r>
            <m:rPr>
              <m:sty m:val="p"/>
            </m:rPr>
            <w:rPr>
              <w:rFonts w:ascii="Cambria Math" w:eastAsia="Aptos" w:hAnsi="Cambria Math" w:cstheme="minorHAnsi"/>
            </w:rPr>
            <m:t>|χ|</m:t>
          </m:r>
          <m:sSup>
            <m:sSupPr>
              <m:ctrlPr>
                <w:rPr>
                  <w:rFonts w:ascii="Cambria Math" w:hAnsi="Cambria Math" w:cstheme="minorHAnsi"/>
                  <w:i/>
                </w:rPr>
              </m:ctrlPr>
            </m:sSupPr>
            <m:e>
              <m:d>
                <m:dPr>
                  <m:ctrlPr>
                    <w:rPr>
                      <w:rFonts w:ascii="Cambria Math" w:hAnsi="Cambria Math" w:cstheme="minorHAnsi"/>
                      <w:i/>
                    </w:rPr>
                  </m:ctrlPr>
                </m:dPr>
                <m:e>
                  <m:sSubSup>
                    <m:sSubSupPr>
                      <m:ctrlPr>
                        <w:rPr>
                          <w:rFonts w:ascii="Cambria Math" w:hAnsi="Cambria Math" w:cstheme="minorHAnsi"/>
                          <w:iCs/>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m</m:t>
                      </m:r>
                    </m:sup>
                  </m:sSubSup>
                </m:e>
              </m:d>
            </m:e>
            <m:sup>
              <m:r>
                <w:rPr>
                  <w:rFonts w:ascii="Cambria Math" w:hAnsi="Cambria Math" w:cstheme="minorHAnsi"/>
                </w:rPr>
                <m:t>2</m:t>
              </m:r>
            </m:sup>
          </m:sSup>
        </m:oMath>
      </m:oMathPara>
    </w:p>
    <w:p w14:paraId="11D24B95" w14:textId="77777777" w:rsidR="00EA04D6" w:rsidRPr="00DC6B3C" w:rsidRDefault="00EA04D6" w:rsidP="00EA04D6">
      <w:pPr>
        <w:rPr>
          <w:rFonts w:eastAsia="Aptos" w:cstheme="minorHAnsi"/>
        </w:rPr>
      </w:pPr>
    </w:p>
    <w:p w14:paraId="4BAA5B49" w14:textId="77777777" w:rsidR="00EA04D6" w:rsidRPr="00DC6B3C" w:rsidRDefault="00EA04D6" w:rsidP="00EA04D6">
      <w:pPr>
        <w:rPr>
          <w:rFonts w:eastAsia="Aptos" w:cstheme="minorHAnsi"/>
        </w:rPr>
      </w:pPr>
      <w:r w:rsidRPr="00DC6B3C">
        <w:rPr>
          <w:rFonts w:eastAsia="Aptos" w:cstheme="minorHAnsi"/>
        </w:rPr>
        <w:t xml:space="preserve">We set </w:t>
      </w:r>
      <m:oMath>
        <m:sSubSup>
          <m:sSubSupPr>
            <m:ctrlPr>
              <w:rPr>
                <w:rFonts w:ascii="Cambria Math" w:eastAsia="Aptos" w:hAnsi="Cambria Math" w:cstheme="minorHAnsi"/>
              </w:rPr>
            </m:ctrlPr>
          </m:sSubSupPr>
          <m:e>
            <m:r>
              <m:rPr>
                <m:sty m:val="p"/>
              </m:rPr>
              <w:rPr>
                <w:rFonts w:ascii="Cambria Math" w:eastAsia="Aptos" w:hAnsi="Cambria Math" w:cstheme="minorHAnsi"/>
              </w:rPr>
              <m:t>δ</m:t>
            </m:r>
          </m:e>
          <m:sub>
            <m:r>
              <m:rPr>
                <m:sty m:val="p"/>
              </m:rPr>
              <w:rPr>
                <w:rFonts w:ascii="Cambria Math" w:eastAsia="Aptos" w:hAnsi="Cambria Math" w:cstheme="minorHAnsi"/>
              </w:rPr>
              <m:t>1</m:t>
            </m:r>
          </m:sub>
          <m:sup>
            <m:r>
              <m:rPr>
                <m:sty m:val="p"/>
              </m:rPr>
              <w:rPr>
                <w:rFonts w:ascii="Cambria Math" w:eastAsia="Aptos" w:hAnsi="Cambria Math" w:cstheme="minorHAnsi"/>
              </w:rPr>
              <m:t>0</m:t>
            </m:r>
          </m:sup>
        </m:sSubSup>
        <m:sSubSup>
          <m:sSubSupPr>
            <m:ctrlPr>
              <w:rPr>
                <w:rFonts w:ascii="Cambria Math" w:eastAsia="Aptos" w:hAnsi="Cambria Math" w:cstheme="minorHAnsi"/>
              </w:rPr>
            </m:ctrlPr>
          </m:sSubSupPr>
          <m:e>
            <m:r>
              <m:rPr>
                <m:sty m:val="p"/>
              </m:rPr>
              <w:rPr>
                <w:rFonts w:ascii="Cambria Math" w:eastAsia="Aptos" w:hAnsi="Cambria Math" w:cstheme="minorHAnsi"/>
              </w:rPr>
              <m:t>δ</m:t>
            </m:r>
          </m:e>
          <m:sub>
            <m:r>
              <m:rPr>
                <m:sty m:val="p"/>
              </m:rPr>
              <w:rPr>
                <w:rFonts w:ascii="Cambria Math" w:eastAsia="Aptos" w:hAnsi="Cambria Math" w:cstheme="minorHAnsi"/>
              </w:rPr>
              <m:t>3</m:t>
            </m:r>
          </m:sub>
          <m:sup>
            <m:r>
              <m:rPr>
                <m:sty m:val="p"/>
              </m:rPr>
              <w:rPr>
                <w:rFonts w:ascii="Cambria Math" w:eastAsia="Aptos" w:hAnsi="Cambria Math" w:cstheme="minorHAnsi"/>
              </w:rPr>
              <m:t>0</m:t>
            </m:r>
          </m:sup>
        </m:sSubSup>
        <m:r>
          <m:rPr>
            <m:sty m:val="p"/>
          </m:rPr>
          <w:rPr>
            <w:rFonts w:ascii="Cambria Math" w:eastAsia="Aptos" w:hAnsi="Cambria Math" w:cstheme="minorHAnsi"/>
          </w:rPr>
          <m:t>=</m:t>
        </m:r>
        <m:sSup>
          <m:sSupPr>
            <m:ctrlPr>
              <w:rPr>
                <w:rFonts w:ascii="Cambria Math" w:eastAsia="Aptos" w:hAnsi="Cambria Math" w:cstheme="minorHAnsi"/>
              </w:rPr>
            </m:ctrlPr>
          </m:sSupPr>
          <m:e>
            <m:r>
              <m:rPr>
                <m:sty m:val="p"/>
              </m:rPr>
              <w:rPr>
                <w:rFonts w:ascii="Cambria Math" w:eastAsia="Aptos" w:hAnsi="Cambria Math" w:cstheme="minorHAnsi"/>
              </w:rPr>
              <m:t>δ</m:t>
            </m:r>
          </m:e>
          <m:sup>
            <m:r>
              <m:rPr>
                <m:sty m:val="p"/>
              </m:rPr>
              <w:rPr>
                <w:rFonts w:ascii="Cambria Math" w:eastAsia="Aptos" w:hAnsi="Cambria Math" w:cstheme="minorHAnsi"/>
              </w:rPr>
              <m:t>*</m:t>
            </m:r>
          </m:sup>
        </m:sSup>
      </m:oMath>
      <w:r w:rsidRPr="00DC6B3C">
        <w:rPr>
          <w:rFonts w:eastAsia="Aptos" w:cstheme="minorHAnsi"/>
        </w:rPr>
        <w:t xml:space="preserve"> and obtain the co-ion form.</w:t>
      </w:r>
    </w:p>
    <w:p w14:paraId="617CD649" w14:textId="0C543BF5" w:rsidR="00EA04D6" w:rsidRPr="00DC6B3C" w:rsidRDefault="00EA04D6" w:rsidP="00EA04D6">
      <w:pPr>
        <w:rPr>
          <w:rFonts w:eastAsia="Aptos" w:cstheme="minorHAnsi"/>
          <w:b/>
          <w:bCs/>
        </w:rPr>
      </w:pPr>
      <m:oMathPara>
        <m:oMath>
          <m:sSup>
            <m:sSupPr>
              <m:ctrlPr>
                <w:rPr>
                  <w:rFonts w:ascii="Cambria Math" w:hAnsi="Cambria Math" w:cstheme="minorHAnsi"/>
                  <w:b/>
                  <w:bCs/>
                </w:rPr>
              </m:ctrlPr>
            </m:sSupPr>
            <m:e>
              <m:d>
                <m:dPr>
                  <m:ctrlPr>
                    <w:rPr>
                      <w:rFonts w:ascii="Cambria Math" w:hAnsi="Cambria Math" w:cstheme="minorHAnsi"/>
                      <w:b/>
                      <w:bCs/>
                    </w:rPr>
                  </m:ctrlPr>
                </m:dPr>
                <m:e>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m</m:t>
                      </m:r>
                    </m:sup>
                  </m:sSubSup>
                </m:e>
              </m:d>
            </m:e>
            <m:sup>
              <m:r>
                <m:rPr>
                  <m:sty m:val="b"/>
                </m:rPr>
                <w:rPr>
                  <w:rFonts w:ascii="Cambria Math" w:hAnsi="Cambria Math" w:cstheme="minorHAnsi"/>
                </w:rPr>
                <m:t>3</m:t>
              </m:r>
            </m:sup>
          </m:sSup>
          <m:r>
            <m:rPr>
              <m:sty m:val="b"/>
            </m:rPr>
            <w:rPr>
              <w:rFonts w:ascii="Cambria Math" w:hAnsi="Cambria Math" w:cstheme="minorHAnsi"/>
            </w:rPr>
            <m:t>+</m:t>
          </m:r>
          <m:d>
            <m:dPr>
              <m:begChr m:val="|"/>
              <m:endChr m:val="|"/>
              <m:ctrlPr>
                <w:rPr>
                  <w:rFonts w:ascii="Cambria Math" w:eastAsia="Aptos" w:hAnsi="Cambria Math" w:cstheme="minorHAnsi"/>
                  <w:b/>
                  <w:bCs/>
                </w:rPr>
              </m:ctrlPr>
            </m:dPr>
            <m:e>
              <m:r>
                <m:rPr>
                  <m:sty m:val="b"/>
                </m:rPr>
                <w:rPr>
                  <w:rFonts w:ascii="Cambria Math" w:eastAsia="Aptos" w:hAnsi="Cambria Math" w:cstheme="minorHAnsi"/>
                </w:rPr>
                <m:t>χ</m:t>
              </m:r>
            </m:e>
          </m:d>
          <m:sSup>
            <m:sSupPr>
              <m:ctrlPr>
                <w:rPr>
                  <w:rFonts w:ascii="Cambria Math" w:hAnsi="Cambria Math" w:cstheme="minorHAnsi"/>
                  <w:b/>
                  <w:bCs/>
                </w:rPr>
              </m:ctrlPr>
            </m:sSupPr>
            <m:e>
              <m:d>
                <m:dPr>
                  <m:ctrlPr>
                    <w:rPr>
                      <w:rFonts w:ascii="Cambria Math" w:hAnsi="Cambria Math" w:cstheme="minorHAnsi"/>
                      <w:b/>
                      <w:bCs/>
                    </w:rPr>
                  </m:ctrlPr>
                </m:dPr>
                <m:e>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m</m:t>
                      </m:r>
                    </m:sup>
                  </m:sSubSup>
                </m:e>
              </m:d>
            </m:e>
            <m:sup>
              <m:r>
                <m:rPr>
                  <m:sty m:val="b"/>
                </m:rPr>
                <w:rPr>
                  <w:rFonts w:ascii="Cambria Math" w:hAnsi="Cambria Math" w:cstheme="minorHAnsi"/>
                </w:rPr>
                <m:t>2</m:t>
              </m:r>
            </m:sup>
          </m:sSup>
          <m:sSup>
            <m:sSupPr>
              <m:ctrlPr>
                <w:rPr>
                  <w:rFonts w:ascii="Cambria Math" w:hAnsi="Cambria Math" w:cstheme="minorHAnsi"/>
                  <w:b/>
                  <w:bCs/>
                </w:rPr>
              </m:ctrlPr>
            </m:sSupPr>
            <m:e>
              <m:r>
                <m:rPr>
                  <m:sty m:val="b"/>
                </m:rPr>
                <w:rPr>
                  <w:rFonts w:ascii="Cambria Math" w:hAnsi="Cambria Math" w:cstheme="minorHAnsi"/>
                </w:rPr>
                <m:t>-</m:t>
              </m:r>
              <m:d>
                <m:dPr>
                  <m:ctrlPr>
                    <w:rPr>
                      <w:rFonts w:ascii="Cambria Math" w:hAnsi="Cambria Math" w:cstheme="minorHAnsi"/>
                      <w:b/>
                      <w:bCs/>
                    </w:rPr>
                  </m:ctrlPr>
                </m:dPr>
                <m:e>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s</m:t>
                      </m:r>
                    </m:sup>
                  </m:sSubSup>
                </m:e>
              </m:d>
            </m:e>
            <m:sup>
              <m:r>
                <m:rPr>
                  <m:sty m:val="b"/>
                </m:rPr>
                <w:rPr>
                  <w:rFonts w:ascii="Cambria Math" w:hAnsi="Cambria Math" w:cstheme="minorHAnsi"/>
                </w:rPr>
                <m:t>3</m:t>
              </m:r>
            </m:sup>
          </m:sSup>
          <m:sSup>
            <m:sSupPr>
              <m:ctrlPr>
                <w:rPr>
                  <w:rFonts w:ascii="Cambria Math" w:eastAsia="Aptos" w:hAnsi="Cambria Math" w:cstheme="minorHAnsi"/>
                  <w:b/>
                  <w:bCs/>
                </w:rPr>
              </m:ctrlPr>
            </m:sSupPr>
            <m:e>
              <m:r>
                <m:rPr>
                  <m:sty m:val="b"/>
                </m:rPr>
                <w:rPr>
                  <w:rFonts w:ascii="Cambria Math" w:eastAsia="Aptos" w:hAnsi="Cambria Math" w:cstheme="minorHAnsi"/>
                </w:rPr>
                <m:t>δ</m:t>
              </m:r>
            </m:e>
            <m:sup>
              <m:r>
                <m:rPr>
                  <m:sty m:val="b"/>
                </m:rPr>
                <w:rPr>
                  <w:rFonts w:ascii="Cambria Math" w:eastAsia="Aptos" w:hAnsi="Cambria Math" w:cstheme="minorHAnsi"/>
                </w:rPr>
                <m:t>*</m:t>
              </m:r>
            </m:sup>
          </m:sSup>
          <m:sSubSup>
            <m:sSubSupPr>
              <m:ctrlPr>
                <w:rPr>
                  <w:rFonts w:ascii="Cambria Math" w:eastAsia="Aptos" w:hAnsi="Cambria Math" w:cstheme="minorHAnsi"/>
                  <w:b/>
                  <w:bCs/>
                </w:rPr>
              </m:ctrlPr>
            </m:sSubSupPr>
            <m:e>
              <m:r>
                <m:rPr>
                  <m:sty m:val="b"/>
                </m:rPr>
                <w:rPr>
                  <w:rFonts w:ascii="Cambria Math" w:eastAsia="Aptos" w:hAnsi="Cambria Math" w:cstheme="minorHAnsi"/>
                </w:rPr>
                <m:t>δ</m:t>
              </m:r>
            </m:e>
            <m:sub>
              <m:r>
                <m:rPr>
                  <m:sty m:val="b"/>
                </m:rPr>
                <w:rPr>
                  <w:rFonts w:ascii="Cambria Math" w:eastAsia="Aptos" w:hAnsi="Cambria Math" w:cstheme="minorHAnsi"/>
                </w:rPr>
                <m:t>3</m:t>
              </m:r>
            </m:sub>
            <m:sup>
              <m:r>
                <m:rPr>
                  <m:sty m:val="b"/>
                </m:rPr>
                <w:rPr>
                  <w:rFonts w:ascii="Cambria Math" w:eastAsia="Aptos" w:hAnsi="Cambria Math" w:cstheme="minorHAnsi"/>
                </w:rPr>
                <m:t>0</m:t>
              </m:r>
            </m:sup>
          </m:sSubSup>
          <m:r>
            <m:rPr>
              <m:sty m:val="b"/>
            </m:rPr>
            <w:rPr>
              <w:rFonts w:ascii="Cambria Math" w:eastAsia="Aptos" w:hAnsi="Cambria Math" w:cstheme="minorHAnsi"/>
            </w:rPr>
            <m:t>=0</m:t>
          </m:r>
        </m:oMath>
      </m:oMathPara>
    </w:p>
    <w:p w14:paraId="0D359566" w14:textId="77777777" w:rsidR="00EA04D6" w:rsidRPr="00DC6B3C" w:rsidRDefault="00EA04D6" w:rsidP="00EA04D6">
      <w:pPr>
        <w:rPr>
          <w:rFonts w:eastAsia="Aptos" w:cstheme="minorHAnsi"/>
          <w:b/>
          <w:bCs/>
        </w:rPr>
      </w:pPr>
    </w:p>
    <w:p w14:paraId="5BB12C97" w14:textId="747188A7" w:rsidR="00EA04D6" w:rsidRPr="00DC6B3C" w:rsidRDefault="00EA04D6" w:rsidP="00EA04D6">
      <w:pPr>
        <w:rPr>
          <w:rFonts w:eastAsia="Aptos" w:cstheme="minorHAnsi"/>
        </w:rPr>
      </w:pPr>
      <w:r>
        <w:rPr>
          <w:rFonts w:eastAsia="Aptos" w:cstheme="minorHAnsi"/>
          <w:iCs/>
        </w:rPr>
        <w:t xml:space="preserve">Taking this one step further where we define </w:t>
      </w:r>
      <m:oMath>
        <m:sSub>
          <m:sSubPr>
            <m:ctrlPr>
              <w:rPr>
                <w:rFonts w:ascii="Cambria Math" w:eastAsia="Aptos" w:hAnsi="Cambria Math" w:cstheme="minorHAnsi"/>
              </w:rPr>
            </m:ctrlPr>
          </m:sSubPr>
          <m:e>
            <m:r>
              <m:rPr>
                <m:sty m:val="p"/>
              </m:rPr>
              <w:rPr>
                <w:rFonts w:ascii="Cambria Math" w:eastAsia="Aptos" w:hAnsi="Cambria Math" w:cstheme="minorHAnsi"/>
              </w:rPr>
              <m:t>H</m:t>
            </m:r>
          </m:e>
          <m:sub>
            <m:r>
              <m:rPr>
                <m:sty m:val="p"/>
              </m:rPr>
              <w:rPr>
                <w:rFonts w:ascii="Cambria Math" w:eastAsia="Aptos" w:hAnsi="Cambria Math" w:cstheme="minorHAnsi"/>
              </w:rPr>
              <m:t>i</m:t>
            </m:r>
          </m:sub>
        </m:sSub>
        <m:r>
          <m:rPr>
            <m:sty m:val="p"/>
          </m:rPr>
          <w:rPr>
            <w:rFonts w:ascii="Cambria Math" w:eastAsia="Aptos" w:hAnsi="Cambria Math" w:cstheme="minorHAnsi"/>
          </w:rPr>
          <m:t>=</m:t>
        </m:r>
        <m:f>
          <m:fPr>
            <m:ctrlPr>
              <w:rPr>
                <w:rFonts w:ascii="Cambria Math" w:eastAsia="Aptos" w:hAnsi="Cambria Math" w:cstheme="minorHAnsi"/>
              </w:rPr>
            </m:ctrlPr>
          </m:fPr>
          <m:num>
            <m:sSubSup>
              <m:sSubSupPr>
                <m:ctrlPr>
                  <w:rPr>
                    <w:rFonts w:ascii="Cambria Math" w:hAnsi="Cambria Math" w:cstheme="minorHAnsi"/>
                  </w:rPr>
                </m:ctrlPr>
              </m:sSubSupPr>
              <m:e>
                <m:r>
                  <m:rPr>
                    <m:sty m:val="p"/>
                  </m:rPr>
                  <w:rPr>
                    <w:rFonts w:ascii="Cambria Math" w:hAnsi="Cambria Math" w:cstheme="minorHAnsi"/>
                  </w:rPr>
                  <m:t>c</m:t>
                </m:r>
              </m:e>
              <m:sub>
                <m:r>
                  <m:rPr>
                    <m:sty m:val="p"/>
                  </m:rPr>
                  <w:rPr>
                    <w:rFonts w:ascii="Cambria Math" w:hAnsi="Cambria Math" w:cstheme="minorHAnsi"/>
                  </w:rPr>
                  <m:t>i</m:t>
                </m:r>
              </m:sub>
              <m:sup>
                <m:r>
                  <m:rPr>
                    <m:sty m:val="p"/>
                  </m:rPr>
                  <w:rPr>
                    <w:rFonts w:ascii="Cambria Math" w:hAnsi="Cambria Math" w:cstheme="minorHAnsi"/>
                  </w:rPr>
                  <m:t>m</m:t>
                </m:r>
              </m:sup>
            </m:sSubSup>
          </m:num>
          <m:den>
            <m:sSubSup>
              <m:sSubSupPr>
                <m:ctrlPr>
                  <w:rPr>
                    <w:rFonts w:ascii="Cambria Math" w:hAnsi="Cambria Math" w:cstheme="minorHAnsi"/>
                  </w:rPr>
                </m:ctrlPr>
              </m:sSubSupPr>
              <m:e>
                <m:r>
                  <m:rPr>
                    <m:sty m:val="p"/>
                  </m:rPr>
                  <w:rPr>
                    <w:rFonts w:ascii="Cambria Math" w:hAnsi="Cambria Math" w:cstheme="minorHAnsi"/>
                  </w:rPr>
                  <m:t>c</m:t>
                </m:r>
              </m:e>
              <m:sub>
                <m:r>
                  <m:rPr>
                    <m:sty m:val="p"/>
                  </m:rPr>
                  <w:rPr>
                    <w:rFonts w:ascii="Cambria Math" w:hAnsi="Cambria Math" w:cstheme="minorHAnsi"/>
                  </w:rPr>
                  <m:t>i</m:t>
                </m:r>
              </m:sub>
              <m:sup>
                <m:r>
                  <m:rPr>
                    <m:sty m:val="p"/>
                  </m:rPr>
                  <w:rPr>
                    <w:rFonts w:ascii="Cambria Math" w:hAnsi="Cambria Math" w:cstheme="minorHAnsi"/>
                  </w:rPr>
                  <m:t>s</m:t>
                </m:r>
              </m:sup>
            </m:sSubSup>
          </m:den>
        </m:f>
      </m:oMath>
      <w:r>
        <w:rPr>
          <w:rFonts w:eastAsia="Aptos" w:cstheme="minorHAnsi"/>
        </w:rPr>
        <w:t xml:space="preserve">, divide each term </w:t>
      </w:r>
      <w:r w:rsidRPr="00DC6B3C">
        <w:rPr>
          <w:rFonts w:eastAsia="Aptos" w:cstheme="minorHAnsi"/>
        </w:rPr>
        <w:t>by</w:t>
      </w:r>
      <w:r>
        <w:rPr>
          <w:rFonts w:eastAsia="Aptos" w:cstheme="minorHAnsi"/>
        </w:rPr>
        <w:t xml:space="preserve"> </w:t>
      </w:r>
      <m:oMath>
        <m:sSup>
          <m:sSupPr>
            <m:ctrlPr>
              <w:rPr>
                <w:rFonts w:ascii="Cambria Math" w:hAnsi="Cambria Math" w:cstheme="minorHAnsi"/>
              </w:rPr>
            </m:ctrlPr>
          </m:sSupPr>
          <m:e>
            <m:d>
              <m:dPr>
                <m:ctrlPr>
                  <w:rPr>
                    <w:rFonts w:ascii="Cambria Math" w:hAnsi="Cambria Math" w:cstheme="minorHAnsi"/>
                  </w:rPr>
                </m:ctrlPr>
              </m:dPr>
              <m:e>
                <m:sSubSup>
                  <m:sSubSupPr>
                    <m:ctrlPr>
                      <w:rPr>
                        <w:rFonts w:ascii="Cambria Math" w:hAnsi="Cambria Math" w:cstheme="minorHAnsi"/>
                      </w:rPr>
                    </m:ctrlPr>
                  </m:sSubSupPr>
                  <m:e>
                    <m:r>
                      <m:rPr>
                        <m:sty m:val="p"/>
                      </m:rPr>
                      <w:rPr>
                        <w:rFonts w:ascii="Cambria Math" w:hAnsi="Cambria Math" w:cstheme="minorHAnsi"/>
                      </w:rPr>
                      <m:t>c</m:t>
                    </m:r>
                  </m:e>
                  <m:sub>
                    <m:r>
                      <m:rPr>
                        <m:sty m:val="p"/>
                      </m:rPr>
                      <w:rPr>
                        <w:rFonts w:ascii="Cambria Math" w:hAnsi="Cambria Math" w:cstheme="minorHAnsi"/>
                      </w:rPr>
                      <m:t>3</m:t>
                    </m:r>
                  </m:sub>
                  <m:sup>
                    <m:r>
                      <m:rPr>
                        <m:sty m:val="p"/>
                      </m:rPr>
                      <w:rPr>
                        <w:rFonts w:ascii="Cambria Math" w:hAnsi="Cambria Math" w:cstheme="minorHAnsi"/>
                      </w:rPr>
                      <m:t>s</m:t>
                    </m:r>
                  </m:sup>
                </m:sSubSup>
              </m:e>
            </m:d>
          </m:e>
          <m:sup>
            <m:r>
              <m:rPr>
                <m:sty m:val="p"/>
              </m:rPr>
              <w:rPr>
                <w:rFonts w:ascii="Cambria Math" w:hAnsi="Cambria Math" w:cstheme="minorHAnsi"/>
              </w:rPr>
              <m:t>3</m:t>
            </m:r>
          </m:sup>
        </m:sSup>
      </m:oMath>
      <w:r w:rsidRPr="00DC6B3C">
        <w:rPr>
          <w:rFonts w:eastAsia="Aptos" w:cstheme="minorHAnsi"/>
        </w:rPr>
        <w:t>,</w:t>
      </w:r>
    </w:p>
    <w:p w14:paraId="37088216" w14:textId="40AD9E39" w:rsidR="00EA04D6" w:rsidRPr="00466058" w:rsidRDefault="00EA04D6" w:rsidP="00EA04D6">
      <w:pPr>
        <w:rPr>
          <w:rFonts w:eastAsia="Aptos" w:cstheme="minorHAnsi"/>
          <w:iCs/>
        </w:rPr>
      </w:pPr>
      <m:oMathPara>
        <m:oMath>
          <m:sSubSup>
            <m:sSubSupPr>
              <m:ctrlPr>
                <w:rPr>
                  <w:rFonts w:ascii="Cambria Math" w:hAnsi="Cambria Math" w:cstheme="minorHAnsi"/>
                  <w:b/>
                  <w:bCs/>
                  <w:iCs/>
                </w:rPr>
              </m:ctrlPr>
            </m:sSubSupPr>
            <m:e>
              <m:r>
                <m:rPr>
                  <m:sty m:val="b"/>
                </m:rPr>
                <w:rPr>
                  <w:rFonts w:ascii="Cambria Math" w:hAnsi="Cambria Math" w:cstheme="minorHAnsi"/>
                </w:rPr>
                <m:t>H</m:t>
              </m:r>
            </m:e>
            <m:sub>
              <m:r>
                <m:rPr>
                  <m:sty m:val="b"/>
                </m:rPr>
                <w:rPr>
                  <w:rFonts w:ascii="Cambria Math" w:hAnsi="Cambria Math" w:cstheme="minorHAnsi"/>
                </w:rPr>
                <m:t>3</m:t>
              </m:r>
            </m:sub>
            <m:sup>
              <m:r>
                <m:rPr>
                  <m:sty m:val="bi"/>
                </m:rPr>
                <w:rPr>
                  <w:rFonts w:ascii="Cambria Math" w:hAnsi="Cambria Math" w:cstheme="minorHAnsi"/>
                </w:rPr>
                <m:t>3</m:t>
              </m:r>
            </m:sup>
          </m:sSubSup>
          <m:r>
            <m:rPr>
              <m:sty m:val="b"/>
            </m:rPr>
            <w:rPr>
              <w:rFonts w:ascii="Cambria Math" w:hAnsi="Cambria Math" w:cstheme="minorHAnsi"/>
            </w:rPr>
            <m:t>-</m:t>
          </m:r>
          <m:f>
            <m:fPr>
              <m:ctrlPr>
                <w:rPr>
                  <w:rFonts w:ascii="Cambria Math" w:eastAsia="Aptos" w:hAnsi="Cambria Math" w:cstheme="minorHAnsi"/>
                  <w:b/>
                  <w:bCs/>
                  <w:i/>
                  <w:iCs/>
                </w:rPr>
              </m:ctrlPr>
            </m:fPr>
            <m:num>
              <m:d>
                <m:dPr>
                  <m:begChr m:val="|"/>
                  <m:endChr m:val="|"/>
                  <m:ctrlPr>
                    <w:rPr>
                      <w:rFonts w:ascii="Cambria Math" w:eastAsia="Aptos" w:hAnsi="Cambria Math" w:cstheme="minorHAnsi"/>
                      <w:b/>
                      <w:bCs/>
                      <w:iCs/>
                    </w:rPr>
                  </m:ctrlPr>
                </m:dPr>
                <m:e>
                  <m:r>
                    <m:rPr>
                      <m:sty m:val="b"/>
                    </m:rPr>
                    <w:rPr>
                      <w:rFonts w:ascii="Cambria Math" w:eastAsia="Aptos" w:hAnsi="Cambria Math" w:cstheme="minorHAnsi"/>
                    </w:rPr>
                    <m:t>χ</m:t>
                  </m:r>
                </m:e>
              </m:d>
            </m:num>
            <m:den>
              <m:sSubSup>
                <m:sSubSupPr>
                  <m:ctrlPr>
                    <w:rPr>
                      <w:rFonts w:ascii="Cambria Math" w:hAnsi="Cambria Math" w:cstheme="minorHAnsi"/>
                      <w:b/>
                      <w:bCs/>
                      <w:i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s</m:t>
                  </m:r>
                </m:sup>
              </m:sSubSup>
            </m:den>
          </m:f>
          <m:sSubSup>
            <m:sSubSupPr>
              <m:ctrlPr>
                <w:rPr>
                  <w:rFonts w:ascii="Cambria Math" w:hAnsi="Cambria Math" w:cstheme="minorHAnsi"/>
                  <w:b/>
                  <w:bCs/>
                  <w:iCs/>
                </w:rPr>
              </m:ctrlPr>
            </m:sSubSupPr>
            <m:e>
              <m:r>
                <m:rPr>
                  <m:sty m:val="b"/>
                </m:rPr>
                <w:rPr>
                  <w:rFonts w:ascii="Cambria Math" w:hAnsi="Cambria Math" w:cstheme="minorHAnsi"/>
                </w:rPr>
                <m:t>H</m:t>
              </m:r>
            </m:e>
            <m:sub>
              <m:r>
                <m:rPr>
                  <m:sty m:val="b"/>
                </m:rPr>
                <w:rPr>
                  <w:rFonts w:ascii="Cambria Math" w:hAnsi="Cambria Math" w:cstheme="minorHAnsi"/>
                </w:rPr>
                <m:t>3</m:t>
              </m:r>
            </m:sub>
            <m:sup>
              <m:r>
                <m:rPr>
                  <m:sty m:val="bi"/>
                </m:rPr>
                <w:rPr>
                  <w:rFonts w:ascii="Cambria Math" w:hAnsi="Cambria Math" w:cstheme="minorHAnsi"/>
                </w:rPr>
                <m:t>2</m:t>
              </m:r>
            </m:sup>
          </m:sSubSup>
          <m:r>
            <m:rPr>
              <m:sty m:val="bi"/>
            </m:rPr>
            <w:rPr>
              <w:rFonts w:ascii="Cambria Math" w:eastAsia="Aptos" w:hAnsi="Cambria Math" w:cstheme="minorHAnsi"/>
            </w:rPr>
            <m:t>-</m:t>
          </m:r>
          <m:sSup>
            <m:sSupPr>
              <m:ctrlPr>
                <w:rPr>
                  <w:rFonts w:ascii="Cambria Math" w:eastAsia="Aptos" w:hAnsi="Cambria Math" w:cstheme="minorHAnsi"/>
                  <w:b/>
                  <w:bCs/>
                </w:rPr>
              </m:ctrlPr>
            </m:sSupPr>
            <m:e>
              <m:r>
                <m:rPr>
                  <m:sty m:val="b"/>
                </m:rPr>
                <w:rPr>
                  <w:rFonts w:ascii="Cambria Math" w:eastAsia="Aptos" w:hAnsi="Cambria Math" w:cstheme="minorHAnsi"/>
                </w:rPr>
                <m:t>δ</m:t>
              </m:r>
            </m:e>
            <m:sup>
              <m:r>
                <m:rPr>
                  <m:sty m:val="b"/>
                </m:rPr>
                <w:rPr>
                  <w:rFonts w:ascii="Cambria Math" w:eastAsia="Aptos" w:hAnsi="Cambria Math" w:cstheme="minorHAnsi"/>
                </w:rPr>
                <m:t>*</m:t>
              </m:r>
            </m:sup>
          </m:sSup>
          <m:sSubSup>
            <m:sSubSupPr>
              <m:ctrlPr>
                <w:rPr>
                  <w:rFonts w:ascii="Cambria Math" w:eastAsia="Aptos" w:hAnsi="Cambria Math" w:cstheme="minorHAnsi"/>
                  <w:b/>
                  <w:bCs/>
                </w:rPr>
              </m:ctrlPr>
            </m:sSubSupPr>
            <m:e>
              <m:r>
                <m:rPr>
                  <m:sty m:val="b"/>
                </m:rPr>
                <w:rPr>
                  <w:rFonts w:ascii="Cambria Math" w:eastAsia="Aptos" w:hAnsi="Cambria Math" w:cstheme="minorHAnsi"/>
                </w:rPr>
                <m:t>δ</m:t>
              </m:r>
            </m:e>
            <m:sub>
              <m:r>
                <m:rPr>
                  <m:sty m:val="b"/>
                </m:rPr>
                <w:rPr>
                  <w:rFonts w:ascii="Cambria Math" w:eastAsia="Aptos" w:hAnsi="Cambria Math" w:cstheme="minorHAnsi"/>
                </w:rPr>
                <m:t>3</m:t>
              </m:r>
            </m:sub>
            <m:sup>
              <m:r>
                <m:rPr>
                  <m:sty m:val="b"/>
                </m:rPr>
                <w:rPr>
                  <w:rFonts w:ascii="Cambria Math" w:eastAsia="Aptos" w:hAnsi="Cambria Math" w:cstheme="minorHAnsi"/>
                </w:rPr>
                <m:t>0</m:t>
              </m:r>
            </m:sup>
          </m:sSubSup>
          <m:r>
            <m:rPr>
              <m:sty m:val="b"/>
            </m:rPr>
            <w:rPr>
              <w:rFonts w:ascii="Cambria Math" w:eastAsia="Aptos" w:hAnsi="Cambria Math" w:cstheme="minorHAnsi"/>
            </w:rPr>
            <m:t>=0</m:t>
          </m:r>
        </m:oMath>
      </m:oMathPara>
    </w:p>
    <w:p w14:paraId="51A24773" w14:textId="4CD9084E" w:rsidR="00466058" w:rsidRDefault="00466058" w:rsidP="00EA04D6">
      <w:pPr>
        <w:rPr>
          <w:rFonts w:eastAsia="Aptos" w:cstheme="minorHAnsi"/>
          <w:iCs/>
        </w:rPr>
      </w:pPr>
      <w:r>
        <w:rPr>
          <w:rFonts w:eastAsia="Aptos" w:cstheme="minorHAnsi"/>
          <w:iCs/>
        </w:rPr>
        <w:t>Similarly, for LaCl</w:t>
      </w:r>
      <w:r>
        <w:rPr>
          <w:rFonts w:eastAsia="Aptos" w:cstheme="minorHAnsi"/>
          <w:iCs/>
          <w:vertAlign w:val="subscript"/>
        </w:rPr>
        <w:t>3</w:t>
      </w:r>
      <w:r>
        <w:rPr>
          <w:rFonts w:eastAsia="Aptos" w:cstheme="minorHAnsi"/>
          <w:iCs/>
        </w:rPr>
        <w:t>,</w:t>
      </w:r>
    </w:p>
    <w:p w14:paraId="1E9E32FB" w14:textId="77777777" w:rsidR="00466058" w:rsidRPr="00466058" w:rsidRDefault="00466058" w:rsidP="00EA04D6">
      <w:pPr>
        <w:rPr>
          <w:rFonts w:eastAsia="Aptos" w:cstheme="minorHAnsi"/>
          <w:iCs/>
        </w:rPr>
      </w:pPr>
    </w:p>
    <w:p w14:paraId="67BF8C8D" w14:textId="2354BC1C" w:rsidR="00DC6B3C" w:rsidRPr="00466058" w:rsidRDefault="00466058" w:rsidP="00816D62">
      <w:pPr>
        <w:rPr>
          <w:rFonts w:eastAsiaTheme="minorEastAsia" w:cstheme="minorHAnsi"/>
          <w:b/>
          <w:bCs/>
          <w:iCs/>
        </w:rPr>
      </w:pPr>
      <m:oMathPara>
        <m:oMath>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1</m:t>
              </m:r>
            </m:sub>
            <m:sup>
              <m:r>
                <m:rPr>
                  <m:sty m:val="b"/>
                </m:rPr>
                <w:rPr>
                  <w:rFonts w:ascii="Cambria Math" w:hAnsi="Cambria Math" w:cstheme="minorHAnsi"/>
                </w:rPr>
                <m:t>s</m:t>
              </m:r>
            </m:sup>
          </m:sSubSup>
          <m:sSup>
            <m:sSupPr>
              <m:ctrlPr>
                <w:rPr>
                  <w:rFonts w:ascii="Cambria Math" w:hAnsi="Cambria Math" w:cstheme="minorHAnsi"/>
                  <w:b/>
                  <w:bCs/>
                </w:rPr>
              </m:ctrlPr>
            </m:sSupPr>
            <m:e>
              <m:d>
                <m:dPr>
                  <m:ctrlPr>
                    <w:rPr>
                      <w:rFonts w:ascii="Cambria Math" w:hAnsi="Cambria Math" w:cstheme="minorHAnsi"/>
                      <w:b/>
                      <w:bCs/>
                    </w:rPr>
                  </m:ctrlPr>
                </m:dPr>
                <m:e>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s</m:t>
                      </m:r>
                    </m:sup>
                  </m:sSubSup>
                </m:e>
              </m:d>
            </m:e>
            <m:sup>
              <m:r>
                <m:rPr>
                  <m:sty m:val="b"/>
                </m:rPr>
                <w:rPr>
                  <w:rFonts w:ascii="Cambria Math" w:hAnsi="Cambria Math" w:cstheme="minorHAnsi"/>
                </w:rPr>
                <m:t>3</m:t>
              </m:r>
            </m:sup>
          </m:sSup>
          <m:sSubSup>
            <m:sSubSupPr>
              <m:ctrlPr>
                <w:rPr>
                  <w:rFonts w:ascii="Cambria Math" w:eastAsia="Aptos" w:hAnsi="Cambria Math" w:cstheme="minorHAnsi"/>
                  <w:b/>
                  <w:bCs/>
                </w:rPr>
              </m:ctrlPr>
            </m:sSubSupPr>
            <m:e>
              <m:r>
                <m:rPr>
                  <m:sty m:val="b"/>
                </m:rPr>
                <w:rPr>
                  <w:rFonts w:ascii="Cambria Math" w:eastAsia="Aptos" w:hAnsi="Cambria Math" w:cstheme="minorHAnsi"/>
                </w:rPr>
                <m:t>δ</m:t>
              </m:r>
            </m:e>
            <m:sub>
              <m:r>
                <m:rPr>
                  <m:sty m:val="b"/>
                </m:rPr>
                <w:rPr>
                  <w:rFonts w:ascii="Cambria Math" w:eastAsia="Aptos" w:hAnsi="Cambria Math" w:cstheme="minorHAnsi"/>
                </w:rPr>
                <m:t>1</m:t>
              </m:r>
            </m:sub>
            <m:sup>
              <m:r>
                <m:rPr>
                  <m:sty m:val="b"/>
                </m:rPr>
                <w:rPr>
                  <w:rFonts w:ascii="Cambria Math" w:eastAsia="Aptos" w:hAnsi="Cambria Math" w:cstheme="minorHAnsi"/>
                </w:rPr>
                <m:t>0</m:t>
              </m:r>
            </m:sup>
          </m:sSubSup>
          <m:sSup>
            <m:sSupPr>
              <m:ctrlPr>
                <w:rPr>
                  <w:rFonts w:ascii="Cambria Math" w:eastAsia="Aptos" w:hAnsi="Cambria Math" w:cstheme="minorHAnsi"/>
                  <w:b/>
                  <w:bCs/>
                </w:rPr>
              </m:ctrlPr>
            </m:sSupPr>
            <m:e>
              <m:d>
                <m:dPr>
                  <m:ctrlPr>
                    <w:rPr>
                      <w:rFonts w:ascii="Cambria Math" w:eastAsia="Aptos" w:hAnsi="Cambria Math" w:cstheme="minorHAnsi"/>
                      <w:b/>
                      <w:bCs/>
                    </w:rPr>
                  </m:ctrlPr>
                </m:dPr>
                <m:e>
                  <m:sSubSup>
                    <m:sSubSupPr>
                      <m:ctrlPr>
                        <w:rPr>
                          <w:rFonts w:ascii="Cambria Math" w:eastAsia="Aptos" w:hAnsi="Cambria Math" w:cstheme="minorHAnsi"/>
                          <w:b/>
                          <w:bCs/>
                        </w:rPr>
                      </m:ctrlPr>
                    </m:sSubSupPr>
                    <m:e>
                      <m:r>
                        <m:rPr>
                          <m:sty m:val="b"/>
                        </m:rPr>
                        <w:rPr>
                          <w:rFonts w:ascii="Cambria Math" w:eastAsia="Aptos" w:hAnsi="Cambria Math" w:cstheme="minorHAnsi"/>
                        </w:rPr>
                        <m:t>δ</m:t>
                      </m:r>
                    </m:e>
                    <m:sub>
                      <m:r>
                        <m:rPr>
                          <m:sty m:val="b"/>
                        </m:rPr>
                        <w:rPr>
                          <w:rFonts w:ascii="Cambria Math" w:eastAsia="Aptos" w:hAnsi="Cambria Math" w:cstheme="minorHAnsi"/>
                        </w:rPr>
                        <m:t>3</m:t>
                      </m:r>
                    </m:sub>
                    <m:sup>
                      <m:r>
                        <m:rPr>
                          <m:sty m:val="b"/>
                        </m:rPr>
                        <w:rPr>
                          <w:rFonts w:ascii="Cambria Math" w:eastAsia="Aptos" w:hAnsi="Cambria Math" w:cstheme="minorHAnsi"/>
                        </w:rPr>
                        <m:t>0</m:t>
                      </m:r>
                    </m:sup>
                  </m:sSubSup>
                </m:e>
              </m:d>
            </m:e>
            <m:sup>
              <m:r>
                <m:rPr>
                  <m:sty m:val="b"/>
                </m:rPr>
                <w:rPr>
                  <w:rFonts w:ascii="Cambria Math" w:eastAsia="Aptos" w:hAnsi="Cambria Math" w:cstheme="minorHAnsi"/>
                </w:rPr>
                <m:t>3</m:t>
              </m:r>
            </m:sup>
          </m:sSup>
          <m:r>
            <m:rPr>
              <m:sty m:val="b"/>
            </m:rPr>
            <w:rPr>
              <w:rFonts w:ascii="Cambria Math" w:eastAsia="Aptos" w:hAnsi="Cambria Math" w:cstheme="minorHAnsi"/>
            </w:rPr>
            <m:t>=</m:t>
          </m:r>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1</m:t>
              </m:r>
            </m:sub>
            <m:sup>
              <m:r>
                <m:rPr>
                  <m:sty m:val="b"/>
                </m:rPr>
                <w:rPr>
                  <w:rFonts w:ascii="Cambria Math" w:hAnsi="Cambria Math" w:cstheme="minorHAnsi"/>
                </w:rPr>
                <m:t>m</m:t>
              </m:r>
            </m:sup>
          </m:sSubSup>
          <m:sSup>
            <m:sSupPr>
              <m:ctrlPr>
                <w:rPr>
                  <w:rFonts w:ascii="Cambria Math" w:hAnsi="Cambria Math" w:cstheme="minorHAnsi"/>
                  <w:b/>
                  <w:bCs/>
                  <w:i/>
                  <w:iCs/>
                </w:rPr>
              </m:ctrlPr>
            </m:sSupPr>
            <m:e>
              <m:d>
                <m:dPr>
                  <m:ctrlPr>
                    <w:rPr>
                      <w:rFonts w:ascii="Cambria Math" w:hAnsi="Cambria Math" w:cstheme="minorHAnsi"/>
                      <w:b/>
                      <w:bCs/>
                      <w:i/>
                      <w:iCs/>
                    </w:rPr>
                  </m:ctrlPr>
                </m:dPr>
                <m:e>
                  <m:sSubSup>
                    <m:sSubSupPr>
                      <m:ctrlPr>
                        <w:rPr>
                          <w:rFonts w:ascii="Cambria Math" w:hAnsi="Cambria Math" w:cstheme="minorHAnsi"/>
                          <w:b/>
                          <w:bCs/>
                          <w:i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m</m:t>
                      </m:r>
                    </m:sup>
                  </m:sSubSup>
                </m:e>
              </m:d>
            </m:e>
            <m:sup>
              <m:r>
                <m:rPr>
                  <m:sty m:val="bi"/>
                </m:rPr>
                <w:rPr>
                  <w:rFonts w:ascii="Cambria Math" w:hAnsi="Cambria Math" w:cstheme="minorHAnsi"/>
                </w:rPr>
                <m:t>3</m:t>
              </m:r>
            </m:sup>
          </m:sSup>
        </m:oMath>
      </m:oMathPara>
    </w:p>
    <w:p w14:paraId="33DFACD7" w14:textId="6361F8BE" w:rsidR="00466058" w:rsidRPr="00466058" w:rsidRDefault="00466058" w:rsidP="00816D62">
      <w:pPr>
        <w:rPr>
          <w:rFonts w:eastAsiaTheme="minorEastAsia" w:cstheme="minorHAnsi"/>
          <w:b/>
          <w:bCs/>
        </w:rPr>
      </w:pPr>
      <m:oMathPara>
        <m:oMath>
          <m:sSup>
            <m:sSupPr>
              <m:ctrlPr>
                <w:rPr>
                  <w:rFonts w:ascii="Cambria Math" w:hAnsi="Cambria Math" w:cstheme="minorHAnsi"/>
                  <w:b/>
                  <w:bCs/>
                </w:rPr>
              </m:ctrlPr>
            </m:sSupPr>
            <m:e>
              <m:d>
                <m:dPr>
                  <m:ctrlPr>
                    <w:rPr>
                      <w:rFonts w:ascii="Cambria Math" w:hAnsi="Cambria Math" w:cstheme="minorHAnsi"/>
                      <w:b/>
                      <w:bCs/>
                    </w:rPr>
                  </m:ctrlPr>
                </m:dPr>
                <m:e>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m</m:t>
                      </m:r>
                    </m:sup>
                  </m:sSubSup>
                </m:e>
              </m:d>
            </m:e>
            <m:sup>
              <m:r>
                <m:rPr>
                  <m:sty m:val="b"/>
                </m:rPr>
                <w:rPr>
                  <w:rFonts w:ascii="Cambria Math" w:hAnsi="Cambria Math" w:cstheme="minorHAnsi"/>
                </w:rPr>
                <m:t>4</m:t>
              </m:r>
            </m:sup>
          </m:sSup>
          <m:r>
            <m:rPr>
              <m:sty m:val="b"/>
            </m:rPr>
            <w:rPr>
              <w:rFonts w:ascii="Cambria Math" w:hAnsi="Cambria Math" w:cstheme="minorHAnsi"/>
            </w:rPr>
            <m:t>+</m:t>
          </m:r>
          <m:d>
            <m:dPr>
              <m:begChr m:val="|"/>
              <m:endChr m:val="|"/>
              <m:ctrlPr>
                <w:rPr>
                  <w:rFonts w:ascii="Cambria Math" w:eastAsia="Aptos" w:hAnsi="Cambria Math" w:cstheme="minorHAnsi"/>
                  <w:b/>
                  <w:bCs/>
                </w:rPr>
              </m:ctrlPr>
            </m:dPr>
            <m:e>
              <m:r>
                <m:rPr>
                  <m:sty m:val="b"/>
                </m:rPr>
                <w:rPr>
                  <w:rFonts w:ascii="Cambria Math" w:eastAsia="Aptos" w:hAnsi="Cambria Math" w:cstheme="minorHAnsi"/>
                </w:rPr>
                <m:t>χ</m:t>
              </m:r>
            </m:e>
          </m:d>
          <m:sSup>
            <m:sSupPr>
              <m:ctrlPr>
                <w:rPr>
                  <w:rFonts w:ascii="Cambria Math" w:hAnsi="Cambria Math" w:cstheme="minorHAnsi"/>
                  <w:b/>
                  <w:bCs/>
                </w:rPr>
              </m:ctrlPr>
            </m:sSupPr>
            <m:e>
              <m:d>
                <m:dPr>
                  <m:ctrlPr>
                    <w:rPr>
                      <w:rFonts w:ascii="Cambria Math" w:hAnsi="Cambria Math" w:cstheme="minorHAnsi"/>
                      <w:b/>
                      <w:bCs/>
                    </w:rPr>
                  </m:ctrlPr>
                </m:dPr>
                <m:e>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m</m:t>
                      </m:r>
                    </m:sup>
                  </m:sSubSup>
                </m:e>
              </m:d>
            </m:e>
            <m:sup>
              <m:r>
                <m:rPr>
                  <m:sty m:val="b"/>
                </m:rPr>
                <w:rPr>
                  <w:rFonts w:ascii="Cambria Math" w:hAnsi="Cambria Math" w:cstheme="minorHAnsi"/>
                </w:rPr>
                <m:t>3</m:t>
              </m:r>
            </m:sup>
          </m:sSup>
          <m:sSup>
            <m:sSupPr>
              <m:ctrlPr>
                <w:rPr>
                  <w:rFonts w:ascii="Cambria Math" w:hAnsi="Cambria Math" w:cstheme="minorHAnsi"/>
                  <w:b/>
                  <w:bCs/>
                </w:rPr>
              </m:ctrlPr>
            </m:sSupPr>
            <m:e>
              <m:r>
                <m:rPr>
                  <m:sty m:val="b"/>
                </m:rPr>
                <w:rPr>
                  <w:rFonts w:ascii="Cambria Math" w:hAnsi="Cambria Math" w:cstheme="minorHAnsi"/>
                </w:rPr>
                <m:t>-</m:t>
              </m:r>
              <m:d>
                <m:dPr>
                  <m:ctrlPr>
                    <w:rPr>
                      <w:rFonts w:ascii="Cambria Math" w:hAnsi="Cambria Math" w:cstheme="minorHAnsi"/>
                      <w:b/>
                      <w:bCs/>
                    </w:rPr>
                  </m:ctrlPr>
                </m:dPr>
                <m:e>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s</m:t>
                      </m:r>
                    </m:sup>
                  </m:sSubSup>
                </m:e>
              </m:d>
            </m:e>
            <m:sup>
              <m:r>
                <m:rPr>
                  <m:sty m:val="b"/>
                </m:rPr>
                <w:rPr>
                  <w:rFonts w:ascii="Cambria Math" w:hAnsi="Cambria Math" w:cstheme="minorHAnsi"/>
                </w:rPr>
                <m:t>4</m:t>
              </m:r>
            </m:sup>
          </m:sSup>
          <m:sSup>
            <m:sSupPr>
              <m:ctrlPr>
                <w:rPr>
                  <w:rFonts w:ascii="Cambria Math" w:eastAsia="Aptos" w:hAnsi="Cambria Math" w:cstheme="minorHAnsi"/>
                  <w:b/>
                  <w:bCs/>
                </w:rPr>
              </m:ctrlPr>
            </m:sSupPr>
            <m:e>
              <m:r>
                <m:rPr>
                  <m:sty m:val="b"/>
                </m:rPr>
                <w:rPr>
                  <w:rFonts w:ascii="Cambria Math" w:eastAsia="Aptos" w:hAnsi="Cambria Math" w:cstheme="minorHAnsi"/>
                </w:rPr>
                <m:t>δ</m:t>
              </m:r>
            </m:e>
            <m:sup>
              <m:r>
                <m:rPr>
                  <m:sty m:val="b"/>
                </m:rPr>
                <w:rPr>
                  <w:rFonts w:ascii="Cambria Math" w:eastAsia="Aptos" w:hAnsi="Cambria Math" w:cstheme="minorHAnsi"/>
                </w:rPr>
                <m:t>*</m:t>
              </m:r>
            </m:sup>
          </m:sSup>
          <m:sSup>
            <m:sSupPr>
              <m:ctrlPr>
                <w:rPr>
                  <w:rFonts w:ascii="Cambria Math" w:eastAsia="Aptos" w:hAnsi="Cambria Math" w:cstheme="minorHAnsi"/>
                  <w:b/>
                  <w:bCs/>
                </w:rPr>
              </m:ctrlPr>
            </m:sSupPr>
            <m:e>
              <m:d>
                <m:dPr>
                  <m:ctrlPr>
                    <w:rPr>
                      <w:rFonts w:ascii="Cambria Math" w:eastAsia="Aptos" w:hAnsi="Cambria Math" w:cstheme="minorHAnsi"/>
                      <w:b/>
                      <w:bCs/>
                    </w:rPr>
                  </m:ctrlPr>
                </m:dPr>
                <m:e>
                  <m:sSubSup>
                    <m:sSubSupPr>
                      <m:ctrlPr>
                        <w:rPr>
                          <w:rFonts w:ascii="Cambria Math" w:eastAsia="Aptos" w:hAnsi="Cambria Math" w:cstheme="minorHAnsi"/>
                          <w:b/>
                          <w:bCs/>
                        </w:rPr>
                      </m:ctrlPr>
                    </m:sSubSupPr>
                    <m:e>
                      <m:r>
                        <m:rPr>
                          <m:sty m:val="b"/>
                        </m:rPr>
                        <w:rPr>
                          <w:rFonts w:ascii="Cambria Math" w:eastAsia="Aptos" w:hAnsi="Cambria Math" w:cstheme="minorHAnsi"/>
                        </w:rPr>
                        <m:t>δ</m:t>
                      </m:r>
                    </m:e>
                    <m:sub>
                      <m:r>
                        <m:rPr>
                          <m:sty m:val="b"/>
                        </m:rPr>
                        <w:rPr>
                          <w:rFonts w:ascii="Cambria Math" w:eastAsia="Aptos" w:hAnsi="Cambria Math" w:cstheme="minorHAnsi"/>
                        </w:rPr>
                        <m:t>3</m:t>
                      </m:r>
                    </m:sub>
                    <m:sup>
                      <m:r>
                        <m:rPr>
                          <m:sty m:val="b"/>
                        </m:rPr>
                        <w:rPr>
                          <w:rFonts w:ascii="Cambria Math" w:eastAsia="Aptos" w:hAnsi="Cambria Math" w:cstheme="minorHAnsi"/>
                        </w:rPr>
                        <m:t>0</m:t>
                      </m:r>
                    </m:sup>
                  </m:sSubSup>
                </m:e>
              </m:d>
            </m:e>
            <m:sup>
              <m:r>
                <m:rPr>
                  <m:sty m:val="b"/>
                </m:rPr>
                <w:rPr>
                  <w:rFonts w:ascii="Cambria Math" w:eastAsia="Aptos" w:hAnsi="Cambria Math" w:cstheme="minorHAnsi"/>
                </w:rPr>
                <m:t>2</m:t>
              </m:r>
            </m:sup>
          </m:sSup>
          <m:r>
            <m:rPr>
              <m:sty m:val="b"/>
            </m:rPr>
            <w:rPr>
              <w:rFonts w:ascii="Cambria Math" w:eastAsia="Aptos" w:hAnsi="Cambria Math" w:cstheme="minorHAnsi"/>
            </w:rPr>
            <m:t>=0</m:t>
          </m:r>
        </m:oMath>
      </m:oMathPara>
    </w:p>
    <w:p w14:paraId="5D4331D3" w14:textId="6634FE8C" w:rsidR="00466058" w:rsidRPr="00466058" w:rsidRDefault="00466058" w:rsidP="00816D62">
      <w:pPr>
        <w:rPr>
          <w:rFonts w:eastAsiaTheme="minorEastAsia" w:cstheme="minorHAnsi"/>
          <w:b/>
          <w:bCs/>
          <w:iCs/>
        </w:rPr>
      </w:pPr>
      <m:oMathPara>
        <m:oMath>
          <m:sSubSup>
            <m:sSubSupPr>
              <m:ctrlPr>
                <w:rPr>
                  <w:rFonts w:ascii="Cambria Math" w:hAnsi="Cambria Math" w:cstheme="minorHAnsi"/>
                  <w:b/>
                  <w:bCs/>
                  <w:iCs/>
                </w:rPr>
              </m:ctrlPr>
            </m:sSubSupPr>
            <m:e>
              <m:r>
                <m:rPr>
                  <m:sty m:val="b"/>
                </m:rPr>
                <w:rPr>
                  <w:rFonts w:ascii="Cambria Math" w:hAnsi="Cambria Math" w:cstheme="minorHAnsi"/>
                </w:rPr>
                <m:t>H</m:t>
              </m:r>
            </m:e>
            <m:sub>
              <m:r>
                <m:rPr>
                  <m:sty m:val="b"/>
                </m:rPr>
                <w:rPr>
                  <w:rFonts w:ascii="Cambria Math" w:hAnsi="Cambria Math" w:cstheme="minorHAnsi"/>
                </w:rPr>
                <m:t>3</m:t>
              </m:r>
            </m:sub>
            <m:sup>
              <m:r>
                <m:rPr>
                  <m:sty m:val="bi"/>
                </m:rPr>
                <w:rPr>
                  <w:rFonts w:ascii="Cambria Math" w:hAnsi="Cambria Math" w:cstheme="minorHAnsi"/>
                </w:rPr>
                <m:t>4</m:t>
              </m:r>
            </m:sup>
          </m:sSubSup>
          <m:r>
            <m:rPr>
              <m:sty m:val="b"/>
            </m:rPr>
            <w:rPr>
              <w:rFonts w:ascii="Cambria Math" w:hAnsi="Cambria Math" w:cstheme="minorHAnsi"/>
            </w:rPr>
            <m:t>-</m:t>
          </m:r>
          <m:f>
            <m:fPr>
              <m:ctrlPr>
                <w:rPr>
                  <w:rFonts w:ascii="Cambria Math" w:eastAsia="Aptos" w:hAnsi="Cambria Math" w:cstheme="minorHAnsi"/>
                  <w:b/>
                  <w:bCs/>
                  <w:i/>
                  <w:iCs/>
                </w:rPr>
              </m:ctrlPr>
            </m:fPr>
            <m:num>
              <m:d>
                <m:dPr>
                  <m:begChr m:val="|"/>
                  <m:endChr m:val="|"/>
                  <m:ctrlPr>
                    <w:rPr>
                      <w:rFonts w:ascii="Cambria Math" w:eastAsia="Aptos" w:hAnsi="Cambria Math" w:cstheme="minorHAnsi"/>
                      <w:b/>
                      <w:bCs/>
                      <w:iCs/>
                    </w:rPr>
                  </m:ctrlPr>
                </m:dPr>
                <m:e>
                  <m:r>
                    <m:rPr>
                      <m:sty m:val="b"/>
                    </m:rPr>
                    <w:rPr>
                      <w:rFonts w:ascii="Cambria Math" w:eastAsia="Aptos" w:hAnsi="Cambria Math" w:cstheme="minorHAnsi"/>
                    </w:rPr>
                    <m:t>χ</m:t>
                  </m:r>
                </m:e>
              </m:d>
            </m:num>
            <m:den>
              <m:sSubSup>
                <m:sSubSupPr>
                  <m:ctrlPr>
                    <w:rPr>
                      <w:rFonts w:ascii="Cambria Math" w:hAnsi="Cambria Math" w:cstheme="minorHAnsi"/>
                      <w:b/>
                      <w:bCs/>
                      <w:i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s</m:t>
                  </m:r>
                </m:sup>
              </m:sSubSup>
            </m:den>
          </m:f>
          <m:sSubSup>
            <m:sSubSupPr>
              <m:ctrlPr>
                <w:rPr>
                  <w:rFonts w:ascii="Cambria Math" w:hAnsi="Cambria Math" w:cstheme="minorHAnsi"/>
                  <w:b/>
                  <w:bCs/>
                  <w:iCs/>
                </w:rPr>
              </m:ctrlPr>
            </m:sSubSupPr>
            <m:e>
              <m:r>
                <m:rPr>
                  <m:sty m:val="b"/>
                </m:rPr>
                <w:rPr>
                  <w:rFonts w:ascii="Cambria Math" w:hAnsi="Cambria Math" w:cstheme="minorHAnsi"/>
                </w:rPr>
                <m:t>H</m:t>
              </m:r>
            </m:e>
            <m:sub>
              <m:r>
                <m:rPr>
                  <m:sty m:val="b"/>
                </m:rPr>
                <w:rPr>
                  <w:rFonts w:ascii="Cambria Math" w:hAnsi="Cambria Math" w:cstheme="minorHAnsi"/>
                </w:rPr>
                <m:t>3</m:t>
              </m:r>
            </m:sub>
            <m:sup>
              <m:r>
                <m:rPr>
                  <m:sty m:val="bi"/>
                </m:rPr>
                <w:rPr>
                  <w:rFonts w:ascii="Cambria Math" w:hAnsi="Cambria Math" w:cstheme="minorHAnsi"/>
                </w:rPr>
                <m:t>3</m:t>
              </m:r>
            </m:sup>
          </m:sSubSup>
          <m:r>
            <m:rPr>
              <m:sty m:val="bi"/>
            </m:rPr>
            <w:rPr>
              <w:rFonts w:ascii="Cambria Math" w:eastAsia="Aptos" w:hAnsi="Cambria Math" w:cstheme="minorHAnsi"/>
            </w:rPr>
            <m:t>-</m:t>
          </m:r>
          <m:sSup>
            <m:sSupPr>
              <m:ctrlPr>
                <w:rPr>
                  <w:rFonts w:ascii="Cambria Math" w:eastAsia="Aptos" w:hAnsi="Cambria Math" w:cstheme="minorHAnsi"/>
                  <w:b/>
                  <w:bCs/>
                </w:rPr>
              </m:ctrlPr>
            </m:sSupPr>
            <m:e>
              <m:r>
                <m:rPr>
                  <m:sty m:val="b"/>
                </m:rPr>
                <w:rPr>
                  <w:rFonts w:ascii="Cambria Math" w:eastAsia="Aptos" w:hAnsi="Cambria Math" w:cstheme="minorHAnsi"/>
                </w:rPr>
                <m:t>δ</m:t>
              </m:r>
            </m:e>
            <m:sup>
              <m:r>
                <m:rPr>
                  <m:sty m:val="b"/>
                </m:rPr>
                <w:rPr>
                  <w:rFonts w:ascii="Cambria Math" w:eastAsia="Aptos" w:hAnsi="Cambria Math" w:cstheme="minorHAnsi"/>
                </w:rPr>
                <m:t>*</m:t>
              </m:r>
            </m:sup>
          </m:sSup>
          <m:sSubSup>
            <m:sSubSupPr>
              <m:ctrlPr>
                <w:rPr>
                  <w:rFonts w:ascii="Cambria Math" w:eastAsia="Aptos" w:hAnsi="Cambria Math" w:cstheme="minorHAnsi"/>
                  <w:b/>
                  <w:bCs/>
                </w:rPr>
              </m:ctrlPr>
            </m:sSubSupPr>
            <m:e>
              <m:r>
                <m:rPr>
                  <m:sty m:val="b"/>
                </m:rPr>
                <w:rPr>
                  <w:rFonts w:ascii="Cambria Math" w:eastAsia="Aptos" w:hAnsi="Cambria Math" w:cstheme="minorHAnsi"/>
                </w:rPr>
                <m:t>δ</m:t>
              </m:r>
            </m:e>
            <m:sub>
              <m:r>
                <m:rPr>
                  <m:sty m:val="b"/>
                </m:rPr>
                <w:rPr>
                  <w:rFonts w:ascii="Cambria Math" w:eastAsia="Aptos" w:hAnsi="Cambria Math" w:cstheme="minorHAnsi"/>
                </w:rPr>
                <m:t>3</m:t>
              </m:r>
            </m:sub>
            <m:sup>
              <m:r>
                <m:rPr>
                  <m:sty m:val="b"/>
                </m:rPr>
                <w:rPr>
                  <w:rFonts w:ascii="Cambria Math" w:eastAsia="Aptos" w:hAnsi="Cambria Math" w:cstheme="minorHAnsi"/>
                </w:rPr>
                <m:t>0</m:t>
              </m:r>
            </m:sup>
          </m:sSubSup>
          <m:r>
            <m:rPr>
              <m:sty m:val="b"/>
            </m:rPr>
            <w:rPr>
              <w:rFonts w:ascii="Cambria Math" w:eastAsia="Aptos" w:hAnsi="Cambria Math" w:cstheme="minorHAnsi"/>
            </w:rPr>
            <m:t>=0</m:t>
          </m:r>
        </m:oMath>
      </m:oMathPara>
    </w:p>
    <w:p w14:paraId="0E18BFC7" w14:textId="39471A91" w:rsidR="00466058" w:rsidRDefault="00466058">
      <w:pPr>
        <w:spacing w:after="160" w:line="278" w:lineRule="auto"/>
        <w:rPr>
          <w:rFonts w:cstheme="minorHAnsi"/>
          <w:iCs/>
        </w:rPr>
      </w:pPr>
      <w:r>
        <w:rPr>
          <w:rFonts w:eastAsiaTheme="minorEastAsia" w:cstheme="minorHAnsi"/>
          <w:b/>
          <w:bCs/>
          <w:iCs/>
        </w:rPr>
        <w:br w:type="page"/>
      </w:r>
      <w:r>
        <w:rPr>
          <w:rFonts w:cstheme="minorHAnsi"/>
          <w:iCs/>
        </w:rPr>
        <w:lastRenderedPageBreak/>
        <w:t>Compiling the final-form equation for each single salt pairing investigated,</w:t>
      </w:r>
    </w:p>
    <w:p w14:paraId="142CDEB3" w14:textId="5F32E875" w:rsidR="00466058" w:rsidRDefault="00466058">
      <w:pPr>
        <w:spacing w:after="160" w:line="278" w:lineRule="auto"/>
        <w:rPr>
          <w:rFonts w:eastAsiaTheme="minorEastAsia" w:cstheme="minorHAnsi"/>
          <w:iCs/>
        </w:rPr>
      </w:pPr>
      <w:r>
        <w:rPr>
          <w:rFonts w:eastAsiaTheme="minorEastAsia" w:cstheme="minorHAnsi"/>
          <w:iCs/>
        </w:rPr>
        <w:t>NaCl:</w:t>
      </w:r>
    </w:p>
    <w:p w14:paraId="65E10D44" w14:textId="1D8AB5AB" w:rsidR="00466058" w:rsidRPr="00466058" w:rsidRDefault="00466058">
      <w:pPr>
        <w:spacing w:after="160" w:line="278" w:lineRule="auto"/>
        <w:rPr>
          <w:rFonts w:eastAsiaTheme="minorEastAsia" w:cstheme="minorHAnsi"/>
          <w:b/>
          <w:bCs/>
          <w:iCs/>
        </w:rPr>
      </w:pPr>
      <m:oMathPara>
        <m:oMath>
          <m:sSubSup>
            <m:sSubSupPr>
              <m:ctrlPr>
                <w:rPr>
                  <w:rFonts w:ascii="Cambria Math" w:hAnsi="Cambria Math" w:cstheme="minorHAnsi"/>
                  <w:b/>
                  <w:bCs/>
                  <w:iCs/>
                </w:rPr>
              </m:ctrlPr>
            </m:sSubSupPr>
            <m:e>
              <m:r>
                <m:rPr>
                  <m:sty m:val="b"/>
                </m:rPr>
                <w:rPr>
                  <w:rFonts w:ascii="Cambria Math" w:hAnsi="Cambria Math" w:cstheme="minorHAnsi"/>
                </w:rPr>
                <m:t>c</m:t>
              </m:r>
            </m:e>
            <m:sub>
              <m:r>
                <m:rPr>
                  <m:sty m:val="b"/>
                </m:rPr>
                <w:rPr>
                  <w:rFonts w:ascii="Cambria Math" w:hAnsi="Cambria Math" w:cstheme="minorHAnsi"/>
                </w:rPr>
                <m:t>1</m:t>
              </m:r>
            </m:sub>
            <m:sup>
              <m:r>
                <m:rPr>
                  <m:sty m:val="b"/>
                </m:rPr>
                <w:rPr>
                  <w:rFonts w:ascii="Cambria Math" w:hAnsi="Cambria Math" w:cstheme="minorHAnsi"/>
                </w:rPr>
                <m:t>s</m:t>
              </m:r>
            </m:sup>
          </m:sSubSup>
          <m:sSubSup>
            <m:sSubSupPr>
              <m:ctrlPr>
                <w:rPr>
                  <w:rFonts w:ascii="Cambria Math" w:hAnsi="Cambria Math" w:cstheme="minorHAnsi"/>
                  <w:b/>
                  <w:bCs/>
                  <w:i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s</m:t>
              </m:r>
            </m:sup>
          </m:sSubSup>
          <m:sSubSup>
            <m:sSubSupPr>
              <m:ctrlPr>
                <w:rPr>
                  <w:rFonts w:ascii="Cambria Math" w:eastAsia="Aptos" w:hAnsi="Cambria Math" w:cstheme="minorHAnsi"/>
                  <w:b/>
                  <w:bCs/>
                  <w:iCs/>
                </w:rPr>
              </m:ctrlPr>
            </m:sSubSupPr>
            <m:e>
              <m:r>
                <m:rPr>
                  <m:sty m:val="b"/>
                </m:rPr>
                <w:rPr>
                  <w:rFonts w:ascii="Cambria Math" w:eastAsia="Aptos" w:hAnsi="Cambria Math" w:cstheme="minorHAnsi"/>
                </w:rPr>
                <m:t>δ</m:t>
              </m:r>
            </m:e>
            <m:sub>
              <m:r>
                <m:rPr>
                  <m:sty m:val="b"/>
                </m:rPr>
                <w:rPr>
                  <w:rFonts w:ascii="Cambria Math" w:eastAsia="Aptos" w:hAnsi="Cambria Math" w:cstheme="minorHAnsi"/>
                </w:rPr>
                <m:t>1</m:t>
              </m:r>
            </m:sub>
            <m:sup>
              <m:r>
                <m:rPr>
                  <m:sty m:val="b"/>
                </m:rPr>
                <w:rPr>
                  <w:rFonts w:ascii="Cambria Math" w:eastAsia="Aptos" w:hAnsi="Cambria Math" w:cstheme="minorHAnsi"/>
                </w:rPr>
                <m:t>0</m:t>
              </m:r>
            </m:sup>
          </m:sSubSup>
          <m:sSubSup>
            <m:sSubSupPr>
              <m:ctrlPr>
                <w:rPr>
                  <w:rFonts w:ascii="Cambria Math" w:eastAsia="Aptos" w:hAnsi="Cambria Math" w:cstheme="minorHAnsi"/>
                  <w:b/>
                  <w:bCs/>
                  <w:iCs/>
                </w:rPr>
              </m:ctrlPr>
            </m:sSubSupPr>
            <m:e>
              <m:r>
                <m:rPr>
                  <m:sty m:val="b"/>
                </m:rPr>
                <w:rPr>
                  <w:rFonts w:ascii="Cambria Math" w:eastAsia="Aptos" w:hAnsi="Cambria Math" w:cstheme="minorHAnsi"/>
                </w:rPr>
                <m:t>δ</m:t>
              </m:r>
            </m:e>
            <m:sub>
              <m:r>
                <m:rPr>
                  <m:sty m:val="b"/>
                </m:rPr>
                <w:rPr>
                  <w:rFonts w:ascii="Cambria Math" w:eastAsia="Aptos" w:hAnsi="Cambria Math" w:cstheme="minorHAnsi"/>
                </w:rPr>
                <m:t>3</m:t>
              </m:r>
            </m:sub>
            <m:sup>
              <m:r>
                <m:rPr>
                  <m:sty m:val="b"/>
                </m:rPr>
                <w:rPr>
                  <w:rFonts w:ascii="Cambria Math" w:eastAsia="Aptos" w:hAnsi="Cambria Math" w:cstheme="minorHAnsi"/>
                </w:rPr>
                <m:t>0</m:t>
              </m:r>
            </m:sup>
          </m:sSubSup>
          <m:r>
            <m:rPr>
              <m:sty m:val="b"/>
            </m:rPr>
            <w:rPr>
              <w:rFonts w:ascii="Cambria Math" w:eastAsia="Aptos" w:hAnsi="Cambria Math" w:cstheme="minorHAnsi"/>
            </w:rPr>
            <m:t>=</m:t>
          </m:r>
          <m:sSubSup>
            <m:sSubSupPr>
              <m:ctrlPr>
                <w:rPr>
                  <w:rFonts w:ascii="Cambria Math" w:hAnsi="Cambria Math" w:cstheme="minorHAnsi"/>
                  <w:b/>
                  <w:bCs/>
                  <w:iCs/>
                </w:rPr>
              </m:ctrlPr>
            </m:sSubSupPr>
            <m:e>
              <m:r>
                <m:rPr>
                  <m:sty m:val="b"/>
                </m:rPr>
                <w:rPr>
                  <w:rFonts w:ascii="Cambria Math" w:hAnsi="Cambria Math" w:cstheme="minorHAnsi"/>
                </w:rPr>
                <m:t>c</m:t>
              </m:r>
            </m:e>
            <m:sub>
              <m:r>
                <m:rPr>
                  <m:sty m:val="b"/>
                </m:rPr>
                <w:rPr>
                  <w:rFonts w:ascii="Cambria Math" w:hAnsi="Cambria Math" w:cstheme="minorHAnsi"/>
                </w:rPr>
                <m:t>1</m:t>
              </m:r>
            </m:sub>
            <m:sup>
              <m:r>
                <m:rPr>
                  <m:sty m:val="b"/>
                </m:rPr>
                <w:rPr>
                  <w:rFonts w:ascii="Cambria Math" w:hAnsi="Cambria Math" w:cstheme="minorHAnsi"/>
                </w:rPr>
                <m:t>m</m:t>
              </m:r>
            </m:sup>
          </m:sSubSup>
          <m:sSubSup>
            <m:sSubSupPr>
              <m:ctrlPr>
                <w:rPr>
                  <w:rFonts w:ascii="Cambria Math" w:hAnsi="Cambria Math" w:cstheme="minorHAnsi"/>
                  <w:b/>
                  <w:bCs/>
                  <w:i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m</m:t>
              </m:r>
            </m:sup>
          </m:sSubSup>
        </m:oMath>
      </m:oMathPara>
    </w:p>
    <w:p w14:paraId="1CBDDAAE" w14:textId="77777777" w:rsidR="00466058" w:rsidRPr="00DC6B3C" w:rsidRDefault="00466058" w:rsidP="00466058">
      <w:pPr>
        <w:rPr>
          <w:rFonts w:eastAsia="Aptos" w:cstheme="minorHAnsi"/>
          <w:b/>
          <w:bCs/>
        </w:rPr>
      </w:pPr>
      <m:oMathPara>
        <m:oMath>
          <m:sSup>
            <m:sSupPr>
              <m:ctrlPr>
                <w:rPr>
                  <w:rFonts w:ascii="Cambria Math" w:hAnsi="Cambria Math" w:cstheme="minorHAnsi"/>
                  <w:b/>
                  <w:bCs/>
                </w:rPr>
              </m:ctrlPr>
            </m:sSupPr>
            <m:e>
              <m:d>
                <m:dPr>
                  <m:ctrlPr>
                    <w:rPr>
                      <w:rFonts w:ascii="Cambria Math" w:hAnsi="Cambria Math" w:cstheme="minorHAnsi"/>
                      <w:b/>
                      <w:bCs/>
                    </w:rPr>
                  </m:ctrlPr>
                </m:dPr>
                <m:e>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m</m:t>
                      </m:r>
                    </m:sup>
                  </m:sSubSup>
                </m:e>
              </m:d>
            </m:e>
            <m:sup>
              <m:r>
                <m:rPr>
                  <m:sty m:val="b"/>
                </m:rPr>
                <w:rPr>
                  <w:rFonts w:ascii="Cambria Math" w:hAnsi="Cambria Math" w:cstheme="minorHAnsi"/>
                </w:rPr>
                <m:t>2</m:t>
              </m:r>
            </m:sup>
          </m:sSup>
          <m:r>
            <m:rPr>
              <m:sty m:val="b"/>
            </m:rPr>
            <w:rPr>
              <w:rFonts w:ascii="Cambria Math" w:hAnsi="Cambria Math" w:cstheme="minorHAnsi"/>
            </w:rPr>
            <m:t>-</m:t>
          </m:r>
          <m:d>
            <m:dPr>
              <m:begChr m:val="|"/>
              <m:endChr m:val="|"/>
              <m:ctrlPr>
                <w:rPr>
                  <w:rFonts w:ascii="Cambria Math" w:eastAsia="Aptos" w:hAnsi="Cambria Math" w:cstheme="minorHAnsi"/>
                  <w:b/>
                  <w:bCs/>
                </w:rPr>
              </m:ctrlPr>
            </m:dPr>
            <m:e>
              <m:r>
                <m:rPr>
                  <m:sty m:val="b"/>
                </m:rPr>
                <w:rPr>
                  <w:rFonts w:ascii="Cambria Math" w:eastAsia="Aptos" w:hAnsi="Cambria Math" w:cstheme="minorHAnsi"/>
                </w:rPr>
                <m:t>χ</m:t>
              </m:r>
            </m:e>
          </m:d>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m</m:t>
              </m:r>
            </m:sup>
          </m:sSubSup>
          <m:sSup>
            <m:sSupPr>
              <m:ctrlPr>
                <w:rPr>
                  <w:rFonts w:ascii="Cambria Math" w:hAnsi="Cambria Math" w:cstheme="minorHAnsi"/>
                  <w:b/>
                  <w:bCs/>
                </w:rPr>
              </m:ctrlPr>
            </m:sSupPr>
            <m:e>
              <m:r>
                <m:rPr>
                  <m:sty m:val="b"/>
                </m:rPr>
                <w:rPr>
                  <w:rFonts w:ascii="Cambria Math" w:hAnsi="Cambria Math" w:cstheme="minorHAnsi"/>
                </w:rPr>
                <m:t>-</m:t>
              </m:r>
              <m:d>
                <m:dPr>
                  <m:ctrlPr>
                    <w:rPr>
                      <w:rFonts w:ascii="Cambria Math" w:hAnsi="Cambria Math" w:cstheme="minorHAnsi"/>
                      <w:b/>
                      <w:bCs/>
                    </w:rPr>
                  </m:ctrlPr>
                </m:dPr>
                <m:e>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s</m:t>
                      </m:r>
                    </m:sup>
                  </m:sSubSup>
                </m:e>
              </m:d>
            </m:e>
            <m:sup>
              <m:r>
                <m:rPr>
                  <m:sty m:val="b"/>
                </m:rPr>
                <w:rPr>
                  <w:rFonts w:ascii="Cambria Math" w:hAnsi="Cambria Math" w:cstheme="minorHAnsi"/>
                </w:rPr>
                <m:t>2</m:t>
              </m:r>
            </m:sup>
          </m:sSup>
          <m:sSup>
            <m:sSupPr>
              <m:ctrlPr>
                <w:rPr>
                  <w:rFonts w:ascii="Cambria Math" w:eastAsia="Aptos" w:hAnsi="Cambria Math" w:cstheme="minorHAnsi"/>
                  <w:b/>
                  <w:bCs/>
                </w:rPr>
              </m:ctrlPr>
            </m:sSupPr>
            <m:e>
              <m:r>
                <m:rPr>
                  <m:sty m:val="b"/>
                </m:rPr>
                <w:rPr>
                  <w:rFonts w:ascii="Cambria Math" w:eastAsia="Aptos" w:hAnsi="Cambria Math" w:cstheme="minorHAnsi"/>
                </w:rPr>
                <m:t>δ</m:t>
              </m:r>
            </m:e>
            <m:sup>
              <m:r>
                <m:rPr>
                  <m:sty m:val="b"/>
                </m:rPr>
                <w:rPr>
                  <w:rFonts w:ascii="Cambria Math" w:eastAsia="Aptos" w:hAnsi="Cambria Math" w:cstheme="minorHAnsi"/>
                </w:rPr>
                <m:t>*</m:t>
              </m:r>
            </m:sup>
          </m:sSup>
          <m:r>
            <m:rPr>
              <m:sty m:val="b"/>
            </m:rPr>
            <w:rPr>
              <w:rFonts w:ascii="Cambria Math" w:eastAsia="Aptos" w:hAnsi="Cambria Math" w:cstheme="minorHAnsi"/>
            </w:rPr>
            <m:t>=0</m:t>
          </m:r>
        </m:oMath>
      </m:oMathPara>
    </w:p>
    <w:p w14:paraId="78F54CC5" w14:textId="77777777" w:rsidR="00466058" w:rsidRPr="00DC6B3C" w:rsidRDefault="00466058" w:rsidP="00466058">
      <w:pPr>
        <w:rPr>
          <w:rFonts w:eastAsia="Aptos" w:cstheme="minorHAnsi"/>
          <w:b/>
          <w:bCs/>
          <w:iCs/>
        </w:rPr>
      </w:pPr>
      <m:oMathPara>
        <m:oMath>
          <m:sSubSup>
            <m:sSubSupPr>
              <m:ctrlPr>
                <w:rPr>
                  <w:rFonts w:ascii="Cambria Math" w:hAnsi="Cambria Math" w:cstheme="minorHAnsi"/>
                  <w:b/>
                  <w:bCs/>
                  <w:iCs/>
                </w:rPr>
              </m:ctrlPr>
            </m:sSubSupPr>
            <m:e>
              <m:r>
                <m:rPr>
                  <m:sty m:val="b"/>
                </m:rPr>
                <w:rPr>
                  <w:rFonts w:ascii="Cambria Math" w:hAnsi="Cambria Math" w:cstheme="minorHAnsi"/>
                </w:rPr>
                <m:t>H</m:t>
              </m:r>
            </m:e>
            <m:sub>
              <m:r>
                <m:rPr>
                  <m:sty m:val="b"/>
                </m:rPr>
                <w:rPr>
                  <w:rFonts w:ascii="Cambria Math" w:hAnsi="Cambria Math" w:cstheme="minorHAnsi"/>
                </w:rPr>
                <m:t>3</m:t>
              </m:r>
            </m:sub>
            <m:sup>
              <m:r>
                <m:rPr>
                  <m:sty m:val="b"/>
                </m:rPr>
                <w:rPr>
                  <w:rFonts w:ascii="Cambria Math" w:hAnsi="Cambria Math" w:cstheme="minorHAnsi"/>
                </w:rPr>
                <m:t>2</m:t>
              </m:r>
            </m:sup>
          </m:sSubSup>
          <m:r>
            <m:rPr>
              <m:sty m:val="b"/>
            </m:rPr>
            <w:rPr>
              <w:rFonts w:ascii="Cambria Math" w:hAnsi="Cambria Math" w:cstheme="minorHAnsi"/>
            </w:rPr>
            <m:t>-</m:t>
          </m:r>
          <m:f>
            <m:fPr>
              <m:ctrlPr>
                <w:rPr>
                  <w:rFonts w:ascii="Cambria Math" w:eastAsia="Aptos" w:hAnsi="Cambria Math" w:cstheme="minorHAnsi"/>
                  <w:b/>
                  <w:bCs/>
                  <w:i/>
                  <w:iCs/>
                </w:rPr>
              </m:ctrlPr>
            </m:fPr>
            <m:num>
              <m:d>
                <m:dPr>
                  <m:begChr m:val="|"/>
                  <m:endChr m:val="|"/>
                  <m:ctrlPr>
                    <w:rPr>
                      <w:rFonts w:ascii="Cambria Math" w:eastAsia="Aptos" w:hAnsi="Cambria Math" w:cstheme="minorHAnsi"/>
                      <w:b/>
                      <w:bCs/>
                      <w:iCs/>
                    </w:rPr>
                  </m:ctrlPr>
                </m:dPr>
                <m:e>
                  <m:r>
                    <m:rPr>
                      <m:sty m:val="b"/>
                    </m:rPr>
                    <w:rPr>
                      <w:rFonts w:ascii="Cambria Math" w:eastAsia="Aptos" w:hAnsi="Cambria Math" w:cstheme="minorHAnsi"/>
                    </w:rPr>
                    <m:t>χ</m:t>
                  </m:r>
                </m:e>
              </m:d>
            </m:num>
            <m:den>
              <m:sSubSup>
                <m:sSubSupPr>
                  <m:ctrlPr>
                    <w:rPr>
                      <w:rFonts w:ascii="Cambria Math" w:hAnsi="Cambria Math" w:cstheme="minorHAnsi"/>
                      <w:b/>
                      <w:bCs/>
                      <w:i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s</m:t>
                  </m:r>
                </m:sup>
              </m:sSubSup>
            </m:den>
          </m:f>
          <m:sSub>
            <m:sSubPr>
              <m:ctrlPr>
                <w:rPr>
                  <w:rFonts w:ascii="Cambria Math" w:eastAsia="Aptos" w:hAnsi="Cambria Math" w:cstheme="minorHAnsi"/>
                  <w:b/>
                  <w:bCs/>
                  <w:iCs/>
                </w:rPr>
              </m:ctrlPr>
            </m:sSubPr>
            <m:e>
              <m:r>
                <m:rPr>
                  <m:sty m:val="b"/>
                </m:rPr>
                <w:rPr>
                  <w:rFonts w:ascii="Cambria Math" w:eastAsia="Aptos" w:hAnsi="Cambria Math" w:cstheme="minorHAnsi"/>
                </w:rPr>
                <m:t>H</m:t>
              </m:r>
            </m:e>
            <m:sub>
              <m:r>
                <m:rPr>
                  <m:sty m:val="b"/>
                </m:rPr>
                <w:rPr>
                  <w:rFonts w:ascii="Cambria Math" w:eastAsia="Aptos" w:hAnsi="Cambria Math" w:cstheme="minorHAnsi"/>
                </w:rPr>
                <m:t>3</m:t>
              </m:r>
            </m:sub>
          </m:sSub>
          <m:sSup>
            <m:sSupPr>
              <m:ctrlPr>
                <w:rPr>
                  <w:rFonts w:ascii="Cambria Math" w:eastAsia="Aptos" w:hAnsi="Cambria Math" w:cstheme="minorHAnsi"/>
                  <w:b/>
                  <w:bCs/>
                  <w:iCs/>
                </w:rPr>
              </m:ctrlPr>
            </m:sSupPr>
            <m:e>
              <m:r>
                <m:rPr>
                  <m:sty m:val="b"/>
                </m:rPr>
                <w:rPr>
                  <w:rFonts w:ascii="Cambria Math" w:eastAsia="Aptos" w:hAnsi="Cambria Math" w:cstheme="minorHAnsi"/>
                </w:rPr>
                <m:t>- δ</m:t>
              </m:r>
            </m:e>
            <m:sup>
              <m:r>
                <m:rPr>
                  <m:sty m:val="b"/>
                </m:rPr>
                <w:rPr>
                  <w:rFonts w:ascii="Cambria Math" w:eastAsia="Aptos" w:hAnsi="Cambria Math" w:cstheme="minorHAnsi"/>
                </w:rPr>
                <m:t>*</m:t>
              </m:r>
            </m:sup>
          </m:sSup>
          <m:r>
            <m:rPr>
              <m:sty m:val="b"/>
            </m:rPr>
            <w:rPr>
              <w:rFonts w:ascii="Cambria Math" w:eastAsia="Aptos" w:hAnsi="Cambria Math" w:cstheme="minorHAnsi"/>
            </w:rPr>
            <m:t>=0</m:t>
          </m:r>
        </m:oMath>
      </m:oMathPara>
    </w:p>
    <w:p w14:paraId="379B8266" w14:textId="63C5CFD6" w:rsidR="00466058" w:rsidRDefault="00466058">
      <w:pPr>
        <w:spacing w:after="160" w:line="278" w:lineRule="auto"/>
        <w:rPr>
          <w:rFonts w:eastAsiaTheme="minorEastAsia" w:cstheme="minorHAnsi"/>
          <w:iCs/>
        </w:rPr>
      </w:pPr>
      <w:r>
        <w:rPr>
          <w:rFonts w:eastAsiaTheme="minorEastAsia" w:cstheme="minorHAnsi"/>
          <w:iCs/>
        </w:rPr>
        <w:t>CaCl</w:t>
      </w:r>
      <w:r>
        <w:rPr>
          <w:rFonts w:eastAsiaTheme="minorEastAsia" w:cstheme="minorHAnsi"/>
          <w:iCs/>
          <w:vertAlign w:val="subscript"/>
        </w:rPr>
        <w:t>2</w:t>
      </w:r>
      <w:r>
        <w:rPr>
          <w:rFonts w:eastAsiaTheme="minorEastAsia" w:cstheme="minorHAnsi"/>
          <w:iCs/>
        </w:rPr>
        <w:t>:</w:t>
      </w:r>
    </w:p>
    <w:p w14:paraId="6E13C01E" w14:textId="77777777" w:rsidR="00466058" w:rsidRPr="00DC6B3C" w:rsidRDefault="00466058" w:rsidP="00466058">
      <w:pPr>
        <w:rPr>
          <w:rFonts w:ascii="Cambria Math" w:eastAsia="Aptos" w:hAnsi="Cambria Math" w:cstheme="minorHAnsi"/>
          <w:b/>
          <w:bCs/>
          <w:iCs/>
          <w:sz w:val="32"/>
          <w:szCs w:val="32"/>
        </w:rPr>
      </w:pPr>
      <m:oMathPara>
        <m:oMath>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1</m:t>
              </m:r>
            </m:sub>
            <m:sup>
              <m:r>
                <m:rPr>
                  <m:sty m:val="b"/>
                </m:rPr>
                <w:rPr>
                  <w:rFonts w:ascii="Cambria Math" w:hAnsi="Cambria Math" w:cstheme="minorHAnsi"/>
                </w:rPr>
                <m:t>s</m:t>
              </m:r>
            </m:sup>
          </m:sSubSup>
          <m:sSup>
            <m:sSupPr>
              <m:ctrlPr>
                <w:rPr>
                  <w:rFonts w:ascii="Cambria Math" w:hAnsi="Cambria Math" w:cstheme="minorHAnsi"/>
                  <w:b/>
                  <w:bCs/>
                </w:rPr>
              </m:ctrlPr>
            </m:sSupPr>
            <m:e>
              <m:d>
                <m:dPr>
                  <m:ctrlPr>
                    <w:rPr>
                      <w:rFonts w:ascii="Cambria Math" w:hAnsi="Cambria Math" w:cstheme="minorHAnsi"/>
                      <w:b/>
                      <w:bCs/>
                    </w:rPr>
                  </m:ctrlPr>
                </m:dPr>
                <m:e>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s</m:t>
                      </m:r>
                    </m:sup>
                  </m:sSubSup>
                </m:e>
              </m:d>
            </m:e>
            <m:sup>
              <m:r>
                <m:rPr>
                  <m:sty m:val="b"/>
                </m:rPr>
                <w:rPr>
                  <w:rFonts w:ascii="Cambria Math" w:hAnsi="Cambria Math" w:cstheme="minorHAnsi"/>
                </w:rPr>
                <m:t>2</m:t>
              </m:r>
            </m:sup>
          </m:sSup>
          <m:sSubSup>
            <m:sSubSupPr>
              <m:ctrlPr>
                <w:rPr>
                  <w:rFonts w:ascii="Cambria Math" w:eastAsia="Aptos" w:hAnsi="Cambria Math" w:cstheme="minorHAnsi"/>
                  <w:b/>
                  <w:bCs/>
                </w:rPr>
              </m:ctrlPr>
            </m:sSubSupPr>
            <m:e>
              <m:r>
                <m:rPr>
                  <m:sty m:val="b"/>
                </m:rPr>
                <w:rPr>
                  <w:rFonts w:ascii="Cambria Math" w:eastAsia="Aptos" w:hAnsi="Cambria Math" w:cstheme="minorHAnsi"/>
                </w:rPr>
                <m:t>δ</m:t>
              </m:r>
            </m:e>
            <m:sub>
              <m:r>
                <m:rPr>
                  <m:sty m:val="b"/>
                </m:rPr>
                <w:rPr>
                  <w:rFonts w:ascii="Cambria Math" w:eastAsia="Aptos" w:hAnsi="Cambria Math" w:cstheme="minorHAnsi"/>
                </w:rPr>
                <m:t>1</m:t>
              </m:r>
            </m:sub>
            <m:sup>
              <m:r>
                <m:rPr>
                  <m:sty m:val="b"/>
                </m:rPr>
                <w:rPr>
                  <w:rFonts w:ascii="Cambria Math" w:eastAsia="Aptos" w:hAnsi="Cambria Math" w:cstheme="minorHAnsi"/>
                </w:rPr>
                <m:t>0</m:t>
              </m:r>
            </m:sup>
          </m:sSubSup>
          <m:sSup>
            <m:sSupPr>
              <m:ctrlPr>
                <w:rPr>
                  <w:rFonts w:ascii="Cambria Math" w:eastAsia="Aptos" w:hAnsi="Cambria Math" w:cstheme="minorHAnsi"/>
                  <w:b/>
                  <w:bCs/>
                </w:rPr>
              </m:ctrlPr>
            </m:sSupPr>
            <m:e>
              <m:d>
                <m:dPr>
                  <m:ctrlPr>
                    <w:rPr>
                      <w:rFonts w:ascii="Cambria Math" w:eastAsia="Aptos" w:hAnsi="Cambria Math" w:cstheme="minorHAnsi"/>
                      <w:b/>
                      <w:bCs/>
                    </w:rPr>
                  </m:ctrlPr>
                </m:dPr>
                <m:e>
                  <m:sSubSup>
                    <m:sSubSupPr>
                      <m:ctrlPr>
                        <w:rPr>
                          <w:rFonts w:ascii="Cambria Math" w:eastAsia="Aptos" w:hAnsi="Cambria Math" w:cstheme="minorHAnsi"/>
                          <w:b/>
                          <w:bCs/>
                        </w:rPr>
                      </m:ctrlPr>
                    </m:sSubSupPr>
                    <m:e>
                      <m:r>
                        <m:rPr>
                          <m:sty m:val="b"/>
                        </m:rPr>
                        <w:rPr>
                          <w:rFonts w:ascii="Cambria Math" w:eastAsia="Aptos" w:hAnsi="Cambria Math" w:cstheme="minorHAnsi"/>
                        </w:rPr>
                        <m:t>δ</m:t>
                      </m:r>
                    </m:e>
                    <m:sub>
                      <m:r>
                        <m:rPr>
                          <m:sty m:val="b"/>
                        </m:rPr>
                        <w:rPr>
                          <w:rFonts w:ascii="Cambria Math" w:eastAsia="Aptos" w:hAnsi="Cambria Math" w:cstheme="minorHAnsi"/>
                        </w:rPr>
                        <m:t>3</m:t>
                      </m:r>
                    </m:sub>
                    <m:sup>
                      <m:r>
                        <m:rPr>
                          <m:sty m:val="b"/>
                        </m:rPr>
                        <w:rPr>
                          <w:rFonts w:ascii="Cambria Math" w:eastAsia="Aptos" w:hAnsi="Cambria Math" w:cstheme="minorHAnsi"/>
                        </w:rPr>
                        <m:t>0</m:t>
                      </m:r>
                    </m:sup>
                  </m:sSubSup>
                </m:e>
              </m:d>
            </m:e>
            <m:sup>
              <m:r>
                <m:rPr>
                  <m:sty m:val="b"/>
                </m:rPr>
                <w:rPr>
                  <w:rFonts w:ascii="Cambria Math" w:eastAsia="Aptos" w:hAnsi="Cambria Math" w:cstheme="minorHAnsi"/>
                </w:rPr>
                <m:t>2</m:t>
              </m:r>
            </m:sup>
          </m:sSup>
          <m:r>
            <m:rPr>
              <m:sty m:val="b"/>
            </m:rPr>
            <w:rPr>
              <w:rFonts w:ascii="Cambria Math" w:eastAsia="Aptos" w:hAnsi="Cambria Math" w:cstheme="minorHAnsi"/>
            </w:rPr>
            <m:t>=</m:t>
          </m:r>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1</m:t>
              </m:r>
            </m:sub>
            <m:sup>
              <m:r>
                <m:rPr>
                  <m:sty m:val="b"/>
                </m:rPr>
                <w:rPr>
                  <w:rFonts w:ascii="Cambria Math" w:hAnsi="Cambria Math" w:cstheme="minorHAnsi"/>
                </w:rPr>
                <m:t>m</m:t>
              </m:r>
            </m:sup>
          </m:sSubSup>
          <m:sSup>
            <m:sSupPr>
              <m:ctrlPr>
                <w:rPr>
                  <w:rFonts w:ascii="Cambria Math" w:hAnsi="Cambria Math" w:cstheme="minorHAnsi"/>
                  <w:b/>
                  <w:bCs/>
                  <w:i/>
                  <w:iCs/>
                </w:rPr>
              </m:ctrlPr>
            </m:sSupPr>
            <m:e>
              <m:d>
                <m:dPr>
                  <m:ctrlPr>
                    <w:rPr>
                      <w:rFonts w:ascii="Cambria Math" w:hAnsi="Cambria Math" w:cstheme="minorHAnsi"/>
                      <w:b/>
                      <w:bCs/>
                      <w:i/>
                      <w:iCs/>
                    </w:rPr>
                  </m:ctrlPr>
                </m:dPr>
                <m:e>
                  <m:sSubSup>
                    <m:sSubSupPr>
                      <m:ctrlPr>
                        <w:rPr>
                          <w:rFonts w:ascii="Cambria Math" w:hAnsi="Cambria Math" w:cstheme="minorHAnsi"/>
                          <w:b/>
                          <w:bCs/>
                          <w:i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m</m:t>
                      </m:r>
                    </m:sup>
                  </m:sSubSup>
                </m:e>
              </m:d>
            </m:e>
            <m:sup>
              <m:r>
                <m:rPr>
                  <m:sty m:val="bi"/>
                </m:rPr>
                <w:rPr>
                  <w:rFonts w:ascii="Cambria Math" w:hAnsi="Cambria Math" w:cstheme="minorHAnsi"/>
                </w:rPr>
                <m:t>2</m:t>
              </m:r>
            </m:sup>
          </m:sSup>
        </m:oMath>
      </m:oMathPara>
    </w:p>
    <w:p w14:paraId="6C5F57A6" w14:textId="77777777" w:rsidR="00466058" w:rsidRPr="00DC6B3C" w:rsidRDefault="00466058" w:rsidP="00466058">
      <w:pPr>
        <w:rPr>
          <w:rFonts w:eastAsia="Aptos" w:cstheme="minorHAnsi"/>
          <w:b/>
          <w:bCs/>
        </w:rPr>
      </w:pPr>
      <m:oMathPara>
        <m:oMath>
          <m:sSup>
            <m:sSupPr>
              <m:ctrlPr>
                <w:rPr>
                  <w:rFonts w:ascii="Cambria Math" w:hAnsi="Cambria Math" w:cstheme="minorHAnsi"/>
                  <w:b/>
                  <w:bCs/>
                </w:rPr>
              </m:ctrlPr>
            </m:sSupPr>
            <m:e>
              <m:d>
                <m:dPr>
                  <m:ctrlPr>
                    <w:rPr>
                      <w:rFonts w:ascii="Cambria Math" w:hAnsi="Cambria Math" w:cstheme="minorHAnsi"/>
                      <w:b/>
                      <w:bCs/>
                    </w:rPr>
                  </m:ctrlPr>
                </m:dPr>
                <m:e>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m</m:t>
                      </m:r>
                    </m:sup>
                  </m:sSubSup>
                </m:e>
              </m:d>
            </m:e>
            <m:sup>
              <m:r>
                <m:rPr>
                  <m:sty m:val="b"/>
                </m:rPr>
                <w:rPr>
                  <w:rFonts w:ascii="Cambria Math" w:hAnsi="Cambria Math" w:cstheme="minorHAnsi"/>
                </w:rPr>
                <m:t>3</m:t>
              </m:r>
            </m:sup>
          </m:sSup>
          <m:r>
            <m:rPr>
              <m:sty m:val="b"/>
            </m:rPr>
            <w:rPr>
              <w:rFonts w:ascii="Cambria Math" w:hAnsi="Cambria Math" w:cstheme="minorHAnsi"/>
            </w:rPr>
            <m:t>+</m:t>
          </m:r>
          <m:d>
            <m:dPr>
              <m:begChr m:val="|"/>
              <m:endChr m:val="|"/>
              <m:ctrlPr>
                <w:rPr>
                  <w:rFonts w:ascii="Cambria Math" w:eastAsia="Aptos" w:hAnsi="Cambria Math" w:cstheme="minorHAnsi"/>
                  <w:b/>
                  <w:bCs/>
                </w:rPr>
              </m:ctrlPr>
            </m:dPr>
            <m:e>
              <m:r>
                <m:rPr>
                  <m:sty m:val="b"/>
                </m:rPr>
                <w:rPr>
                  <w:rFonts w:ascii="Cambria Math" w:eastAsia="Aptos" w:hAnsi="Cambria Math" w:cstheme="minorHAnsi"/>
                </w:rPr>
                <m:t>χ</m:t>
              </m:r>
            </m:e>
          </m:d>
          <m:sSup>
            <m:sSupPr>
              <m:ctrlPr>
                <w:rPr>
                  <w:rFonts w:ascii="Cambria Math" w:hAnsi="Cambria Math" w:cstheme="minorHAnsi"/>
                  <w:b/>
                  <w:bCs/>
                </w:rPr>
              </m:ctrlPr>
            </m:sSupPr>
            <m:e>
              <m:d>
                <m:dPr>
                  <m:ctrlPr>
                    <w:rPr>
                      <w:rFonts w:ascii="Cambria Math" w:hAnsi="Cambria Math" w:cstheme="minorHAnsi"/>
                      <w:b/>
                      <w:bCs/>
                    </w:rPr>
                  </m:ctrlPr>
                </m:dPr>
                <m:e>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m</m:t>
                      </m:r>
                    </m:sup>
                  </m:sSubSup>
                </m:e>
              </m:d>
            </m:e>
            <m:sup>
              <m:r>
                <m:rPr>
                  <m:sty m:val="b"/>
                </m:rPr>
                <w:rPr>
                  <w:rFonts w:ascii="Cambria Math" w:hAnsi="Cambria Math" w:cstheme="minorHAnsi"/>
                </w:rPr>
                <m:t>2</m:t>
              </m:r>
            </m:sup>
          </m:sSup>
          <m:sSup>
            <m:sSupPr>
              <m:ctrlPr>
                <w:rPr>
                  <w:rFonts w:ascii="Cambria Math" w:hAnsi="Cambria Math" w:cstheme="minorHAnsi"/>
                  <w:b/>
                  <w:bCs/>
                </w:rPr>
              </m:ctrlPr>
            </m:sSupPr>
            <m:e>
              <m:r>
                <m:rPr>
                  <m:sty m:val="b"/>
                </m:rPr>
                <w:rPr>
                  <w:rFonts w:ascii="Cambria Math" w:hAnsi="Cambria Math" w:cstheme="minorHAnsi"/>
                </w:rPr>
                <m:t>-</m:t>
              </m:r>
              <m:d>
                <m:dPr>
                  <m:ctrlPr>
                    <w:rPr>
                      <w:rFonts w:ascii="Cambria Math" w:hAnsi="Cambria Math" w:cstheme="minorHAnsi"/>
                      <w:b/>
                      <w:bCs/>
                    </w:rPr>
                  </m:ctrlPr>
                </m:dPr>
                <m:e>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s</m:t>
                      </m:r>
                    </m:sup>
                  </m:sSubSup>
                </m:e>
              </m:d>
            </m:e>
            <m:sup>
              <m:r>
                <m:rPr>
                  <m:sty m:val="b"/>
                </m:rPr>
                <w:rPr>
                  <w:rFonts w:ascii="Cambria Math" w:hAnsi="Cambria Math" w:cstheme="minorHAnsi"/>
                </w:rPr>
                <m:t>3</m:t>
              </m:r>
            </m:sup>
          </m:sSup>
          <m:sSup>
            <m:sSupPr>
              <m:ctrlPr>
                <w:rPr>
                  <w:rFonts w:ascii="Cambria Math" w:eastAsia="Aptos" w:hAnsi="Cambria Math" w:cstheme="minorHAnsi"/>
                  <w:b/>
                  <w:bCs/>
                </w:rPr>
              </m:ctrlPr>
            </m:sSupPr>
            <m:e>
              <m:r>
                <m:rPr>
                  <m:sty m:val="b"/>
                </m:rPr>
                <w:rPr>
                  <w:rFonts w:ascii="Cambria Math" w:eastAsia="Aptos" w:hAnsi="Cambria Math" w:cstheme="minorHAnsi"/>
                </w:rPr>
                <m:t>δ</m:t>
              </m:r>
            </m:e>
            <m:sup>
              <m:r>
                <m:rPr>
                  <m:sty m:val="b"/>
                </m:rPr>
                <w:rPr>
                  <w:rFonts w:ascii="Cambria Math" w:eastAsia="Aptos" w:hAnsi="Cambria Math" w:cstheme="minorHAnsi"/>
                </w:rPr>
                <m:t>*</m:t>
              </m:r>
            </m:sup>
          </m:sSup>
          <m:sSubSup>
            <m:sSubSupPr>
              <m:ctrlPr>
                <w:rPr>
                  <w:rFonts w:ascii="Cambria Math" w:eastAsia="Aptos" w:hAnsi="Cambria Math" w:cstheme="minorHAnsi"/>
                  <w:b/>
                  <w:bCs/>
                </w:rPr>
              </m:ctrlPr>
            </m:sSubSupPr>
            <m:e>
              <m:r>
                <m:rPr>
                  <m:sty m:val="b"/>
                </m:rPr>
                <w:rPr>
                  <w:rFonts w:ascii="Cambria Math" w:eastAsia="Aptos" w:hAnsi="Cambria Math" w:cstheme="minorHAnsi"/>
                </w:rPr>
                <m:t>δ</m:t>
              </m:r>
            </m:e>
            <m:sub>
              <m:r>
                <m:rPr>
                  <m:sty m:val="b"/>
                </m:rPr>
                <w:rPr>
                  <w:rFonts w:ascii="Cambria Math" w:eastAsia="Aptos" w:hAnsi="Cambria Math" w:cstheme="minorHAnsi"/>
                </w:rPr>
                <m:t>3</m:t>
              </m:r>
            </m:sub>
            <m:sup>
              <m:r>
                <m:rPr>
                  <m:sty m:val="b"/>
                </m:rPr>
                <w:rPr>
                  <w:rFonts w:ascii="Cambria Math" w:eastAsia="Aptos" w:hAnsi="Cambria Math" w:cstheme="minorHAnsi"/>
                </w:rPr>
                <m:t>0</m:t>
              </m:r>
            </m:sup>
          </m:sSubSup>
          <m:r>
            <m:rPr>
              <m:sty m:val="b"/>
            </m:rPr>
            <w:rPr>
              <w:rFonts w:ascii="Cambria Math" w:eastAsia="Aptos" w:hAnsi="Cambria Math" w:cstheme="minorHAnsi"/>
            </w:rPr>
            <m:t>=0</m:t>
          </m:r>
        </m:oMath>
      </m:oMathPara>
    </w:p>
    <w:p w14:paraId="4D851A77" w14:textId="77777777" w:rsidR="00466058" w:rsidRPr="00466058" w:rsidRDefault="00466058" w:rsidP="00466058">
      <w:pPr>
        <w:rPr>
          <w:rFonts w:eastAsia="Aptos" w:cstheme="minorHAnsi"/>
          <w:iCs/>
        </w:rPr>
      </w:pPr>
      <m:oMathPara>
        <m:oMath>
          <m:sSubSup>
            <m:sSubSupPr>
              <m:ctrlPr>
                <w:rPr>
                  <w:rFonts w:ascii="Cambria Math" w:hAnsi="Cambria Math" w:cstheme="minorHAnsi"/>
                  <w:b/>
                  <w:bCs/>
                  <w:iCs/>
                </w:rPr>
              </m:ctrlPr>
            </m:sSubSupPr>
            <m:e>
              <m:r>
                <m:rPr>
                  <m:sty m:val="b"/>
                </m:rPr>
                <w:rPr>
                  <w:rFonts w:ascii="Cambria Math" w:hAnsi="Cambria Math" w:cstheme="minorHAnsi"/>
                </w:rPr>
                <m:t>H</m:t>
              </m:r>
            </m:e>
            <m:sub>
              <m:r>
                <m:rPr>
                  <m:sty m:val="b"/>
                </m:rPr>
                <w:rPr>
                  <w:rFonts w:ascii="Cambria Math" w:hAnsi="Cambria Math" w:cstheme="minorHAnsi"/>
                </w:rPr>
                <m:t>3</m:t>
              </m:r>
            </m:sub>
            <m:sup>
              <m:r>
                <m:rPr>
                  <m:sty m:val="bi"/>
                </m:rPr>
                <w:rPr>
                  <w:rFonts w:ascii="Cambria Math" w:hAnsi="Cambria Math" w:cstheme="minorHAnsi"/>
                </w:rPr>
                <m:t>3</m:t>
              </m:r>
            </m:sup>
          </m:sSubSup>
          <m:r>
            <m:rPr>
              <m:sty m:val="b"/>
            </m:rPr>
            <w:rPr>
              <w:rFonts w:ascii="Cambria Math" w:hAnsi="Cambria Math" w:cstheme="minorHAnsi"/>
            </w:rPr>
            <m:t>-</m:t>
          </m:r>
          <m:f>
            <m:fPr>
              <m:ctrlPr>
                <w:rPr>
                  <w:rFonts w:ascii="Cambria Math" w:eastAsia="Aptos" w:hAnsi="Cambria Math" w:cstheme="minorHAnsi"/>
                  <w:b/>
                  <w:bCs/>
                  <w:i/>
                  <w:iCs/>
                </w:rPr>
              </m:ctrlPr>
            </m:fPr>
            <m:num>
              <m:d>
                <m:dPr>
                  <m:begChr m:val="|"/>
                  <m:endChr m:val="|"/>
                  <m:ctrlPr>
                    <w:rPr>
                      <w:rFonts w:ascii="Cambria Math" w:eastAsia="Aptos" w:hAnsi="Cambria Math" w:cstheme="minorHAnsi"/>
                      <w:b/>
                      <w:bCs/>
                      <w:iCs/>
                    </w:rPr>
                  </m:ctrlPr>
                </m:dPr>
                <m:e>
                  <m:r>
                    <m:rPr>
                      <m:sty m:val="b"/>
                    </m:rPr>
                    <w:rPr>
                      <w:rFonts w:ascii="Cambria Math" w:eastAsia="Aptos" w:hAnsi="Cambria Math" w:cstheme="minorHAnsi"/>
                    </w:rPr>
                    <m:t>χ</m:t>
                  </m:r>
                </m:e>
              </m:d>
            </m:num>
            <m:den>
              <m:sSubSup>
                <m:sSubSupPr>
                  <m:ctrlPr>
                    <w:rPr>
                      <w:rFonts w:ascii="Cambria Math" w:hAnsi="Cambria Math" w:cstheme="minorHAnsi"/>
                      <w:b/>
                      <w:bCs/>
                      <w:i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s</m:t>
                  </m:r>
                </m:sup>
              </m:sSubSup>
            </m:den>
          </m:f>
          <m:sSubSup>
            <m:sSubSupPr>
              <m:ctrlPr>
                <w:rPr>
                  <w:rFonts w:ascii="Cambria Math" w:hAnsi="Cambria Math" w:cstheme="minorHAnsi"/>
                  <w:b/>
                  <w:bCs/>
                  <w:iCs/>
                </w:rPr>
              </m:ctrlPr>
            </m:sSubSupPr>
            <m:e>
              <m:r>
                <m:rPr>
                  <m:sty m:val="b"/>
                </m:rPr>
                <w:rPr>
                  <w:rFonts w:ascii="Cambria Math" w:hAnsi="Cambria Math" w:cstheme="minorHAnsi"/>
                </w:rPr>
                <m:t>H</m:t>
              </m:r>
            </m:e>
            <m:sub>
              <m:r>
                <m:rPr>
                  <m:sty m:val="b"/>
                </m:rPr>
                <w:rPr>
                  <w:rFonts w:ascii="Cambria Math" w:hAnsi="Cambria Math" w:cstheme="minorHAnsi"/>
                </w:rPr>
                <m:t>3</m:t>
              </m:r>
            </m:sub>
            <m:sup>
              <m:r>
                <m:rPr>
                  <m:sty m:val="bi"/>
                </m:rPr>
                <w:rPr>
                  <w:rFonts w:ascii="Cambria Math" w:hAnsi="Cambria Math" w:cstheme="minorHAnsi"/>
                </w:rPr>
                <m:t>2</m:t>
              </m:r>
            </m:sup>
          </m:sSubSup>
          <m:r>
            <m:rPr>
              <m:sty m:val="bi"/>
            </m:rPr>
            <w:rPr>
              <w:rFonts w:ascii="Cambria Math" w:eastAsia="Aptos" w:hAnsi="Cambria Math" w:cstheme="minorHAnsi"/>
            </w:rPr>
            <m:t>-</m:t>
          </m:r>
          <m:sSup>
            <m:sSupPr>
              <m:ctrlPr>
                <w:rPr>
                  <w:rFonts w:ascii="Cambria Math" w:eastAsia="Aptos" w:hAnsi="Cambria Math" w:cstheme="minorHAnsi"/>
                  <w:b/>
                  <w:bCs/>
                </w:rPr>
              </m:ctrlPr>
            </m:sSupPr>
            <m:e>
              <m:r>
                <m:rPr>
                  <m:sty m:val="b"/>
                </m:rPr>
                <w:rPr>
                  <w:rFonts w:ascii="Cambria Math" w:eastAsia="Aptos" w:hAnsi="Cambria Math" w:cstheme="minorHAnsi"/>
                </w:rPr>
                <m:t>δ</m:t>
              </m:r>
            </m:e>
            <m:sup>
              <m:r>
                <m:rPr>
                  <m:sty m:val="b"/>
                </m:rPr>
                <w:rPr>
                  <w:rFonts w:ascii="Cambria Math" w:eastAsia="Aptos" w:hAnsi="Cambria Math" w:cstheme="minorHAnsi"/>
                </w:rPr>
                <m:t>*</m:t>
              </m:r>
            </m:sup>
          </m:sSup>
          <m:sSubSup>
            <m:sSubSupPr>
              <m:ctrlPr>
                <w:rPr>
                  <w:rFonts w:ascii="Cambria Math" w:eastAsia="Aptos" w:hAnsi="Cambria Math" w:cstheme="minorHAnsi"/>
                  <w:b/>
                  <w:bCs/>
                </w:rPr>
              </m:ctrlPr>
            </m:sSubSupPr>
            <m:e>
              <m:r>
                <m:rPr>
                  <m:sty m:val="b"/>
                </m:rPr>
                <w:rPr>
                  <w:rFonts w:ascii="Cambria Math" w:eastAsia="Aptos" w:hAnsi="Cambria Math" w:cstheme="minorHAnsi"/>
                </w:rPr>
                <m:t>δ</m:t>
              </m:r>
            </m:e>
            <m:sub>
              <m:r>
                <m:rPr>
                  <m:sty m:val="b"/>
                </m:rPr>
                <w:rPr>
                  <w:rFonts w:ascii="Cambria Math" w:eastAsia="Aptos" w:hAnsi="Cambria Math" w:cstheme="minorHAnsi"/>
                </w:rPr>
                <m:t>3</m:t>
              </m:r>
            </m:sub>
            <m:sup>
              <m:r>
                <m:rPr>
                  <m:sty m:val="b"/>
                </m:rPr>
                <w:rPr>
                  <w:rFonts w:ascii="Cambria Math" w:eastAsia="Aptos" w:hAnsi="Cambria Math" w:cstheme="minorHAnsi"/>
                </w:rPr>
                <m:t>0</m:t>
              </m:r>
            </m:sup>
          </m:sSubSup>
          <m:r>
            <m:rPr>
              <m:sty m:val="b"/>
            </m:rPr>
            <w:rPr>
              <w:rFonts w:ascii="Cambria Math" w:eastAsia="Aptos" w:hAnsi="Cambria Math" w:cstheme="minorHAnsi"/>
            </w:rPr>
            <m:t>=0</m:t>
          </m:r>
        </m:oMath>
      </m:oMathPara>
    </w:p>
    <w:p w14:paraId="6855528A" w14:textId="38C36587" w:rsidR="00466058" w:rsidRDefault="00466058">
      <w:pPr>
        <w:spacing w:after="160" w:line="278" w:lineRule="auto"/>
        <w:rPr>
          <w:rFonts w:eastAsiaTheme="minorEastAsia" w:cstheme="minorHAnsi"/>
          <w:iCs/>
        </w:rPr>
      </w:pPr>
      <w:r>
        <w:rPr>
          <w:rFonts w:eastAsiaTheme="minorEastAsia" w:cstheme="minorHAnsi"/>
          <w:iCs/>
        </w:rPr>
        <w:t>LaCl</w:t>
      </w:r>
      <w:r>
        <w:rPr>
          <w:rFonts w:eastAsiaTheme="minorEastAsia" w:cstheme="minorHAnsi"/>
          <w:iCs/>
          <w:vertAlign w:val="subscript"/>
        </w:rPr>
        <w:t>3</w:t>
      </w:r>
      <w:r>
        <w:rPr>
          <w:rFonts w:eastAsiaTheme="minorEastAsia" w:cstheme="minorHAnsi"/>
          <w:iCs/>
        </w:rPr>
        <w:t>:</w:t>
      </w:r>
    </w:p>
    <w:p w14:paraId="44937DD8" w14:textId="77777777" w:rsidR="00466058" w:rsidRPr="00466058" w:rsidRDefault="00466058" w:rsidP="00466058">
      <w:pPr>
        <w:rPr>
          <w:rFonts w:eastAsiaTheme="minorEastAsia" w:cstheme="minorHAnsi"/>
          <w:b/>
          <w:bCs/>
          <w:iCs/>
        </w:rPr>
      </w:pPr>
      <m:oMathPara>
        <m:oMath>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1</m:t>
              </m:r>
            </m:sub>
            <m:sup>
              <m:r>
                <m:rPr>
                  <m:sty m:val="b"/>
                </m:rPr>
                <w:rPr>
                  <w:rFonts w:ascii="Cambria Math" w:hAnsi="Cambria Math" w:cstheme="minorHAnsi"/>
                </w:rPr>
                <m:t>s</m:t>
              </m:r>
            </m:sup>
          </m:sSubSup>
          <m:sSup>
            <m:sSupPr>
              <m:ctrlPr>
                <w:rPr>
                  <w:rFonts w:ascii="Cambria Math" w:hAnsi="Cambria Math" w:cstheme="minorHAnsi"/>
                  <w:b/>
                  <w:bCs/>
                </w:rPr>
              </m:ctrlPr>
            </m:sSupPr>
            <m:e>
              <m:d>
                <m:dPr>
                  <m:ctrlPr>
                    <w:rPr>
                      <w:rFonts w:ascii="Cambria Math" w:hAnsi="Cambria Math" w:cstheme="minorHAnsi"/>
                      <w:b/>
                      <w:bCs/>
                    </w:rPr>
                  </m:ctrlPr>
                </m:dPr>
                <m:e>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s</m:t>
                      </m:r>
                    </m:sup>
                  </m:sSubSup>
                </m:e>
              </m:d>
            </m:e>
            <m:sup>
              <m:r>
                <m:rPr>
                  <m:sty m:val="b"/>
                </m:rPr>
                <w:rPr>
                  <w:rFonts w:ascii="Cambria Math" w:hAnsi="Cambria Math" w:cstheme="minorHAnsi"/>
                </w:rPr>
                <m:t>3</m:t>
              </m:r>
            </m:sup>
          </m:sSup>
          <m:sSubSup>
            <m:sSubSupPr>
              <m:ctrlPr>
                <w:rPr>
                  <w:rFonts w:ascii="Cambria Math" w:eastAsia="Aptos" w:hAnsi="Cambria Math" w:cstheme="minorHAnsi"/>
                  <w:b/>
                  <w:bCs/>
                </w:rPr>
              </m:ctrlPr>
            </m:sSubSupPr>
            <m:e>
              <m:r>
                <m:rPr>
                  <m:sty m:val="b"/>
                </m:rPr>
                <w:rPr>
                  <w:rFonts w:ascii="Cambria Math" w:eastAsia="Aptos" w:hAnsi="Cambria Math" w:cstheme="minorHAnsi"/>
                </w:rPr>
                <m:t>δ</m:t>
              </m:r>
            </m:e>
            <m:sub>
              <m:r>
                <m:rPr>
                  <m:sty m:val="b"/>
                </m:rPr>
                <w:rPr>
                  <w:rFonts w:ascii="Cambria Math" w:eastAsia="Aptos" w:hAnsi="Cambria Math" w:cstheme="minorHAnsi"/>
                </w:rPr>
                <m:t>1</m:t>
              </m:r>
            </m:sub>
            <m:sup>
              <m:r>
                <m:rPr>
                  <m:sty m:val="b"/>
                </m:rPr>
                <w:rPr>
                  <w:rFonts w:ascii="Cambria Math" w:eastAsia="Aptos" w:hAnsi="Cambria Math" w:cstheme="minorHAnsi"/>
                </w:rPr>
                <m:t>0</m:t>
              </m:r>
            </m:sup>
          </m:sSubSup>
          <m:sSup>
            <m:sSupPr>
              <m:ctrlPr>
                <w:rPr>
                  <w:rFonts w:ascii="Cambria Math" w:eastAsia="Aptos" w:hAnsi="Cambria Math" w:cstheme="minorHAnsi"/>
                  <w:b/>
                  <w:bCs/>
                </w:rPr>
              </m:ctrlPr>
            </m:sSupPr>
            <m:e>
              <m:d>
                <m:dPr>
                  <m:ctrlPr>
                    <w:rPr>
                      <w:rFonts w:ascii="Cambria Math" w:eastAsia="Aptos" w:hAnsi="Cambria Math" w:cstheme="minorHAnsi"/>
                      <w:b/>
                      <w:bCs/>
                    </w:rPr>
                  </m:ctrlPr>
                </m:dPr>
                <m:e>
                  <m:sSubSup>
                    <m:sSubSupPr>
                      <m:ctrlPr>
                        <w:rPr>
                          <w:rFonts w:ascii="Cambria Math" w:eastAsia="Aptos" w:hAnsi="Cambria Math" w:cstheme="minorHAnsi"/>
                          <w:b/>
                          <w:bCs/>
                        </w:rPr>
                      </m:ctrlPr>
                    </m:sSubSupPr>
                    <m:e>
                      <m:r>
                        <m:rPr>
                          <m:sty m:val="b"/>
                        </m:rPr>
                        <w:rPr>
                          <w:rFonts w:ascii="Cambria Math" w:eastAsia="Aptos" w:hAnsi="Cambria Math" w:cstheme="minorHAnsi"/>
                        </w:rPr>
                        <m:t>δ</m:t>
                      </m:r>
                    </m:e>
                    <m:sub>
                      <m:r>
                        <m:rPr>
                          <m:sty m:val="b"/>
                        </m:rPr>
                        <w:rPr>
                          <w:rFonts w:ascii="Cambria Math" w:eastAsia="Aptos" w:hAnsi="Cambria Math" w:cstheme="minorHAnsi"/>
                        </w:rPr>
                        <m:t>3</m:t>
                      </m:r>
                    </m:sub>
                    <m:sup>
                      <m:r>
                        <m:rPr>
                          <m:sty m:val="b"/>
                        </m:rPr>
                        <w:rPr>
                          <w:rFonts w:ascii="Cambria Math" w:eastAsia="Aptos" w:hAnsi="Cambria Math" w:cstheme="minorHAnsi"/>
                        </w:rPr>
                        <m:t>0</m:t>
                      </m:r>
                    </m:sup>
                  </m:sSubSup>
                </m:e>
              </m:d>
            </m:e>
            <m:sup>
              <m:r>
                <m:rPr>
                  <m:sty m:val="b"/>
                </m:rPr>
                <w:rPr>
                  <w:rFonts w:ascii="Cambria Math" w:eastAsia="Aptos" w:hAnsi="Cambria Math" w:cstheme="minorHAnsi"/>
                </w:rPr>
                <m:t>3</m:t>
              </m:r>
            </m:sup>
          </m:sSup>
          <m:r>
            <m:rPr>
              <m:sty m:val="b"/>
            </m:rPr>
            <w:rPr>
              <w:rFonts w:ascii="Cambria Math" w:eastAsia="Aptos" w:hAnsi="Cambria Math" w:cstheme="minorHAnsi"/>
            </w:rPr>
            <m:t>=</m:t>
          </m:r>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1</m:t>
              </m:r>
            </m:sub>
            <m:sup>
              <m:r>
                <m:rPr>
                  <m:sty m:val="b"/>
                </m:rPr>
                <w:rPr>
                  <w:rFonts w:ascii="Cambria Math" w:hAnsi="Cambria Math" w:cstheme="minorHAnsi"/>
                </w:rPr>
                <m:t>m</m:t>
              </m:r>
            </m:sup>
          </m:sSubSup>
          <m:sSup>
            <m:sSupPr>
              <m:ctrlPr>
                <w:rPr>
                  <w:rFonts w:ascii="Cambria Math" w:hAnsi="Cambria Math" w:cstheme="minorHAnsi"/>
                  <w:b/>
                  <w:bCs/>
                  <w:i/>
                  <w:iCs/>
                </w:rPr>
              </m:ctrlPr>
            </m:sSupPr>
            <m:e>
              <m:d>
                <m:dPr>
                  <m:ctrlPr>
                    <w:rPr>
                      <w:rFonts w:ascii="Cambria Math" w:hAnsi="Cambria Math" w:cstheme="minorHAnsi"/>
                      <w:b/>
                      <w:bCs/>
                      <w:i/>
                      <w:iCs/>
                    </w:rPr>
                  </m:ctrlPr>
                </m:dPr>
                <m:e>
                  <m:sSubSup>
                    <m:sSubSupPr>
                      <m:ctrlPr>
                        <w:rPr>
                          <w:rFonts w:ascii="Cambria Math" w:hAnsi="Cambria Math" w:cstheme="minorHAnsi"/>
                          <w:b/>
                          <w:bCs/>
                          <w:i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m</m:t>
                      </m:r>
                    </m:sup>
                  </m:sSubSup>
                </m:e>
              </m:d>
            </m:e>
            <m:sup>
              <m:r>
                <m:rPr>
                  <m:sty m:val="bi"/>
                </m:rPr>
                <w:rPr>
                  <w:rFonts w:ascii="Cambria Math" w:hAnsi="Cambria Math" w:cstheme="minorHAnsi"/>
                </w:rPr>
                <m:t>3</m:t>
              </m:r>
            </m:sup>
          </m:sSup>
        </m:oMath>
      </m:oMathPara>
    </w:p>
    <w:p w14:paraId="694F98D7" w14:textId="77777777" w:rsidR="00466058" w:rsidRPr="00466058" w:rsidRDefault="00466058" w:rsidP="00466058">
      <w:pPr>
        <w:rPr>
          <w:rFonts w:eastAsiaTheme="minorEastAsia" w:cstheme="minorHAnsi"/>
          <w:b/>
          <w:bCs/>
        </w:rPr>
      </w:pPr>
      <m:oMathPara>
        <m:oMath>
          <m:sSup>
            <m:sSupPr>
              <m:ctrlPr>
                <w:rPr>
                  <w:rFonts w:ascii="Cambria Math" w:hAnsi="Cambria Math" w:cstheme="minorHAnsi"/>
                  <w:b/>
                  <w:bCs/>
                </w:rPr>
              </m:ctrlPr>
            </m:sSupPr>
            <m:e>
              <m:d>
                <m:dPr>
                  <m:ctrlPr>
                    <w:rPr>
                      <w:rFonts w:ascii="Cambria Math" w:hAnsi="Cambria Math" w:cstheme="minorHAnsi"/>
                      <w:b/>
                      <w:bCs/>
                    </w:rPr>
                  </m:ctrlPr>
                </m:dPr>
                <m:e>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m</m:t>
                      </m:r>
                    </m:sup>
                  </m:sSubSup>
                </m:e>
              </m:d>
            </m:e>
            <m:sup>
              <m:r>
                <m:rPr>
                  <m:sty m:val="b"/>
                </m:rPr>
                <w:rPr>
                  <w:rFonts w:ascii="Cambria Math" w:hAnsi="Cambria Math" w:cstheme="minorHAnsi"/>
                </w:rPr>
                <m:t>4</m:t>
              </m:r>
            </m:sup>
          </m:sSup>
          <m:r>
            <m:rPr>
              <m:sty m:val="b"/>
            </m:rPr>
            <w:rPr>
              <w:rFonts w:ascii="Cambria Math" w:hAnsi="Cambria Math" w:cstheme="minorHAnsi"/>
            </w:rPr>
            <m:t>+</m:t>
          </m:r>
          <m:d>
            <m:dPr>
              <m:begChr m:val="|"/>
              <m:endChr m:val="|"/>
              <m:ctrlPr>
                <w:rPr>
                  <w:rFonts w:ascii="Cambria Math" w:eastAsia="Aptos" w:hAnsi="Cambria Math" w:cstheme="minorHAnsi"/>
                  <w:b/>
                  <w:bCs/>
                </w:rPr>
              </m:ctrlPr>
            </m:dPr>
            <m:e>
              <m:r>
                <m:rPr>
                  <m:sty m:val="b"/>
                </m:rPr>
                <w:rPr>
                  <w:rFonts w:ascii="Cambria Math" w:eastAsia="Aptos" w:hAnsi="Cambria Math" w:cstheme="minorHAnsi"/>
                </w:rPr>
                <m:t>χ</m:t>
              </m:r>
            </m:e>
          </m:d>
          <m:sSup>
            <m:sSupPr>
              <m:ctrlPr>
                <w:rPr>
                  <w:rFonts w:ascii="Cambria Math" w:hAnsi="Cambria Math" w:cstheme="minorHAnsi"/>
                  <w:b/>
                  <w:bCs/>
                </w:rPr>
              </m:ctrlPr>
            </m:sSupPr>
            <m:e>
              <m:d>
                <m:dPr>
                  <m:ctrlPr>
                    <w:rPr>
                      <w:rFonts w:ascii="Cambria Math" w:hAnsi="Cambria Math" w:cstheme="minorHAnsi"/>
                      <w:b/>
                      <w:bCs/>
                    </w:rPr>
                  </m:ctrlPr>
                </m:dPr>
                <m:e>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m</m:t>
                      </m:r>
                    </m:sup>
                  </m:sSubSup>
                </m:e>
              </m:d>
            </m:e>
            <m:sup>
              <m:r>
                <m:rPr>
                  <m:sty m:val="b"/>
                </m:rPr>
                <w:rPr>
                  <w:rFonts w:ascii="Cambria Math" w:hAnsi="Cambria Math" w:cstheme="minorHAnsi"/>
                </w:rPr>
                <m:t>3</m:t>
              </m:r>
            </m:sup>
          </m:sSup>
          <m:sSup>
            <m:sSupPr>
              <m:ctrlPr>
                <w:rPr>
                  <w:rFonts w:ascii="Cambria Math" w:hAnsi="Cambria Math" w:cstheme="minorHAnsi"/>
                  <w:b/>
                  <w:bCs/>
                </w:rPr>
              </m:ctrlPr>
            </m:sSupPr>
            <m:e>
              <m:r>
                <m:rPr>
                  <m:sty m:val="b"/>
                </m:rPr>
                <w:rPr>
                  <w:rFonts w:ascii="Cambria Math" w:hAnsi="Cambria Math" w:cstheme="minorHAnsi"/>
                </w:rPr>
                <m:t>-</m:t>
              </m:r>
              <m:d>
                <m:dPr>
                  <m:ctrlPr>
                    <w:rPr>
                      <w:rFonts w:ascii="Cambria Math" w:hAnsi="Cambria Math" w:cstheme="minorHAnsi"/>
                      <w:b/>
                      <w:bCs/>
                    </w:rPr>
                  </m:ctrlPr>
                </m:dPr>
                <m:e>
                  <m:sSubSup>
                    <m:sSubSupPr>
                      <m:ctrlPr>
                        <w:rPr>
                          <w:rFonts w:ascii="Cambria Math" w:hAnsi="Cambria Math" w:cstheme="minorHAnsi"/>
                          <w:b/>
                          <w:b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s</m:t>
                      </m:r>
                    </m:sup>
                  </m:sSubSup>
                </m:e>
              </m:d>
            </m:e>
            <m:sup>
              <m:r>
                <m:rPr>
                  <m:sty m:val="b"/>
                </m:rPr>
                <w:rPr>
                  <w:rFonts w:ascii="Cambria Math" w:hAnsi="Cambria Math" w:cstheme="minorHAnsi"/>
                </w:rPr>
                <m:t>4</m:t>
              </m:r>
            </m:sup>
          </m:sSup>
          <m:sSup>
            <m:sSupPr>
              <m:ctrlPr>
                <w:rPr>
                  <w:rFonts w:ascii="Cambria Math" w:eastAsia="Aptos" w:hAnsi="Cambria Math" w:cstheme="minorHAnsi"/>
                  <w:b/>
                  <w:bCs/>
                </w:rPr>
              </m:ctrlPr>
            </m:sSupPr>
            <m:e>
              <m:r>
                <m:rPr>
                  <m:sty m:val="b"/>
                </m:rPr>
                <w:rPr>
                  <w:rFonts w:ascii="Cambria Math" w:eastAsia="Aptos" w:hAnsi="Cambria Math" w:cstheme="minorHAnsi"/>
                </w:rPr>
                <m:t>δ</m:t>
              </m:r>
            </m:e>
            <m:sup>
              <m:r>
                <m:rPr>
                  <m:sty m:val="b"/>
                </m:rPr>
                <w:rPr>
                  <w:rFonts w:ascii="Cambria Math" w:eastAsia="Aptos" w:hAnsi="Cambria Math" w:cstheme="minorHAnsi"/>
                </w:rPr>
                <m:t>*</m:t>
              </m:r>
            </m:sup>
          </m:sSup>
          <m:sSup>
            <m:sSupPr>
              <m:ctrlPr>
                <w:rPr>
                  <w:rFonts w:ascii="Cambria Math" w:eastAsia="Aptos" w:hAnsi="Cambria Math" w:cstheme="minorHAnsi"/>
                  <w:b/>
                  <w:bCs/>
                </w:rPr>
              </m:ctrlPr>
            </m:sSupPr>
            <m:e>
              <m:d>
                <m:dPr>
                  <m:ctrlPr>
                    <w:rPr>
                      <w:rFonts w:ascii="Cambria Math" w:eastAsia="Aptos" w:hAnsi="Cambria Math" w:cstheme="minorHAnsi"/>
                      <w:b/>
                      <w:bCs/>
                    </w:rPr>
                  </m:ctrlPr>
                </m:dPr>
                <m:e>
                  <m:sSubSup>
                    <m:sSubSupPr>
                      <m:ctrlPr>
                        <w:rPr>
                          <w:rFonts w:ascii="Cambria Math" w:eastAsia="Aptos" w:hAnsi="Cambria Math" w:cstheme="minorHAnsi"/>
                          <w:b/>
                          <w:bCs/>
                        </w:rPr>
                      </m:ctrlPr>
                    </m:sSubSupPr>
                    <m:e>
                      <m:r>
                        <m:rPr>
                          <m:sty m:val="b"/>
                        </m:rPr>
                        <w:rPr>
                          <w:rFonts w:ascii="Cambria Math" w:eastAsia="Aptos" w:hAnsi="Cambria Math" w:cstheme="minorHAnsi"/>
                        </w:rPr>
                        <m:t>δ</m:t>
                      </m:r>
                    </m:e>
                    <m:sub>
                      <m:r>
                        <m:rPr>
                          <m:sty m:val="b"/>
                        </m:rPr>
                        <w:rPr>
                          <w:rFonts w:ascii="Cambria Math" w:eastAsia="Aptos" w:hAnsi="Cambria Math" w:cstheme="minorHAnsi"/>
                        </w:rPr>
                        <m:t>3</m:t>
                      </m:r>
                    </m:sub>
                    <m:sup>
                      <m:r>
                        <m:rPr>
                          <m:sty m:val="b"/>
                        </m:rPr>
                        <w:rPr>
                          <w:rFonts w:ascii="Cambria Math" w:eastAsia="Aptos" w:hAnsi="Cambria Math" w:cstheme="minorHAnsi"/>
                        </w:rPr>
                        <m:t>0</m:t>
                      </m:r>
                    </m:sup>
                  </m:sSubSup>
                </m:e>
              </m:d>
            </m:e>
            <m:sup>
              <m:r>
                <m:rPr>
                  <m:sty m:val="b"/>
                </m:rPr>
                <w:rPr>
                  <w:rFonts w:ascii="Cambria Math" w:eastAsia="Aptos" w:hAnsi="Cambria Math" w:cstheme="minorHAnsi"/>
                </w:rPr>
                <m:t>2</m:t>
              </m:r>
            </m:sup>
          </m:sSup>
          <m:r>
            <m:rPr>
              <m:sty m:val="b"/>
            </m:rPr>
            <w:rPr>
              <w:rFonts w:ascii="Cambria Math" w:eastAsia="Aptos" w:hAnsi="Cambria Math" w:cstheme="minorHAnsi"/>
            </w:rPr>
            <m:t>=0</m:t>
          </m:r>
        </m:oMath>
      </m:oMathPara>
    </w:p>
    <w:p w14:paraId="2DA753FC" w14:textId="77777777" w:rsidR="00466058" w:rsidRPr="00466058" w:rsidRDefault="00466058" w:rsidP="00466058">
      <w:pPr>
        <w:rPr>
          <w:rFonts w:eastAsiaTheme="minorEastAsia" w:cstheme="minorHAnsi"/>
          <w:b/>
          <w:bCs/>
          <w:iCs/>
        </w:rPr>
      </w:pPr>
      <m:oMathPara>
        <m:oMath>
          <m:sSubSup>
            <m:sSubSupPr>
              <m:ctrlPr>
                <w:rPr>
                  <w:rFonts w:ascii="Cambria Math" w:hAnsi="Cambria Math" w:cstheme="minorHAnsi"/>
                  <w:b/>
                  <w:bCs/>
                  <w:iCs/>
                </w:rPr>
              </m:ctrlPr>
            </m:sSubSupPr>
            <m:e>
              <m:r>
                <m:rPr>
                  <m:sty m:val="b"/>
                </m:rPr>
                <w:rPr>
                  <w:rFonts w:ascii="Cambria Math" w:hAnsi="Cambria Math" w:cstheme="minorHAnsi"/>
                </w:rPr>
                <m:t>H</m:t>
              </m:r>
            </m:e>
            <m:sub>
              <m:r>
                <m:rPr>
                  <m:sty m:val="b"/>
                </m:rPr>
                <w:rPr>
                  <w:rFonts w:ascii="Cambria Math" w:hAnsi="Cambria Math" w:cstheme="minorHAnsi"/>
                </w:rPr>
                <m:t>3</m:t>
              </m:r>
            </m:sub>
            <m:sup>
              <m:r>
                <m:rPr>
                  <m:sty m:val="bi"/>
                </m:rPr>
                <w:rPr>
                  <w:rFonts w:ascii="Cambria Math" w:hAnsi="Cambria Math" w:cstheme="minorHAnsi"/>
                </w:rPr>
                <m:t>4</m:t>
              </m:r>
            </m:sup>
          </m:sSubSup>
          <m:r>
            <m:rPr>
              <m:sty m:val="b"/>
            </m:rPr>
            <w:rPr>
              <w:rFonts w:ascii="Cambria Math" w:hAnsi="Cambria Math" w:cstheme="minorHAnsi"/>
            </w:rPr>
            <m:t>-</m:t>
          </m:r>
          <m:f>
            <m:fPr>
              <m:ctrlPr>
                <w:rPr>
                  <w:rFonts w:ascii="Cambria Math" w:eastAsia="Aptos" w:hAnsi="Cambria Math" w:cstheme="minorHAnsi"/>
                  <w:b/>
                  <w:bCs/>
                  <w:i/>
                  <w:iCs/>
                </w:rPr>
              </m:ctrlPr>
            </m:fPr>
            <m:num>
              <m:d>
                <m:dPr>
                  <m:begChr m:val="|"/>
                  <m:endChr m:val="|"/>
                  <m:ctrlPr>
                    <w:rPr>
                      <w:rFonts w:ascii="Cambria Math" w:eastAsia="Aptos" w:hAnsi="Cambria Math" w:cstheme="minorHAnsi"/>
                      <w:b/>
                      <w:bCs/>
                      <w:iCs/>
                    </w:rPr>
                  </m:ctrlPr>
                </m:dPr>
                <m:e>
                  <m:r>
                    <m:rPr>
                      <m:sty m:val="b"/>
                    </m:rPr>
                    <w:rPr>
                      <w:rFonts w:ascii="Cambria Math" w:eastAsia="Aptos" w:hAnsi="Cambria Math" w:cstheme="minorHAnsi"/>
                    </w:rPr>
                    <m:t>χ</m:t>
                  </m:r>
                </m:e>
              </m:d>
            </m:num>
            <m:den>
              <m:sSubSup>
                <m:sSubSupPr>
                  <m:ctrlPr>
                    <w:rPr>
                      <w:rFonts w:ascii="Cambria Math" w:hAnsi="Cambria Math" w:cstheme="minorHAnsi"/>
                      <w:b/>
                      <w:bCs/>
                      <w:iCs/>
                    </w:rPr>
                  </m:ctrlPr>
                </m:sSubSupPr>
                <m:e>
                  <m:r>
                    <m:rPr>
                      <m:sty m:val="b"/>
                    </m:rPr>
                    <w:rPr>
                      <w:rFonts w:ascii="Cambria Math" w:hAnsi="Cambria Math" w:cstheme="minorHAnsi"/>
                    </w:rPr>
                    <m:t>c</m:t>
                  </m:r>
                </m:e>
                <m:sub>
                  <m:r>
                    <m:rPr>
                      <m:sty m:val="b"/>
                    </m:rPr>
                    <w:rPr>
                      <w:rFonts w:ascii="Cambria Math" w:hAnsi="Cambria Math" w:cstheme="minorHAnsi"/>
                    </w:rPr>
                    <m:t>3</m:t>
                  </m:r>
                </m:sub>
                <m:sup>
                  <m:r>
                    <m:rPr>
                      <m:sty m:val="b"/>
                    </m:rPr>
                    <w:rPr>
                      <w:rFonts w:ascii="Cambria Math" w:hAnsi="Cambria Math" w:cstheme="minorHAnsi"/>
                    </w:rPr>
                    <m:t>s</m:t>
                  </m:r>
                </m:sup>
              </m:sSubSup>
            </m:den>
          </m:f>
          <m:sSubSup>
            <m:sSubSupPr>
              <m:ctrlPr>
                <w:rPr>
                  <w:rFonts w:ascii="Cambria Math" w:hAnsi="Cambria Math" w:cstheme="minorHAnsi"/>
                  <w:b/>
                  <w:bCs/>
                  <w:iCs/>
                </w:rPr>
              </m:ctrlPr>
            </m:sSubSupPr>
            <m:e>
              <m:r>
                <m:rPr>
                  <m:sty m:val="b"/>
                </m:rPr>
                <w:rPr>
                  <w:rFonts w:ascii="Cambria Math" w:hAnsi="Cambria Math" w:cstheme="minorHAnsi"/>
                </w:rPr>
                <m:t>H</m:t>
              </m:r>
            </m:e>
            <m:sub>
              <m:r>
                <m:rPr>
                  <m:sty m:val="b"/>
                </m:rPr>
                <w:rPr>
                  <w:rFonts w:ascii="Cambria Math" w:hAnsi="Cambria Math" w:cstheme="minorHAnsi"/>
                </w:rPr>
                <m:t>3</m:t>
              </m:r>
            </m:sub>
            <m:sup>
              <m:r>
                <m:rPr>
                  <m:sty m:val="bi"/>
                </m:rPr>
                <w:rPr>
                  <w:rFonts w:ascii="Cambria Math" w:hAnsi="Cambria Math" w:cstheme="minorHAnsi"/>
                </w:rPr>
                <m:t>3</m:t>
              </m:r>
            </m:sup>
          </m:sSubSup>
          <m:r>
            <m:rPr>
              <m:sty m:val="bi"/>
            </m:rPr>
            <w:rPr>
              <w:rFonts w:ascii="Cambria Math" w:eastAsia="Aptos" w:hAnsi="Cambria Math" w:cstheme="minorHAnsi"/>
            </w:rPr>
            <m:t>-</m:t>
          </m:r>
          <m:sSup>
            <m:sSupPr>
              <m:ctrlPr>
                <w:rPr>
                  <w:rFonts w:ascii="Cambria Math" w:eastAsia="Aptos" w:hAnsi="Cambria Math" w:cstheme="minorHAnsi"/>
                  <w:b/>
                  <w:bCs/>
                </w:rPr>
              </m:ctrlPr>
            </m:sSupPr>
            <m:e>
              <m:r>
                <m:rPr>
                  <m:sty m:val="b"/>
                </m:rPr>
                <w:rPr>
                  <w:rFonts w:ascii="Cambria Math" w:eastAsia="Aptos" w:hAnsi="Cambria Math" w:cstheme="minorHAnsi"/>
                </w:rPr>
                <m:t>δ</m:t>
              </m:r>
            </m:e>
            <m:sup>
              <m:r>
                <m:rPr>
                  <m:sty m:val="b"/>
                </m:rPr>
                <w:rPr>
                  <w:rFonts w:ascii="Cambria Math" w:eastAsia="Aptos" w:hAnsi="Cambria Math" w:cstheme="minorHAnsi"/>
                </w:rPr>
                <m:t>*</m:t>
              </m:r>
            </m:sup>
          </m:sSup>
          <m:sSubSup>
            <m:sSubSupPr>
              <m:ctrlPr>
                <w:rPr>
                  <w:rFonts w:ascii="Cambria Math" w:eastAsia="Aptos" w:hAnsi="Cambria Math" w:cstheme="minorHAnsi"/>
                  <w:b/>
                  <w:bCs/>
                </w:rPr>
              </m:ctrlPr>
            </m:sSubSupPr>
            <m:e>
              <m:r>
                <m:rPr>
                  <m:sty m:val="b"/>
                </m:rPr>
                <w:rPr>
                  <w:rFonts w:ascii="Cambria Math" w:eastAsia="Aptos" w:hAnsi="Cambria Math" w:cstheme="minorHAnsi"/>
                </w:rPr>
                <m:t>δ</m:t>
              </m:r>
            </m:e>
            <m:sub>
              <m:r>
                <m:rPr>
                  <m:sty m:val="b"/>
                </m:rPr>
                <w:rPr>
                  <w:rFonts w:ascii="Cambria Math" w:eastAsia="Aptos" w:hAnsi="Cambria Math" w:cstheme="minorHAnsi"/>
                </w:rPr>
                <m:t>3</m:t>
              </m:r>
            </m:sub>
            <m:sup>
              <m:r>
                <m:rPr>
                  <m:sty m:val="b"/>
                </m:rPr>
                <w:rPr>
                  <w:rFonts w:ascii="Cambria Math" w:eastAsia="Aptos" w:hAnsi="Cambria Math" w:cstheme="minorHAnsi"/>
                </w:rPr>
                <m:t>0</m:t>
              </m:r>
            </m:sup>
          </m:sSubSup>
          <m:r>
            <m:rPr>
              <m:sty m:val="b"/>
            </m:rPr>
            <w:rPr>
              <w:rFonts w:ascii="Cambria Math" w:eastAsia="Aptos" w:hAnsi="Cambria Math" w:cstheme="minorHAnsi"/>
            </w:rPr>
            <m:t>=0</m:t>
          </m:r>
        </m:oMath>
      </m:oMathPara>
    </w:p>
    <w:p w14:paraId="64A90E39" w14:textId="3DDCCDC9" w:rsidR="00002DA3" w:rsidRDefault="00002DA3">
      <w:pPr>
        <w:spacing w:after="160" w:line="278" w:lineRule="auto"/>
        <w:rPr>
          <w:rFonts w:eastAsiaTheme="minorEastAsia" w:cstheme="minorHAnsi"/>
          <w:iCs/>
        </w:rPr>
      </w:pPr>
      <w:r>
        <w:rPr>
          <w:rFonts w:eastAsiaTheme="minorEastAsia" w:cstheme="minorHAnsi"/>
          <w:iCs/>
        </w:rPr>
        <w:t>There is clearly a pattern emerging from these equations as you increase the valency of the cation (which, in this case, is the counter-ion).</w:t>
      </w:r>
      <w:r>
        <w:rPr>
          <w:rFonts w:eastAsiaTheme="minorEastAsia" w:cstheme="minorHAnsi"/>
          <w:iCs/>
        </w:rPr>
        <w:br w:type="page"/>
      </w:r>
    </w:p>
    <w:p w14:paraId="59F724CD" w14:textId="77777777" w:rsidR="00466058" w:rsidRDefault="00466058">
      <w:pPr>
        <w:spacing w:after="160" w:line="278" w:lineRule="auto"/>
        <w:rPr>
          <w:rFonts w:eastAsiaTheme="minorEastAsia" w:cstheme="minorHAnsi"/>
          <w:iCs/>
        </w:rPr>
      </w:pPr>
    </w:p>
    <w:p w14:paraId="72D0C642" w14:textId="77777777" w:rsidR="00002DA3" w:rsidRDefault="00002DA3">
      <w:pPr>
        <w:spacing w:after="160" w:line="278" w:lineRule="auto"/>
        <w:rPr>
          <w:rFonts w:eastAsiaTheme="minorEastAsia" w:cstheme="minorHAnsi"/>
          <w:iCs/>
        </w:rPr>
      </w:pPr>
    </w:p>
    <w:p w14:paraId="262BD6FE" w14:textId="11B30EBC" w:rsidR="00816D62" w:rsidRDefault="00816D62" w:rsidP="00816D62">
      <w:pPr>
        <w:rPr>
          <w:rFonts w:eastAsiaTheme="minorEastAsia" w:cstheme="minorHAnsi"/>
        </w:rPr>
      </w:pPr>
      <w:r>
        <w:rPr>
          <w:rFonts w:cstheme="minorHAnsi"/>
          <w:iCs/>
        </w:rPr>
        <w:t xml:space="preserve">Assuming </w:t>
      </w:r>
      <m:oMath>
        <m:sSub>
          <m:sSubPr>
            <m:ctrlPr>
              <w:rPr>
                <w:rFonts w:ascii="Cambria Math" w:hAnsi="Cambria Math" w:cstheme="minorHAnsi"/>
                <w:i/>
                <w:iCs/>
              </w:rPr>
            </m:ctrlPr>
          </m:sSubPr>
          <m:e>
            <m:r>
              <w:rPr>
                <w:rFonts w:ascii="Cambria Math" w:hAnsi="Cambria Math" w:cstheme="minorHAnsi"/>
              </w:rPr>
              <m:t>δ</m:t>
            </m:r>
          </m:e>
          <m:sub>
            <m:r>
              <w:rPr>
                <w:rFonts w:ascii="Cambria Math" w:hAnsi="Cambria Math" w:cstheme="minorHAnsi"/>
              </w:rPr>
              <m:t>1</m:t>
            </m:r>
          </m:sub>
        </m:sSub>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δ</m:t>
            </m:r>
          </m:e>
          <m:sub>
            <m:r>
              <w:rPr>
                <w:rFonts w:ascii="Cambria Math" w:hAnsi="Cambria Math" w:cstheme="minorHAnsi"/>
              </w:rPr>
              <m:t>2</m:t>
            </m:r>
          </m:sub>
        </m:sSub>
        <m:r>
          <w:rPr>
            <w:rFonts w:ascii="Cambria Math" w:hAnsi="Cambria Math" w:cstheme="minorHAnsi"/>
          </w:rPr>
          <m:t>=</m:t>
        </m:r>
        <m:sSubSup>
          <m:sSubSupPr>
            <m:ctrlPr>
              <w:rPr>
                <w:rFonts w:ascii="Cambria Math" w:hAnsi="Cambria Math" w:cstheme="minorHAnsi"/>
                <w:i/>
                <w:iCs/>
              </w:rPr>
            </m:ctrlPr>
          </m:sSubSupPr>
          <m:e>
            <m:r>
              <w:rPr>
                <w:rFonts w:ascii="Cambria Math" w:hAnsi="Cambria Math" w:cstheme="minorHAnsi"/>
              </w:rPr>
              <m:t>γ</m:t>
            </m:r>
          </m:e>
          <m:sub>
            <m:r>
              <w:rPr>
                <w:rFonts w:ascii="Cambria Math" w:hAnsi="Cambria Math" w:cstheme="minorHAnsi"/>
              </w:rPr>
              <m:t>1</m:t>
            </m:r>
          </m:sub>
          <m:sup>
            <m:r>
              <w:rPr>
                <w:rFonts w:ascii="Cambria Math" w:hAnsi="Cambria Math" w:cstheme="minorHAnsi"/>
              </w:rPr>
              <m:t>s</m:t>
            </m:r>
          </m:sup>
        </m:sSubSup>
        <m:r>
          <w:rPr>
            <w:rFonts w:ascii="Cambria Math" w:hAnsi="Cambria Math" w:cstheme="minorHAnsi"/>
          </w:rPr>
          <m:t xml:space="preserve">= </m:t>
        </m:r>
        <m:sSubSup>
          <m:sSubSupPr>
            <m:ctrlPr>
              <w:rPr>
                <w:rFonts w:ascii="Cambria Math" w:hAnsi="Cambria Math" w:cstheme="minorHAnsi"/>
                <w:i/>
                <w:iCs/>
              </w:rPr>
            </m:ctrlPr>
          </m:sSubSupPr>
          <m:e>
            <m:r>
              <w:rPr>
                <w:rFonts w:ascii="Cambria Math" w:hAnsi="Cambria Math" w:cstheme="minorHAnsi"/>
              </w:rPr>
              <m:t>γ</m:t>
            </m:r>
          </m:e>
          <m:sub>
            <m:r>
              <w:rPr>
                <w:rFonts w:ascii="Cambria Math" w:hAnsi="Cambria Math" w:cstheme="minorHAnsi"/>
              </w:rPr>
              <m:t>1</m:t>
            </m:r>
          </m:sub>
          <m:sup>
            <m:r>
              <w:rPr>
                <w:rFonts w:ascii="Cambria Math" w:hAnsi="Cambria Math" w:cstheme="minorHAnsi"/>
              </w:rPr>
              <m:t>m</m:t>
            </m:r>
          </m:sup>
        </m:sSubSup>
        <m:r>
          <w:rPr>
            <w:rFonts w:ascii="Cambria Math" w:hAnsi="Cambria Math" w:cstheme="minorHAnsi"/>
          </w:rPr>
          <m:t>=</m:t>
        </m:r>
        <m:sSubSup>
          <m:sSubSupPr>
            <m:ctrlPr>
              <w:rPr>
                <w:rFonts w:ascii="Cambria Math" w:hAnsi="Cambria Math" w:cstheme="minorHAnsi"/>
                <w:i/>
                <w:iCs/>
              </w:rPr>
            </m:ctrlPr>
          </m:sSubSupPr>
          <m:e>
            <m:r>
              <w:rPr>
                <w:rFonts w:ascii="Cambria Math" w:hAnsi="Cambria Math" w:cstheme="minorHAnsi"/>
              </w:rPr>
              <m:t>γ</m:t>
            </m:r>
          </m:e>
          <m:sub>
            <m:r>
              <w:rPr>
                <w:rFonts w:ascii="Cambria Math" w:hAnsi="Cambria Math" w:cstheme="minorHAnsi"/>
              </w:rPr>
              <m:t>2</m:t>
            </m:r>
          </m:sub>
          <m:sup>
            <m:r>
              <w:rPr>
                <w:rFonts w:ascii="Cambria Math" w:hAnsi="Cambria Math" w:cstheme="minorHAnsi"/>
              </w:rPr>
              <m:t>s</m:t>
            </m:r>
          </m:sup>
        </m:sSubSup>
        <m:r>
          <w:rPr>
            <w:rFonts w:ascii="Cambria Math" w:hAnsi="Cambria Math" w:cstheme="minorHAnsi"/>
          </w:rPr>
          <m:t xml:space="preserve">= </m:t>
        </m:r>
        <m:sSubSup>
          <m:sSubSupPr>
            <m:ctrlPr>
              <w:rPr>
                <w:rFonts w:ascii="Cambria Math" w:hAnsi="Cambria Math" w:cstheme="minorHAnsi"/>
                <w:i/>
                <w:iCs/>
              </w:rPr>
            </m:ctrlPr>
          </m:sSubSupPr>
          <m:e>
            <m:r>
              <w:rPr>
                <w:rFonts w:ascii="Cambria Math" w:hAnsi="Cambria Math" w:cstheme="minorHAnsi"/>
              </w:rPr>
              <m:t>γ</m:t>
            </m:r>
          </m:e>
          <m:sub>
            <m:r>
              <w:rPr>
                <w:rFonts w:ascii="Cambria Math" w:hAnsi="Cambria Math" w:cstheme="minorHAnsi"/>
              </w:rPr>
              <m:t>2</m:t>
            </m:r>
          </m:sub>
          <m:sup>
            <m:r>
              <w:rPr>
                <w:rFonts w:ascii="Cambria Math" w:hAnsi="Cambria Math" w:cstheme="minorHAnsi"/>
              </w:rPr>
              <m:t>m</m:t>
            </m:r>
          </m:sup>
        </m:sSubSup>
        <m:r>
          <w:rPr>
            <w:rFonts w:ascii="Cambria Math" w:hAnsi="Cambria Math" w:cstheme="minorHAnsi"/>
          </w:rPr>
          <m:t>=1</m:t>
        </m:r>
      </m:oMath>
      <w:r w:rsidR="00466058">
        <w:rPr>
          <w:rFonts w:eastAsiaTheme="minorEastAsia" w:cstheme="minorHAnsi"/>
        </w:rPr>
        <w:t>…</w:t>
      </w:r>
    </w:p>
    <w:p w14:paraId="14682ED4" w14:textId="77777777" w:rsidR="00466058" w:rsidRDefault="00466058" w:rsidP="00816D62">
      <w:pPr>
        <w:rPr>
          <w:rFonts w:eastAsiaTheme="minorEastAsia" w:cstheme="minorHAnsi"/>
          <w:iCs/>
        </w:rPr>
      </w:pPr>
    </w:p>
    <w:p w14:paraId="72C8DDAE" w14:textId="77777777" w:rsidR="00816D62" w:rsidRPr="00816D62" w:rsidRDefault="00816D62" w:rsidP="00924688">
      <w:pPr>
        <w:rPr>
          <w:rFonts w:ascii="Cambria Math" w:eastAsia="Aptos" w:hAnsi="Cambria Math" w:cstheme="minorHAnsi"/>
        </w:rPr>
      </w:pPr>
    </w:p>
    <w:p w14:paraId="228C7270" w14:textId="080D1AF3" w:rsidR="00333D5C" w:rsidRPr="00816D62" w:rsidRDefault="00333D5C" w:rsidP="00924688">
      <w:r w:rsidRPr="00816D62">
        <w:t>We obtain</w:t>
      </w:r>
      <w:r w:rsidR="0053272D" w:rsidRPr="00816D62">
        <w:t xml:space="preserve"> (eqs 58 and 59 in SI)</w:t>
      </w:r>
      <w:r w:rsidRPr="00816D62">
        <w:t>,</w:t>
      </w:r>
    </w:p>
    <w:p w14:paraId="02215A65" w14:textId="689A07C8" w:rsidR="00333D5C" w:rsidRPr="00333D5C" w:rsidRDefault="00000000" w:rsidP="00924688">
      <w:pPr>
        <w:rPr>
          <w:rFonts w:eastAsiaTheme="minorEastAsia"/>
          <w:iCs/>
        </w:rPr>
      </w:pPr>
      <m:oMathPara>
        <m:oMath>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m</m:t>
                      </m:r>
                    </m:sup>
                  </m:sSubSup>
                </m:e>
              </m:d>
            </m:e>
            <m:sup>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3</m:t>
                  </m:r>
                </m:sub>
              </m:sSub>
              <m:r>
                <w:rPr>
                  <w:rFonts w:ascii="Cambria Math" w:hAnsi="Cambria Math"/>
                </w:rPr>
                <m:t>|</m:t>
              </m:r>
            </m:sup>
          </m:s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3</m:t>
                      </m:r>
                    </m:sub>
                    <m:sup>
                      <m:r>
                        <m:rPr>
                          <m:sty m:val="p"/>
                        </m:rPr>
                        <w:rPr>
                          <w:rFonts w:ascii="Cambria Math" w:hAnsi="Cambria Math"/>
                        </w:rPr>
                        <m:t>m</m:t>
                      </m:r>
                    </m:sup>
                  </m:sSubSup>
                </m:e>
              </m:d>
            </m:e>
            <m:sup>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m:t>
              </m:r>
            </m:sup>
          </m:sSup>
          <m:r>
            <m:rPr>
              <m:sty m:val="p"/>
            </m:rPr>
            <w:rPr>
              <w:rFonts w:ascii="Cambria Math" w:hAnsi="Cambria Math"/>
            </w:rPr>
            <m:t>=</m:t>
          </m:r>
          <m:sSubSup>
            <m:sSubSupPr>
              <m:ctrlPr>
                <w:rPr>
                  <w:rFonts w:ascii="Cambria Math" w:hAnsi="Cambria Math"/>
                  <w:iCs/>
                </w:rPr>
              </m:ctrlPr>
            </m:sSubSupPr>
            <m:e>
              <m:r>
                <m:rPr>
                  <m:sty m:val="p"/>
                </m:rPr>
                <w:rPr>
                  <w:rFonts w:ascii="Cambria Math" w:hAnsi="Cambria Math"/>
                </w:rPr>
                <m:t>H</m:t>
              </m:r>
            </m:e>
            <m:sub>
              <m:r>
                <m:rPr>
                  <m:sty m:val="p"/>
                </m:rPr>
                <w:rPr>
                  <w:rFonts w:ascii="Cambria Math" w:hAnsi="Cambria Math"/>
                </w:rPr>
                <m:t>1</m:t>
              </m:r>
            </m:sub>
            <m:sup>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3</m:t>
                  </m:r>
                </m:sub>
              </m:sSub>
              <m:r>
                <w:rPr>
                  <w:rFonts w:ascii="Cambria Math" w:hAnsi="Cambria Math"/>
                </w:rPr>
                <m:t>|</m:t>
              </m:r>
            </m:sup>
          </m:sSubSup>
          <m:sSubSup>
            <m:sSubSupPr>
              <m:ctrlPr>
                <w:rPr>
                  <w:rFonts w:ascii="Cambria Math" w:hAnsi="Cambria Math"/>
                  <w:iCs/>
                </w:rPr>
              </m:ctrlPr>
            </m:sSubSupPr>
            <m:e>
              <m:r>
                <m:rPr>
                  <m:sty m:val="p"/>
                </m:rPr>
                <w:rPr>
                  <w:rFonts w:ascii="Cambria Math" w:hAnsi="Cambria Math"/>
                </w:rPr>
                <m:t>H</m:t>
              </m:r>
            </m:e>
            <m:sub>
              <m:r>
                <m:rPr>
                  <m:sty m:val="p"/>
                </m:rPr>
                <w:rPr>
                  <w:rFonts w:ascii="Cambria Math" w:hAnsi="Cambria Math"/>
                </w:rPr>
                <m:t>3</m:t>
              </m:r>
            </m:sub>
            <m:sup>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m:t>
              </m:r>
            </m:sup>
          </m:sSub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s</m:t>
                      </m:r>
                    </m:sup>
                  </m:sSubSup>
                </m:e>
              </m:d>
            </m:e>
            <m:sup>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3</m:t>
                  </m:r>
                </m:sub>
              </m:sSub>
              <m:r>
                <w:rPr>
                  <w:rFonts w:ascii="Cambria Math" w:hAnsi="Cambria Math"/>
                </w:rPr>
                <m:t>|</m:t>
              </m:r>
            </m:sup>
          </m:s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3</m:t>
                      </m:r>
                    </m:sub>
                    <m:sup>
                      <m:r>
                        <m:rPr>
                          <m:sty m:val="p"/>
                        </m:rPr>
                        <w:rPr>
                          <w:rFonts w:ascii="Cambria Math" w:hAnsi="Cambria Math"/>
                        </w:rPr>
                        <m:t>s</m:t>
                      </m:r>
                    </m:sup>
                  </m:sSubSup>
                </m:e>
              </m:d>
            </m:e>
            <m:sup>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m:t>
              </m:r>
            </m:sup>
          </m:sSup>
        </m:oMath>
      </m:oMathPara>
    </w:p>
    <w:p w14:paraId="4ABAAD14" w14:textId="11B2C784" w:rsidR="007E2C0B" w:rsidRPr="00333D5C" w:rsidRDefault="00000000" w:rsidP="007E2C0B">
      <w:pPr>
        <w:rPr>
          <w:rFonts w:eastAsiaTheme="minorEastAsia"/>
          <w:iCs/>
        </w:rPr>
      </w:pPr>
      <m:oMathPara>
        <m:oMath>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2</m:t>
                      </m:r>
                    </m:sub>
                    <m:sup>
                      <m:r>
                        <m:rPr>
                          <m:sty m:val="p"/>
                        </m:rPr>
                        <w:rPr>
                          <w:rFonts w:ascii="Cambria Math" w:hAnsi="Cambria Math"/>
                        </w:rPr>
                        <m:t>m</m:t>
                      </m:r>
                    </m:sup>
                  </m:sSubSup>
                </m:e>
              </m:d>
            </m:e>
            <m:sup>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3</m:t>
                  </m:r>
                </m:sub>
              </m:sSub>
              <m:r>
                <w:rPr>
                  <w:rFonts w:ascii="Cambria Math" w:hAnsi="Cambria Math"/>
                </w:rPr>
                <m:t>|</m:t>
              </m:r>
            </m:sup>
          </m:s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3</m:t>
                      </m:r>
                    </m:sub>
                    <m:sup>
                      <m:r>
                        <m:rPr>
                          <m:sty m:val="p"/>
                        </m:rPr>
                        <w:rPr>
                          <w:rFonts w:ascii="Cambria Math" w:hAnsi="Cambria Math"/>
                        </w:rPr>
                        <m:t>m</m:t>
                      </m:r>
                    </m:sup>
                  </m:sSubSup>
                </m:e>
              </m:d>
            </m:e>
            <m:sup>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2</m:t>
                  </m:r>
                </m:sub>
              </m:sSub>
              <m:r>
                <w:rPr>
                  <w:rFonts w:ascii="Cambria Math" w:hAnsi="Cambria Math"/>
                </w:rPr>
                <m:t>|</m:t>
              </m:r>
            </m:sup>
          </m:sSup>
          <m:r>
            <m:rPr>
              <m:sty m:val="p"/>
            </m:rPr>
            <w:rPr>
              <w:rFonts w:ascii="Cambria Math" w:hAnsi="Cambria Math"/>
            </w:rPr>
            <m:t>=</m:t>
          </m:r>
          <m:sSubSup>
            <m:sSubSupPr>
              <m:ctrlPr>
                <w:rPr>
                  <w:rFonts w:ascii="Cambria Math" w:hAnsi="Cambria Math"/>
                  <w:iCs/>
                </w:rPr>
              </m:ctrlPr>
            </m:sSubSupPr>
            <m:e>
              <m:r>
                <m:rPr>
                  <m:sty m:val="p"/>
                </m:rPr>
                <w:rPr>
                  <w:rFonts w:ascii="Cambria Math" w:hAnsi="Cambria Math"/>
                </w:rPr>
                <m:t>H</m:t>
              </m:r>
            </m:e>
            <m:sub>
              <m:r>
                <m:rPr>
                  <m:sty m:val="p"/>
                </m:rPr>
                <w:rPr>
                  <w:rFonts w:ascii="Cambria Math" w:hAnsi="Cambria Math"/>
                </w:rPr>
                <m:t>2</m:t>
              </m:r>
            </m:sub>
            <m:sup>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3</m:t>
                  </m:r>
                </m:sub>
              </m:sSub>
              <m:r>
                <w:rPr>
                  <w:rFonts w:ascii="Cambria Math" w:hAnsi="Cambria Math"/>
                </w:rPr>
                <m:t>|</m:t>
              </m:r>
            </m:sup>
          </m:sSubSup>
          <m:sSubSup>
            <m:sSubSupPr>
              <m:ctrlPr>
                <w:rPr>
                  <w:rFonts w:ascii="Cambria Math" w:hAnsi="Cambria Math"/>
                  <w:iCs/>
                </w:rPr>
              </m:ctrlPr>
            </m:sSubSupPr>
            <m:e>
              <m:r>
                <m:rPr>
                  <m:sty m:val="p"/>
                </m:rPr>
                <w:rPr>
                  <w:rFonts w:ascii="Cambria Math" w:hAnsi="Cambria Math"/>
                </w:rPr>
                <m:t>H</m:t>
              </m:r>
            </m:e>
            <m:sub>
              <m:r>
                <m:rPr>
                  <m:sty m:val="p"/>
                </m:rPr>
                <w:rPr>
                  <w:rFonts w:ascii="Cambria Math" w:hAnsi="Cambria Math"/>
                </w:rPr>
                <m:t>3</m:t>
              </m:r>
            </m:sub>
            <m:sup>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2</m:t>
                  </m:r>
                </m:sub>
              </m:sSub>
              <m:r>
                <w:rPr>
                  <w:rFonts w:ascii="Cambria Math" w:hAnsi="Cambria Math"/>
                </w:rPr>
                <m:t>|</m:t>
              </m:r>
            </m:sup>
          </m:sSub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2</m:t>
                      </m:r>
                    </m:sub>
                    <m:sup>
                      <m:r>
                        <m:rPr>
                          <m:sty m:val="p"/>
                        </m:rPr>
                        <w:rPr>
                          <w:rFonts w:ascii="Cambria Math" w:hAnsi="Cambria Math"/>
                        </w:rPr>
                        <m:t>s</m:t>
                      </m:r>
                    </m:sup>
                  </m:sSubSup>
                </m:e>
              </m:d>
            </m:e>
            <m:sup>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3</m:t>
                  </m:r>
                </m:sub>
              </m:sSub>
              <m:r>
                <w:rPr>
                  <w:rFonts w:ascii="Cambria Math" w:hAnsi="Cambria Math"/>
                </w:rPr>
                <m:t>|</m:t>
              </m:r>
            </m:sup>
          </m:s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3</m:t>
                      </m:r>
                    </m:sub>
                    <m:sup>
                      <m:r>
                        <m:rPr>
                          <m:sty m:val="p"/>
                        </m:rPr>
                        <w:rPr>
                          <w:rFonts w:ascii="Cambria Math" w:hAnsi="Cambria Math"/>
                        </w:rPr>
                        <m:t>s</m:t>
                      </m:r>
                    </m:sup>
                  </m:sSubSup>
                </m:e>
              </m:d>
            </m:e>
            <m:sup>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2</m:t>
                  </m:r>
                </m:sub>
              </m:sSub>
              <m:r>
                <w:rPr>
                  <w:rFonts w:ascii="Cambria Math" w:hAnsi="Cambria Math"/>
                </w:rPr>
                <m:t>|</m:t>
              </m:r>
            </m:sup>
          </m:sSup>
        </m:oMath>
      </m:oMathPara>
    </w:p>
    <w:p w14:paraId="7A1BD7DA" w14:textId="59BEC7F0" w:rsidR="00333D5C" w:rsidRDefault="00643E46" w:rsidP="00333D5C">
      <w:pPr>
        <w:rPr>
          <w:rFonts w:eastAsiaTheme="minorEastAsia"/>
          <w:iCs/>
        </w:rPr>
      </w:pPr>
      <w:r>
        <w:rPr>
          <w:rFonts w:eastAsiaTheme="minorEastAsia"/>
          <w:iCs/>
        </w:rPr>
        <w:t xml:space="preserve">Here, </w:t>
      </w:r>
      <w:r w:rsidR="00246217">
        <w:rPr>
          <w:rFonts w:eastAsiaTheme="minorEastAsia"/>
          <w:iCs/>
        </w:rPr>
        <w:t>we want</w:t>
      </w:r>
      <w:r>
        <w:rPr>
          <w:rFonts w:eastAsiaTheme="minorEastAsia"/>
          <w:iCs/>
        </w:rPr>
        <w:t xml:space="preserve"> to develop a relationship </w:t>
      </w:r>
      <w:r w:rsidR="00246217">
        <w:rPr>
          <w:rFonts w:eastAsiaTheme="minorEastAsia"/>
          <w:iCs/>
        </w:rPr>
        <w:t>for</w:t>
      </w:r>
      <w:r>
        <w:rPr>
          <w:rFonts w:eastAsiaTheme="minorEastAsia"/>
          <w:iCs/>
        </w:rPr>
        <w:t xml:space="preserve"> </w:t>
      </w:r>
      <m:oMath>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2</m:t>
            </m:r>
          </m:sub>
          <m:sup>
            <m:r>
              <m:rPr>
                <m:sty m:val="p"/>
              </m:rPr>
              <w:rPr>
                <w:rFonts w:ascii="Cambria Math" w:hAnsi="Cambria Math"/>
              </w:rPr>
              <m:t>m</m:t>
            </m:r>
          </m:sup>
        </m:sSubSup>
      </m:oMath>
      <w:r>
        <w:rPr>
          <w:rFonts w:eastAsiaTheme="minorEastAsia"/>
          <w:iCs/>
        </w:rPr>
        <w:t xml:space="preserve"> in terms of </w:t>
      </w:r>
      <m:oMath>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m</m:t>
            </m:r>
          </m:sup>
        </m:sSubSup>
      </m:oMath>
      <w:r>
        <w:rPr>
          <w:rFonts w:eastAsiaTheme="minorEastAsia"/>
          <w:iCs/>
        </w:rPr>
        <w:t>. To do so, we begin by</w:t>
      </w:r>
      <w:r w:rsidR="00333D5C">
        <w:rPr>
          <w:rFonts w:eastAsiaTheme="minorEastAsia"/>
          <w:iCs/>
        </w:rPr>
        <w:t xml:space="preserve"> simplif</w:t>
      </w:r>
      <w:r>
        <w:rPr>
          <w:rFonts w:eastAsiaTheme="minorEastAsia"/>
          <w:iCs/>
        </w:rPr>
        <w:t>ying</w:t>
      </w:r>
      <w:r w:rsidR="00333D5C">
        <w:rPr>
          <w:rFonts w:eastAsiaTheme="minorEastAsia"/>
          <w:iCs/>
        </w:rPr>
        <w:t xml:space="preserve"> the exponents</w:t>
      </w:r>
      <w:r>
        <w:rPr>
          <w:rFonts w:eastAsiaTheme="minorEastAsia"/>
          <w:iCs/>
        </w:rPr>
        <w:t xml:space="preserve"> of the second equation by raising it</w:t>
      </w:r>
      <w:r w:rsidR="00333D5C">
        <w:rPr>
          <w:rFonts w:eastAsiaTheme="minorEastAsia"/>
          <w:iCs/>
        </w:rPr>
        <w:t xml:space="preserve"> to the exponent of</w:t>
      </w:r>
      <w:r>
        <w:rPr>
          <w:rFonts w:eastAsiaTheme="minorEastAsia"/>
          <w:iCs/>
        </w:rPr>
        <w:t xml:space="preserve"> </w:t>
      </w:r>
      <w:r w:rsidR="00333D5C">
        <w:rPr>
          <w:rFonts w:eastAsiaTheme="minorEastAsia"/>
          <w:iCs/>
        </w:rPr>
        <w:t xml:space="preserve"> </w:t>
      </w:r>
      <m:oMath>
        <m:f>
          <m:fPr>
            <m:ctrlPr>
              <w:rPr>
                <w:rFonts w:ascii="Cambria Math" w:eastAsiaTheme="minorEastAsia"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m:t>
            </m:r>
          </m:num>
          <m:den>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2</m:t>
                </m:r>
              </m:sub>
            </m:sSub>
            <m:r>
              <w:rPr>
                <w:rFonts w:ascii="Cambria Math" w:hAnsi="Cambria Math"/>
              </w:rPr>
              <m:t>|</m:t>
            </m:r>
          </m:den>
        </m:f>
      </m:oMath>
      <w:r>
        <w:rPr>
          <w:rFonts w:eastAsiaTheme="minorEastAsia"/>
          <w:iCs/>
        </w:rPr>
        <w:t xml:space="preserve">. We </w:t>
      </w:r>
      <w:r w:rsidR="00333D5C">
        <w:rPr>
          <w:rFonts w:eastAsiaTheme="minorEastAsia"/>
          <w:iCs/>
        </w:rPr>
        <w:t>obtain</w:t>
      </w:r>
    </w:p>
    <w:p w14:paraId="3EF8705E" w14:textId="08A1EAF7" w:rsidR="00333D5C" w:rsidRPr="00643E46" w:rsidRDefault="00000000" w:rsidP="00333D5C">
      <w:pPr>
        <w:rPr>
          <w:rFonts w:eastAsiaTheme="minorEastAsia"/>
          <w:iCs/>
        </w:rPr>
      </w:pPr>
      <m:oMathPara>
        <m:oMath>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2</m:t>
                      </m:r>
                    </m:sub>
                    <m:sup>
                      <m:r>
                        <m:rPr>
                          <m:sty m:val="p"/>
                        </m:rPr>
                        <w:rPr>
                          <w:rFonts w:ascii="Cambria Math" w:hAnsi="Cambria Math"/>
                        </w:rPr>
                        <m:t>m</m:t>
                      </m:r>
                    </m:sup>
                  </m:sSubSup>
                </m:e>
              </m:d>
            </m:e>
            <m:sup>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3</m:t>
                      </m:r>
                    </m:sub>
                  </m:sSub>
                  <m:r>
                    <w:rPr>
                      <w:rFonts w:ascii="Cambria Math" w:hAnsi="Cambria Math"/>
                    </w:rPr>
                    <m:t>|</m:t>
                  </m:r>
                </m:num>
                <m:den>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2</m:t>
                      </m:r>
                    </m:sub>
                  </m:sSub>
                  <m:r>
                    <w:rPr>
                      <w:rFonts w:ascii="Cambria Math" w:hAnsi="Cambria Math"/>
                    </w:rPr>
                    <m:t>|</m:t>
                  </m:r>
                </m:den>
              </m:f>
            </m:sup>
          </m:s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3</m:t>
                      </m:r>
                    </m:sub>
                    <m:sup>
                      <m:r>
                        <m:rPr>
                          <m:sty m:val="p"/>
                        </m:rPr>
                        <w:rPr>
                          <w:rFonts w:ascii="Cambria Math" w:hAnsi="Cambria Math"/>
                        </w:rPr>
                        <m:t>m</m:t>
                      </m:r>
                    </m:sup>
                  </m:sSubSup>
                </m:e>
              </m:d>
            </m:e>
            <m:sup>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m:t>
              </m:r>
            </m:sup>
          </m:sSup>
          <m:r>
            <m:rPr>
              <m:sty m:val="p"/>
            </m:rPr>
            <w:rPr>
              <w:rFonts w:ascii="Cambria Math" w:hAnsi="Cambria Math"/>
            </w:rPr>
            <m:t>=</m:t>
          </m:r>
          <m:sSubSup>
            <m:sSubSupPr>
              <m:ctrlPr>
                <w:rPr>
                  <w:rFonts w:ascii="Cambria Math" w:hAnsi="Cambria Math"/>
                  <w:iCs/>
                </w:rPr>
              </m:ctrlPr>
            </m:sSubSupPr>
            <m:e>
              <m:r>
                <m:rPr>
                  <m:sty m:val="p"/>
                </m:rPr>
                <w:rPr>
                  <w:rFonts w:ascii="Cambria Math" w:hAnsi="Cambria Math"/>
                </w:rPr>
                <m:t>H</m:t>
              </m:r>
            </m:e>
            <m:sub>
              <m:r>
                <m:rPr>
                  <m:sty m:val="p"/>
                </m:rPr>
                <w:rPr>
                  <w:rFonts w:ascii="Cambria Math" w:hAnsi="Cambria Math"/>
                </w:rPr>
                <m:t>2</m:t>
              </m:r>
            </m:sub>
            <m:sup>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3</m:t>
                      </m:r>
                    </m:sub>
                  </m:sSub>
                  <m:r>
                    <w:rPr>
                      <w:rFonts w:ascii="Cambria Math" w:hAnsi="Cambria Math"/>
                    </w:rPr>
                    <m:t>|</m:t>
                  </m:r>
                </m:num>
                <m:den>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2</m:t>
                      </m:r>
                    </m:sub>
                  </m:sSub>
                  <m:r>
                    <w:rPr>
                      <w:rFonts w:ascii="Cambria Math" w:hAnsi="Cambria Math"/>
                    </w:rPr>
                    <m:t>|</m:t>
                  </m:r>
                </m:den>
              </m:f>
            </m:sup>
          </m:sSubSup>
          <m:sSubSup>
            <m:sSubSupPr>
              <m:ctrlPr>
                <w:rPr>
                  <w:rFonts w:ascii="Cambria Math" w:hAnsi="Cambria Math"/>
                  <w:iCs/>
                </w:rPr>
              </m:ctrlPr>
            </m:sSubSupPr>
            <m:e>
              <m:r>
                <m:rPr>
                  <m:sty m:val="p"/>
                </m:rPr>
                <w:rPr>
                  <w:rFonts w:ascii="Cambria Math" w:hAnsi="Cambria Math"/>
                </w:rPr>
                <m:t>H</m:t>
              </m:r>
            </m:e>
            <m:sub>
              <m:r>
                <m:rPr>
                  <m:sty m:val="p"/>
                </m:rPr>
                <w:rPr>
                  <w:rFonts w:ascii="Cambria Math" w:hAnsi="Cambria Math"/>
                </w:rPr>
                <m:t>3</m:t>
              </m:r>
            </m:sub>
            <m:sup>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m:t>
              </m:r>
            </m:sup>
          </m:sSub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2</m:t>
                      </m:r>
                    </m:sub>
                    <m:sup>
                      <m:r>
                        <m:rPr>
                          <m:sty m:val="p"/>
                        </m:rPr>
                        <w:rPr>
                          <w:rFonts w:ascii="Cambria Math" w:hAnsi="Cambria Math"/>
                        </w:rPr>
                        <m:t>s</m:t>
                      </m:r>
                    </m:sup>
                  </m:sSubSup>
                </m:e>
              </m:d>
            </m:e>
            <m:sup>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3</m:t>
                      </m:r>
                    </m:sub>
                  </m:sSub>
                  <m:r>
                    <w:rPr>
                      <w:rFonts w:ascii="Cambria Math" w:hAnsi="Cambria Math"/>
                    </w:rPr>
                    <m:t>|</m:t>
                  </m:r>
                </m:num>
                <m:den>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2</m:t>
                      </m:r>
                    </m:sub>
                  </m:sSub>
                  <m:r>
                    <w:rPr>
                      <w:rFonts w:ascii="Cambria Math" w:hAnsi="Cambria Math"/>
                    </w:rPr>
                    <m:t>|</m:t>
                  </m:r>
                </m:den>
              </m:f>
            </m:sup>
          </m:s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3</m:t>
                      </m:r>
                    </m:sub>
                    <m:sup>
                      <m:r>
                        <m:rPr>
                          <m:sty m:val="p"/>
                        </m:rPr>
                        <w:rPr>
                          <w:rFonts w:ascii="Cambria Math" w:hAnsi="Cambria Math"/>
                        </w:rPr>
                        <m:t>s</m:t>
                      </m:r>
                    </m:sup>
                  </m:sSubSup>
                </m:e>
              </m:d>
            </m:e>
            <m:sup>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m:t>
              </m:r>
            </m:sup>
          </m:sSup>
        </m:oMath>
      </m:oMathPara>
    </w:p>
    <w:p w14:paraId="053BFE51" w14:textId="785EC08B" w:rsidR="00643E46" w:rsidRDefault="00643E46" w:rsidP="00333D5C">
      <w:pPr>
        <w:rPr>
          <w:iCs/>
        </w:rPr>
      </w:pPr>
      <w:r>
        <w:rPr>
          <w:iCs/>
        </w:rPr>
        <w:t>Next, take the ratio of the two equations,</w:t>
      </w:r>
    </w:p>
    <w:p w14:paraId="007D0392" w14:textId="7D1294F1" w:rsidR="00643E46" w:rsidRPr="00643E46" w:rsidRDefault="00000000" w:rsidP="00333D5C">
      <w:pPr>
        <w:rPr>
          <w:rFonts w:eastAsiaTheme="minorEastAsia"/>
          <w:iCs/>
        </w:rPr>
      </w:pPr>
      <m:oMathPara>
        <m:oMath>
          <m:f>
            <m:fPr>
              <m:ctrlPr>
                <w:rPr>
                  <w:rFonts w:ascii="Cambria Math" w:hAnsi="Cambria Math"/>
                  <w:i/>
                  <w:iCs/>
                </w:rPr>
              </m:ctrlPr>
            </m:fPr>
            <m:num>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m</m:t>
                          </m:r>
                        </m:sup>
                      </m:sSubSup>
                    </m:e>
                  </m:d>
                </m:e>
                <m:sup>
                  <m:r>
                    <w:rPr>
                      <w:rFonts w:ascii="Cambria Math" w:hAnsi="Cambria Math"/>
                    </w:rPr>
                    <m:t>|</m:t>
                  </m:r>
                  <m:sSub>
                    <m:sSubPr>
                      <m:ctrlPr>
                        <w:rPr>
                          <w:rFonts w:ascii="Cambria Math" w:hAnsi="Cambria Math"/>
                          <w:iCs/>
                        </w:rPr>
                      </m:ctrlPr>
                    </m:sSubPr>
                    <m:e>
                      <m:r>
                        <w:rPr>
                          <w:rFonts w:ascii="Cambria Math" w:hAnsi="Cambria Math"/>
                        </w:rPr>
                        <m:t>z</m:t>
                      </m:r>
                    </m:e>
                    <m:sub>
                      <m:r>
                        <w:rPr>
                          <w:rFonts w:ascii="Cambria Math" w:hAnsi="Cambria Math"/>
                        </w:rPr>
                        <m:t>3</m:t>
                      </m:r>
                    </m:sub>
                  </m:sSub>
                  <m:r>
                    <w:rPr>
                      <w:rFonts w:ascii="Cambria Math" w:hAnsi="Cambria Math"/>
                    </w:rPr>
                    <m:t>|</m:t>
                  </m:r>
                </m:sup>
              </m:s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3</m:t>
                          </m:r>
                        </m:sub>
                        <m:sup>
                          <m:r>
                            <m:rPr>
                              <m:sty m:val="p"/>
                            </m:rPr>
                            <w:rPr>
                              <w:rFonts w:ascii="Cambria Math" w:hAnsi="Cambria Math"/>
                            </w:rPr>
                            <m:t>m</m:t>
                          </m:r>
                        </m:sup>
                      </m:sSubSup>
                    </m:e>
                  </m:d>
                </m:e>
                <m:sup>
                  <m:r>
                    <w:rPr>
                      <w:rFonts w:ascii="Cambria Math" w:hAnsi="Cambria Math"/>
                    </w:rPr>
                    <m:t>|</m:t>
                  </m:r>
                  <m:sSub>
                    <m:sSubPr>
                      <m:ctrlPr>
                        <w:rPr>
                          <w:rFonts w:ascii="Cambria Math" w:hAnsi="Cambria Math"/>
                          <w:iCs/>
                        </w:rPr>
                      </m:ctrlPr>
                    </m:sSubPr>
                    <m:e>
                      <m:r>
                        <w:rPr>
                          <w:rFonts w:ascii="Cambria Math" w:hAnsi="Cambria Math"/>
                        </w:rPr>
                        <m:t>z</m:t>
                      </m:r>
                    </m:e>
                    <m:sub>
                      <m:r>
                        <w:rPr>
                          <w:rFonts w:ascii="Cambria Math" w:hAnsi="Cambria Math"/>
                        </w:rPr>
                        <m:t>1</m:t>
                      </m:r>
                    </m:sub>
                  </m:sSub>
                  <m:r>
                    <w:rPr>
                      <w:rFonts w:ascii="Cambria Math" w:hAnsi="Cambria Math"/>
                    </w:rPr>
                    <m:t>|</m:t>
                  </m:r>
                </m:sup>
              </m:sSup>
              <m:r>
                <m:rPr>
                  <m:sty m:val="p"/>
                </m:rPr>
                <w:rPr>
                  <w:rFonts w:ascii="Cambria Math" w:hAnsi="Cambria Math"/>
                </w:rPr>
                <m:t>=</m:t>
              </m:r>
              <m:sSubSup>
                <m:sSubSupPr>
                  <m:ctrlPr>
                    <w:rPr>
                      <w:rFonts w:ascii="Cambria Math" w:hAnsi="Cambria Math"/>
                      <w:iCs/>
                    </w:rPr>
                  </m:ctrlPr>
                </m:sSubSupPr>
                <m:e>
                  <m:r>
                    <m:rPr>
                      <m:sty m:val="p"/>
                    </m:rPr>
                    <w:rPr>
                      <w:rFonts w:ascii="Cambria Math" w:hAnsi="Cambria Math"/>
                    </w:rPr>
                    <m:t>H</m:t>
                  </m:r>
                </m:e>
                <m:sub>
                  <m:r>
                    <m:rPr>
                      <m:sty m:val="p"/>
                    </m:rPr>
                    <w:rPr>
                      <w:rFonts w:ascii="Cambria Math" w:hAnsi="Cambria Math"/>
                    </w:rPr>
                    <m:t>1</m:t>
                  </m:r>
                </m:sub>
                <m:sup>
                  <m:r>
                    <w:rPr>
                      <w:rFonts w:ascii="Cambria Math" w:hAnsi="Cambria Math"/>
                    </w:rPr>
                    <m:t>|</m:t>
                  </m:r>
                  <m:sSub>
                    <m:sSubPr>
                      <m:ctrlPr>
                        <w:rPr>
                          <w:rFonts w:ascii="Cambria Math" w:hAnsi="Cambria Math"/>
                          <w:iCs/>
                        </w:rPr>
                      </m:ctrlPr>
                    </m:sSubPr>
                    <m:e>
                      <m:r>
                        <w:rPr>
                          <w:rFonts w:ascii="Cambria Math" w:hAnsi="Cambria Math"/>
                        </w:rPr>
                        <m:t>z</m:t>
                      </m:r>
                    </m:e>
                    <m:sub>
                      <m:r>
                        <w:rPr>
                          <w:rFonts w:ascii="Cambria Math" w:hAnsi="Cambria Math"/>
                        </w:rPr>
                        <m:t>3</m:t>
                      </m:r>
                    </m:sub>
                  </m:sSub>
                  <m:r>
                    <w:rPr>
                      <w:rFonts w:ascii="Cambria Math" w:hAnsi="Cambria Math"/>
                    </w:rPr>
                    <m:t>|</m:t>
                  </m:r>
                </m:sup>
              </m:sSubSup>
              <m:sSubSup>
                <m:sSubSupPr>
                  <m:ctrlPr>
                    <w:rPr>
                      <w:rFonts w:ascii="Cambria Math" w:hAnsi="Cambria Math"/>
                      <w:iCs/>
                    </w:rPr>
                  </m:ctrlPr>
                </m:sSubSupPr>
                <m:e>
                  <m:r>
                    <m:rPr>
                      <m:sty m:val="p"/>
                    </m:rPr>
                    <w:rPr>
                      <w:rFonts w:ascii="Cambria Math" w:hAnsi="Cambria Math"/>
                    </w:rPr>
                    <m:t>H</m:t>
                  </m:r>
                </m:e>
                <m:sub>
                  <m:r>
                    <m:rPr>
                      <m:sty m:val="p"/>
                    </m:rPr>
                    <w:rPr>
                      <w:rFonts w:ascii="Cambria Math" w:hAnsi="Cambria Math"/>
                    </w:rPr>
                    <m:t>3</m:t>
                  </m:r>
                </m:sub>
                <m:sup>
                  <m:r>
                    <w:rPr>
                      <w:rFonts w:ascii="Cambria Math" w:hAnsi="Cambria Math"/>
                    </w:rPr>
                    <m:t>|</m:t>
                  </m:r>
                  <m:sSub>
                    <m:sSubPr>
                      <m:ctrlPr>
                        <w:rPr>
                          <w:rFonts w:ascii="Cambria Math" w:hAnsi="Cambria Math"/>
                          <w:iCs/>
                        </w:rPr>
                      </m:ctrlPr>
                    </m:sSubPr>
                    <m:e>
                      <m:r>
                        <w:rPr>
                          <w:rFonts w:ascii="Cambria Math" w:hAnsi="Cambria Math"/>
                        </w:rPr>
                        <m:t>z</m:t>
                      </m:r>
                    </m:e>
                    <m:sub>
                      <m:r>
                        <w:rPr>
                          <w:rFonts w:ascii="Cambria Math" w:hAnsi="Cambria Math"/>
                        </w:rPr>
                        <m:t>1</m:t>
                      </m:r>
                    </m:sub>
                  </m:sSub>
                  <m:r>
                    <w:rPr>
                      <w:rFonts w:ascii="Cambria Math" w:hAnsi="Cambria Math"/>
                    </w:rPr>
                    <m:t>|</m:t>
                  </m:r>
                </m:sup>
              </m:sSub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s</m:t>
                          </m:r>
                        </m:sup>
                      </m:sSubSup>
                    </m:e>
                  </m:d>
                </m:e>
                <m:sup>
                  <m:r>
                    <w:rPr>
                      <w:rFonts w:ascii="Cambria Math" w:hAnsi="Cambria Math"/>
                    </w:rPr>
                    <m:t>|</m:t>
                  </m:r>
                  <m:sSub>
                    <m:sSubPr>
                      <m:ctrlPr>
                        <w:rPr>
                          <w:rFonts w:ascii="Cambria Math" w:hAnsi="Cambria Math"/>
                          <w:iCs/>
                        </w:rPr>
                      </m:ctrlPr>
                    </m:sSubPr>
                    <m:e>
                      <m:r>
                        <w:rPr>
                          <w:rFonts w:ascii="Cambria Math" w:hAnsi="Cambria Math"/>
                        </w:rPr>
                        <m:t>z</m:t>
                      </m:r>
                    </m:e>
                    <m:sub>
                      <m:r>
                        <w:rPr>
                          <w:rFonts w:ascii="Cambria Math" w:hAnsi="Cambria Math"/>
                        </w:rPr>
                        <m:t>3</m:t>
                      </m:r>
                    </m:sub>
                  </m:sSub>
                  <m:r>
                    <w:rPr>
                      <w:rFonts w:ascii="Cambria Math" w:hAnsi="Cambria Math"/>
                    </w:rPr>
                    <m:t>|</m:t>
                  </m:r>
                </m:sup>
              </m:s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3</m:t>
                          </m:r>
                        </m:sub>
                        <m:sup>
                          <m:r>
                            <m:rPr>
                              <m:sty m:val="p"/>
                            </m:rPr>
                            <w:rPr>
                              <w:rFonts w:ascii="Cambria Math" w:hAnsi="Cambria Math"/>
                            </w:rPr>
                            <m:t>s</m:t>
                          </m:r>
                        </m:sup>
                      </m:sSubSup>
                    </m:e>
                  </m:d>
                </m:e>
                <m:sup>
                  <m:r>
                    <w:rPr>
                      <w:rFonts w:ascii="Cambria Math" w:hAnsi="Cambria Math"/>
                    </w:rPr>
                    <m:t>|</m:t>
                  </m:r>
                  <m:sSub>
                    <m:sSubPr>
                      <m:ctrlPr>
                        <w:rPr>
                          <w:rFonts w:ascii="Cambria Math" w:hAnsi="Cambria Math"/>
                          <w:iCs/>
                        </w:rPr>
                      </m:ctrlPr>
                    </m:sSubPr>
                    <m:e>
                      <m:r>
                        <w:rPr>
                          <w:rFonts w:ascii="Cambria Math" w:hAnsi="Cambria Math"/>
                        </w:rPr>
                        <m:t>z</m:t>
                      </m:r>
                    </m:e>
                    <m:sub>
                      <m:r>
                        <w:rPr>
                          <w:rFonts w:ascii="Cambria Math" w:hAnsi="Cambria Math"/>
                        </w:rPr>
                        <m:t>1</m:t>
                      </m:r>
                    </m:sub>
                  </m:sSub>
                  <m:r>
                    <w:rPr>
                      <w:rFonts w:ascii="Cambria Math" w:hAnsi="Cambria Math"/>
                    </w:rPr>
                    <m:t>|</m:t>
                  </m:r>
                </m:sup>
              </m:sSup>
            </m:num>
            <m:den>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2</m:t>
                          </m:r>
                        </m:sub>
                        <m:sup>
                          <m:r>
                            <m:rPr>
                              <m:sty m:val="p"/>
                            </m:rPr>
                            <w:rPr>
                              <w:rFonts w:ascii="Cambria Math" w:hAnsi="Cambria Math"/>
                            </w:rPr>
                            <m:t>m</m:t>
                          </m:r>
                        </m:sup>
                      </m:sSubSup>
                    </m:e>
                  </m:d>
                </m:e>
                <m:sup>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3</m:t>
                          </m:r>
                        </m:sub>
                      </m:sSub>
                      <m:r>
                        <w:rPr>
                          <w:rFonts w:ascii="Cambria Math" w:hAnsi="Cambria Math"/>
                        </w:rPr>
                        <m:t>|</m:t>
                      </m:r>
                    </m:num>
                    <m:den>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2</m:t>
                          </m:r>
                        </m:sub>
                      </m:sSub>
                      <m:r>
                        <w:rPr>
                          <w:rFonts w:ascii="Cambria Math" w:hAnsi="Cambria Math"/>
                        </w:rPr>
                        <m:t>|</m:t>
                      </m:r>
                    </m:den>
                  </m:f>
                </m:sup>
              </m:s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3</m:t>
                          </m:r>
                        </m:sub>
                        <m:sup>
                          <m:r>
                            <m:rPr>
                              <m:sty m:val="p"/>
                            </m:rPr>
                            <w:rPr>
                              <w:rFonts w:ascii="Cambria Math" w:hAnsi="Cambria Math"/>
                            </w:rPr>
                            <m:t>m</m:t>
                          </m:r>
                        </m:sup>
                      </m:sSubSup>
                    </m:e>
                  </m:d>
                </m:e>
                <m:sup>
                  <m:r>
                    <w:rPr>
                      <w:rFonts w:ascii="Cambria Math" w:hAnsi="Cambria Math"/>
                    </w:rPr>
                    <m:t>|</m:t>
                  </m:r>
                  <m:sSub>
                    <m:sSubPr>
                      <m:ctrlPr>
                        <w:rPr>
                          <w:rFonts w:ascii="Cambria Math" w:hAnsi="Cambria Math"/>
                          <w:iCs/>
                        </w:rPr>
                      </m:ctrlPr>
                    </m:sSubPr>
                    <m:e>
                      <m:r>
                        <w:rPr>
                          <w:rFonts w:ascii="Cambria Math" w:hAnsi="Cambria Math"/>
                        </w:rPr>
                        <m:t>z</m:t>
                      </m:r>
                    </m:e>
                    <m:sub>
                      <m:r>
                        <w:rPr>
                          <w:rFonts w:ascii="Cambria Math" w:hAnsi="Cambria Math"/>
                        </w:rPr>
                        <m:t>1</m:t>
                      </m:r>
                    </m:sub>
                  </m:sSub>
                  <m:r>
                    <w:rPr>
                      <w:rFonts w:ascii="Cambria Math" w:hAnsi="Cambria Math"/>
                    </w:rPr>
                    <m:t>|</m:t>
                  </m:r>
                </m:sup>
              </m:sSup>
              <m:r>
                <m:rPr>
                  <m:sty m:val="p"/>
                </m:rPr>
                <w:rPr>
                  <w:rFonts w:ascii="Cambria Math" w:hAnsi="Cambria Math"/>
                </w:rPr>
                <m:t>=</m:t>
              </m:r>
              <m:sSubSup>
                <m:sSubSupPr>
                  <m:ctrlPr>
                    <w:rPr>
                      <w:rFonts w:ascii="Cambria Math" w:hAnsi="Cambria Math"/>
                      <w:iCs/>
                    </w:rPr>
                  </m:ctrlPr>
                </m:sSubSupPr>
                <m:e>
                  <m:r>
                    <m:rPr>
                      <m:sty m:val="p"/>
                    </m:rPr>
                    <w:rPr>
                      <w:rFonts w:ascii="Cambria Math" w:hAnsi="Cambria Math"/>
                    </w:rPr>
                    <m:t>H</m:t>
                  </m:r>
                </m:e>
                <m:sub>
                  <m:r>
                    <m:rPr>
                      <m:sty m:val="p"/>
                    </m:rPr>
                    <w:rPr>
                      <w:rFonts w:ascii="Cambria Math" w:hAnsi="Cambria Math"/>
                    </w:rPr>
                    <m:t>2</m:t>
                  </m:r>
                </m:sub>
                <m:sup>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3</m:t>
                          </m:r>
                        </m:sub>
                      </m:sSub>
                      <m:r>
                        <w:rPr>
                          <w:rFonts w:ascii="Cambria Math" w:hAnsi="Cambria Math"/>
                        </w:rPr>
                        <m:t>|</m:t>
                      </m:r>
                    </m:num>
                    <m:den>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2</m:t>
                          </m:r>
                        </m:sub>
                      </m:sSub>
                      <m:r>
                        <w:rPr>
                          <w:rFonts w:ascii="Cambria Math" w:hAnsi="Cambria Math"/>
                        </w:rPr>
                        <m:t>|</m:t>
                      </m:r>
                    </m:den>
                  </m:f>
                </m:sup>
              </m:sSubSup>
              <m:sSubSup>
                <m:sSubSupPr>
                  <m:ctrlPr>
                    <w:rPr>
                      <w:rFonts w:ascii="Cambria Math" w:hAnsi="Cambria Math"/>
                      <w:iCs/>
                    </w:rPr>
                  </m:ctrlPr>
                </m:sSubSupPr>
                <m:e>
                  <m:r>
                    <m:rPr>
                      <m:sty m:val="p"/>
                    </m:rPr>
                    <w:rPr>
                      <w:rFonts w:ascii="Cambria Math" w:hAnsi="Cambria Math"/>
                    </w:rPr>
                    <m:t>H</m:t>
                  </m:r>
                </m:e>
                <m:sub>
                  <m:r>
                    <m:rPr>
                      <m:sty m:val="p"/>
                    </m:rPr>
                    <w:rPr>
                      <w:rFonts w:ascii="Cambria Math" w:hAnsi="Cambria Math"/>
                    </w:rPr>
                    <m:t>3</m:t>
                  </m:r>
                </m:sub>
                <m:sup>
                  <m:r>
                    <w:rPr>
                      <w:rFonts w:ascii="Cambria Math" w:hAnsi="Cambria Math"/>
                    </w:rPr>
                    <m:t>|</m:t>
                  </m:r>
                  <m:sSub>
                    <m:sSubPr>
                      <m:ctrlPr>
                        <w:rPr>
                          <w:rFonts w:ascii="Cambria Math" w:hAnsi="Cambria Math"/>
                          <w:iCs/>
                        </w:rPr>
                      </m:ctrlPr>
                    </m:sSubPr>
                    <m:e>
                      <m:r>
                        <w:rPr>
                          <w:rFonts w:ascii="Cambria Math" w:hAnsi="Cambria Math"/>
                        </w:rPr>
                        <m:t>z</m:t>
                      </m:r>
                    </m:e>
                    <m:sub>
                      <m:r>
                        <w:rPr>
                          <w:rFonts w:ascii="Cambria Math" w:hAnsi="Cambria Math"/>
                        </w:rPr>
                        <m:t>1</m:t>
                      </m:r>
                    </m:sub>
                  </m:sSub>
                  <m:r>
                    <w:rPr>
                      <w:rFonts w:ascii="Cambria Math" w:hAnsi="Cambria Math"/>
                    </w:rPr>
                    <m:t>|</m:t>
                  </m:r>
                </m:sup>
              </m:sSub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2</m:t>
                          </m:r>
                        </m:sub>
                        <m:sup>
                          <m:r>
                            <m:rPr>
                              <m:sty m:val="p"/>
                            </m:rPr>
                            <w:rPr>
                              <w:rFonts w:ascii="Cambria Math" w:hAnsi="Cambria Math"/>
                            </w:rPr>
                            <m:t>s</m:t>
                          </m:r>
                        </m:sup>
                      </m:sSubSup>
                    </m:e>
                  </m:d>
                </m:e>
                <m:sup>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3</m:t>
                          </m:r>
                        </m:sub>
                      </m:sSub>
                      <m:r>
                        <w:rPr>
                          <w:rFonts w:ascii="Cambria Math" w:hAnsi="Cambria Math"/>
                        </w:rPr>
                        <m:t>|</m:t>
                      </m:r>
                    </m:num>
                    <m:den>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2</m:t>
                          </m:r>
                        </m:sub>
                      </m:sSub>
                      <m:r>
                        <w:rPr>
                          <w:rFonts w:ascii="Cambria Math" w:hAnsi="Cambria Math"/>
                        </w:rPr>
                        <m:t>|</m:t>
                      </m:r>
                    </m:den>
                  </m:f>
                </m:sup>
              </m:s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3</m:t>
                          </m:r>
                        </m:sub>
                        <m:sup>
                          <m:r>
                            <m:rPr>
                              <m:sty m:val="p"/>
                            </m:rPr>
                            <w:rPr>
                              <w:rFonts w:ascii="Cambria Math" w:hAnsi="Cambria Math"/>
                            </w:rPr>
                            <m:t>s</m:t>
                          </m:r>
                        </m:sup>
                      </m:sSubSup>
                    </m:e>
                  </m:d>
                </m:e>
                <m:sup>
                  <m:r>
                    <w:rPr>
                      <w:rFonts w:ascii="Cambria Math" w:hAnsi="Cambria Math"/>
                    </w:rPr>
                    <m:t>|</m:t>
                  </m:r>
                  <m:sSub>
                    <m:sSubPr>
                      <m:ctrlPr>
                        <w:rPr>
                          <w:rFonts w:ascii="Cambria Math" w:hAnsi="Cambria Math"/>
                          <w:iCs/>
                        </w:rPr>
                      </m:ctrlPr>
                    </m:sSubPr>
                    <m:e>
                      <m:r>
                        <w:rPr>
                          <w:rFonts w:ascii="Cambria Math" w:hAnsi="Cambria Math"/>
                        </w:rPr>
                        <m:t>z</m:t>
                      </m:r>
                    </m:e>
                    <m:sub>
                      <m:r>
                        <w:rPr>
                          <w:rFonts w:ascii="Cambria Math" w:hAnsi="Cambria Math"/>
                        </w:rPr>
                        <m:t>1</m:t>
                      </m:r>
                    </m:sub>
                  </m:sSub>
                  <m:r>
                    <w:rPr>
                      <w:rFonts w:ascii="Cambria Math" w:hAnsi="Cambria Math"/>
                    </w:rPr>
                    <m:t>|</m:t>
                  </m:r>
                </m:sup>
              </m:sSup>
            </m:den>
          </m:f>
        </m:oMath>
      </m:oMathPara>
    </w:p>
    <w:p w14:paraId="694AF6F0" w14:textId="188620BF" w:rsidR="00643E46" w:rsidRDefault="00643E46" w:rsidP="00333D5C">
      <w:pPr>
        <w:rPr>
          <w:rFonts w:eastAsiaTheme="minorEastAsia"/>
          <w:iCs/>
        </w:rPr>
      </w:pPr>
      <w:r>
        <w:rPr>
          <w:rFonts w:eastAsiaTheme="minorEastAsia"/>
          <w:iCs/>
        </w:rPr>
        <w:t xml:space="preserve">The </w:t>
      </w:r>
      <m:oMath>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3</m:t>
            </m:r>
          </m:sub>
          <m:sup>
            <m:r>
              <m:rPr>
                <m:sty m:val="p"/>
              </m:rPr>
              <w:rPr>
                <w:rFonts w:ascii="Cambria Math" w:hAnsi="Cambria Math"/>
              </w:rPr>
              <m:t>m</m:t>
            </m:r>
          </m:sup>
        </m:sSubSup>
      </m:oMath>
      <w:r>
        <w:rPr>
          <w:rFonts w:eastAsiaTheme="minorEastAsia"/>
          <w:iCs/>
        </w:rPr>
        <w:t xml:space="preserve">, </w:t>
      </w:r>
      <m:oMath>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3</m:t>
            </m:r>
          </m:sub>
          <m:sup>
            <m:r>
              <m:rPr>
                <m:sty m:val="p"/>
              </m:rPr>
              <w:rPr>
                <w:rFonts w:ascii="Cambria Math" w:hAnsi="Cambria Math"/>
              </w:rPr>
              <m:t>s</m:t>
            </m:r>
          </m:sup>
        </m:sSubSup>
      </m:oMath>
      <w:r>
        <w:rPr>
          <w:rFonts w:eastAsiaTheme="minorEastAsia"/>
          <w:iCs/>
        </w:rPr>
        <w:t xml:space="preserve">, and </w:t>
      </w:r>
      <m:oMath>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3</m:t>
            </m:r>
          </m:sub>
        </m:sSub>
      </m:oMath>
      <w:r>
        <w:rPr>
          <w:rFonts w:eastAsiaTheme="minorEastAsia"/>
        </w:rPr>
        <w:t xml:space="preserve"> terms cancel out. After solving for </w:t>
      </w:r>
      <m:oMath>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2</m:t>
            </m:r>
          </m:sub>
          <m:sup>
            <m:r>
              <m:rPr>
                <m:sty m:val="p"/>
              </m:rPr>
              <w:rPr>
                <w:rFonts w:ascii="Cambria Math" w:hAnsi="Cambria Math"/>
              </w:rPr>
              <m:t>m</m:t>
            </m:r>
          </m:sup>
        </m:sSubSup>
      </m:oMath>
      <w:r>
        <w:rPr>
          <w:rFonts w:eastAsiaTheme="minorEastAsia"/>
          <w:iCs/>
        </w:rPr>
        <w:t xml:space="preserve"> we obtain,</w:t>
      </w:r>
    </w:p>
    <w:p w14:paraId="425A3950" w14:textId="16327D4F" w:rsidR="00643E46" w:rsidRPr="000B427E" w:rsidRDefault="00000000" w:rsidP="00333D5C">
      <w:pPr>
        <w:rPr>
          <w:rFonts w:eastAsiaTheme="minorEastAsia"/>
          <w:iCs/>
        </w:rPr>
      </w:pPr>
      <m:oMathPara>
        <m:oMath>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2</m:t>
              </m:r>
            </m:sub>
            <m:sup>
              <m:r>
                <m:rPr>
                  <m:sty m:val="p"/>
                </m:rPr>
                <w:rPr>
                  <w:rFonts w:ascii="Cambria Math" w:eastAsiaTheme="minorEastAsia" w:hAnsi="Cambria Math"/>
                </w:rPr>
                <m:t>m</m:t>
              </m:r>
            </m:sup>
          </m:sSubSup>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H</m:t>
              </m:r>
            </m:e>
            <m:sub>
              <m:r>
                <m:rPr>
                  <m:sty m:val="p"/>
                </m:rPr>
                <w:rPr>
                  <w:rFonts w:ascii="Cambria Math" w:eastAsiaTheme="minorEastAsia" w:hAnsi="Cambria Math"/>
                </w:rPr>
                <m:t>2</m:t>
              </m:r>
            </m:sub>
          </m:sSub>
          <m:sSup>
            <m:sSupPr>
              <m:ctrlPr>
                <w:rPr>
                  <w:rFonts w:ascii="Cambria Math" w:eastAsiaTheme="minorEastAsia" w:hAnsi="Cambria Math"/>
                  <w:iCs/>
                </w:rPr>
              </m:ctrlPr>
            </m:sSupPr>
            <m:e>
              <m:d>
                <m:dPr>
                  <m:ctrlPr>
                    <w:rPr>
                      <w:rFonts w:ascii="Cambria Math" w:eastAsiaTheme="minorEastAsia" w:hAnsi="Cambria Math"/>
                      <w:iCs/>
                    </w:rPr>
                  </m:ctrlPr>
                </m:dPr>
                <m:e>
                  <m:f>
                    <m:fPr>
                      <m:ctrlPr>
                        <w:rPr>
                          <w:rFonts w:ascii="Cambria Math" w:eastAsiaTheme="minorEastAsia" w:hAnsi="Cambria Math"/>
                          <w:iCs/>
                        </w:rPr>
                      </m:ctrlPr>
                    </m:fPr>
                    <m:num>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m</m:t>
                          </m:r>
                        </m:sup>
                      </m:sSubSup>
                    </m:num>
                    <m:den>
                      <m:sSub>
                        <m:sSubPr>
                          <m:ctrlPr>
                            <w:rPr>
                              <w:rFonts w:ascii="Cambria Math" w:eastAsiaTheme="minorEastAsia" w:hAnsi="Cambria Math"/>
                              <w:iCs/>
                            </w:rPr>
                          </m:ctrlPr>
                        </m:sSubPr>
                        <m:e>
                          <m:r>
                            <m:rPr>
                              <m:sty m:val="p"/>
                            </m:rPr>
                            <w:rPr>
                              <w:rFonts w:ascii="Cambria Math" w:eastAsiaTheme="minorEastAsia" w:hAnsi="Cambria Math"/>
                            </w:rPr>
                            <m:t>H</m:t>
                          </m:r>
                        </m:e>
                        <m:sub>
                          <m:r>
                            <m:rPr>
                              <m:sty m:val="p"/>
                            </m:rPr>
                            <w:rPr>
                              <w:rFonts w:ascii="Cambria Math" w:eastAsiaTheme="minorEastAsia" w:hAnsi="Cambria Math"/>
                            </w:rPr>
                            <m:t>1</m:t>
                          </m:r>
                        </m:sub>
                      </m:sSub>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m:t>
                          </m:r>
                        </m:sup>
                      </m:sSubSup>
                    </m:den>
                  </m:f>
                </m:e>
              </m:d>
            </m:e>
            <m:sup>
              <m:f>
                <m:fPr>
                  <m:ctrlPr>
                    <w:rPr>
                      <w:rFonts w:ascii="Cambria Math" w:eastAsiaTheme="minorEastAsia" w:hAnsi="Cambria Math"/>
                      <w:iCs/>
                    </w:rPr>
                  </m:ctrlPr>
                </m:fPr>
                <m:num>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z</m:t>
                      </m:r>
                    </m:e>
                    <m:sub>
                      <m:r>
                        <m:rPr>
                          <m:sty m:val="p"/>
                        </m:rPr>
                        <w:rPr>
                          <w:rFonts w:ascii="Cambria Math" w:eastAsiaTheme="minorEastAsia" w:hAnsi="Cambria Math"/>
                        </w:rPr>
                        <m:t>2</m:t>
                      </m:r>
                    </m:sub>
                  </m:sSub>
                  <m:r>
                    <m:rPr>
                      <m:sty m:val="p"/>
                    </m:rPr>
                    <w:rPr>
                      <w:rFonts w:ascii="Cambria Math" w:eastAsiaTheme="minorEastAsia" w:hAnsi="Cambria Math"/>
                    </w:rPr>
                    <m:t>|</m:t>
                  </m:r>
                </m:num>
                <m:den>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z</m:t>
                      </m:r>
                    </m:e>
                    <m:sub>
                      <m:r>
                        <m:rPr>
                          <m:sty m:val="p"/>
                        </m:rPr>
                        <w:rPr>
                          <w:rFonts w:ascii="Cambria Math" w:eastAsiaTheme="minorEastAsia" w:hAnsi="Cambria Math"/>
                        </w:rPr>
                        <m:t>1</m:t>
                      </m:r>
                    </m:sub>
                  </m:sSub>
                  <m:r>
                    <m:rPr>
                      <m:sty m:val="p"/>
                    </m:rPr>
                    <w:rPr>
                      <w:rFonts w:ascii="Cambria Math" w:eastAsiaTheme="minorEastAsia" w:hAnsi="Cambria Math"/>
                    </w:rPr>
                    <m:t>|</m:t>
                  </m:r>
                </m:den>
              </m:f>
            </m:sup>
          </m:sSup>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2</m:t>
              </m:r>
            </m:sub>
            <m:sup>
              <m:r>
                <m:rPr>
                  <m:sty m:val="p"/>
                </m:rPr>
                <w:rPr>
                  <w:rFonts w:ascii="Cambria Math" w:eastAsiaTheme="minorEastAsia" w:hAnsi="Cambria Math"/>
                </w:rPr>
                <m:t>s</m:t>
              </m:r>
            </m:sup>
          </m:sSubSup>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H</m:t>
              </m:r>
            </m:e>
            <m:sub>
              <m:r>
                <m:rPr>
                  <m:sty m:val="p"/>
                </m:rPr>
                <w:rPr>
                  <w:rFonts w:ascii="Cambria Math" w:eastAsiaTheme="minorEastAsia" w:hAnsi="Cambria Math"/>
                </w:rPr>
                <m:t>2</m:t>
              </m:r>
            </m:sub>
          </m:sSub>
          <m:sSup>
            <m:sSupPr>
              <m:ctrlPr>
                <w:rPr>
                  <w:rFonts w:ascii="Cambria Math" w:eastAsiaTheme="minorEastAsia" w:hAnsi="Cambria Math"/>
                  <w:iCs/>
                </w:rPr>
              </m:ctrlPr>
            </m:sSupPr>
            <m:e>
              <m:d>
                <m:dPr>
                  <m:ctrlPr>
                    <w:rPr>
                      <w:rFonts w:ascii="Cambria Math" w:eastAsiaTheme="minorEastAsia" w:hAnsi="Cambria Math"/>
                      <w:iCs/>
                    </w:rPr>
                  </m:ctrlPr>
                </m:dPr>
                <m:e>
                  <m:f>
                    <m:fPr>
                      <m:ctrlPr>
                        <w:rPr>
                          <w:rFonts w:ascii="Cambria Math" w:eastAsiaTheme="minorEastAsia" w:hAnsi="Cambria Math"/>
                          <w:iCs/>
                        </w:rPr>
                      </m:ctrlPr>
                    </m:fPr>
                    <m:num>
                      <m:sSubSup>
                        <m:sSubSupPr>
                          <m:ctrlPr>
                            <w:rPr>
                              <w:rFonts w:ascii="Cambria Math" w:eastAsiaTheme="minorEastAsia" w:hAnsi="Cambria Math"/>
                              <w:iCs/>
                            </w:rPr>
                          </m:ctrlPr>
                        </m:sSubSupPr>
                        <m:e>
                          <m:r>
                            <m:rPr>
                              <m:sty m:val="p"/>
                            </m:rPr>
                            <w:rPr>
                              <w:rFonts w:ascii="Cambria Math" w:eastAsiaTheme="minorEastAsia" w:hAnsi="Cambria Math"/>
                            </w:rPr>
                            <m:t>H</m:t>
                          </m:r>
                        </m:e>
                        <m:sub>
                          <m:r>
                            <m:rPr>
                              <m:sty m:val="p"/>
                            </m:rPr>
                            <w:rPr>
                              <w:rFonts w:ascii="Cambria Math" w:eastAsiaTheme="minorEastAsia" w:hAnsi="Cambria Math"/>
                            </w:rPr>
                            <m:t>1</m:t>
                          </m:r>
                        </m:sub>
                        <m:sup>
                          <m:r>
                            <m:rPr>
                              <m:sty m:val="p"/>
                            </m:rPr>
                            <w:rPr>
                              <w:rFonts w:ascii="Cambria Math" w:eastAsiaTheme="minorEastAsia" w:hAnsi="Cambria Math"/>
                            </w:rPr>
                            <m:t>theo</m:t>
                          </m:r>
                        </m:sup>
                      </m:sSubSup>
                    </m:num>
                    <m:den>
                      <m:sSub>
                        <m:sSubPr>
                          <m:ctrlPr>
                            <w:rPr>
                              <w:rFonts w:ascii="Cambria Math" w:eastAsiaTheme="minorEastAsia" w:hAnsi="Cambria Math"/>
                              <w:iCs/>
                            </w:rPr>
                          </m:ctrlPr>
                        </m:sSubPr>
                        <m:e>
                          <m:r>
                            <m:rPr>
                              <m:sty m:val="p"/>
                            </m:rPr>
                            <w:rPr>
                              <w:rFonts w:ascii="Cambria Math" w:eastAsiaTheme="minorEastAsia" w:hAnsi="Cambria Math"/>
                            </w:rPr>
                            <m:t>H</m:t>
                          </m:r>
                        </m:e>
                        <m:sub>
                          <m:r>
                            <m:rPr>
                              <m:sty m:val="p"/>
                            </m:rPr>
                            <w:rPr>
                              <w:rFonts w:ascii="Cambria Math" w:eastAsiaTheme="minorEastAsia" w:hAnsi="Cambria Math"/>
                            </w:rPr>
                            <m:t>1</m:t>
                          </m:r>
                        </m:sub>
                      </m:sSub>
                    </m:den>
                  </m:f>
                </m:e>
              </m:d>
            </m:e>
            <m:sup>
              <m:f>
                <m:fPr>
                  <m:ctrlPr>
                    <w:rPr>
                      <w:rFonts w:ascii="Cambria Math" w:eastAsiaTheme="minorEastAsia" w:hAnsi="Cambria Math"/>
                      <w:iCs/>
                    </w:rPr>
                  </m:ctrlPr>
                </m:fPr>
                <m:num>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z</m:t>
                      </m:r>
                    </m:e>
                    <m:sub>
                      <m:r>
                        <m:rPr>
                          <m:sty m:val="p"/>
                        </m:rPr>
                        <w:rPr>
                          <w:rFonts w:ascii="Cambria Math" w:eastAsiaTheme="minorEastAsia" w:hAnsi="Cambria Math"/>
                        </w:rPr>
                        <m:t>2</m:t>
                      </m:r>
                    </m:sub>
                  </m:sSub>
                  <m:r>
                    <m:rPr>
                      <m:sty m:val="p"/>
                    </m:rPr>
                    <w:rPr>
                      <w:rFonts w:ascii="Cambria Math" w:eastAsiaTheme="minorEastAsia" w:hAnsi="Cambria Math"/>
                    </w:rPr>
                    <m:t>|</m:t>
                  </m:r>
                </m:num>
                <m:den>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z</m:t>
                      </m:r>
                    </m:e>
                    <m:sub>
                      <m:r>
                        <m:rPr>
                          <m:sty m:val="p"/>
                        </m:rPr>
                        <w:rPr>
                          <w:rFonts w:ascii="Cambria Math" w:eastAsiaTheme="minorEastAsia" w:hAnsi="Cambria Math"/>
                        </w:rPr>
                        <m:t>1</m:t>
                      </m:r>
                    </m:sub>
                  </m:sSub>
                  <m:r>
                    <m:rPr>
                      <m:sty m:val="p"/>
                    </m:rPr>
                    <w:rPr>
                      <w:rFonts w:ascii="Cambria Math" w:eastAsiaTheme="minorEastAsia" w:hAnsi="Cambria Math"/>
                    </w:rPr>
                    <m:t>|</m:t>
                  </m:r>
                </m:den>
              </m:f>
            </m:sup>
          </m:sSup>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2</m:t>
              </m:r>
            </m:sub>
            <m:sup>
              <m:r>
                <m:rPr>
                  <m:sty m:val="p"/>
                </m:rPr>
                <w:rPr>
                  <w:rFonts w:ascii="Cambria Math" w:eastAsiaTheme="minorEastAsia" w:hAnsi="Cambria Math"/>
                </w:rPr>
                <m:t>s</m:t>
              </m:r>
            </m:sup>
          </m:sSubSup>
        </m:oMath>
      </m:oMathPara>
    </w:p>
    <w:p w14:paraId="36327F07" w14:textId="0E199109" w:rsidR="00643E46" w:rsidRPr="00333D5C" w:rsidRDefault="00643E46" w:rsidP="00333D5C">
      <w:pPr>
        <w:rPr>
          <w:iCs/>
        </w:rPr>
      </w:pPr>
    </w:p>
    <w:p w14:paraId="42F023BE" w14:textId="5B7868CC" w:rsidR="00333D5C" w:rsidRDefault="00246217" w:rsidP="00924688">
      <w:pPr>
        <w:rPr>
          <w:iCs/>
        </w:rPr>
      </w:pPr>
      <w:r>
        <w:rPr>
          <w:iCs/>
        </w:rPr>
        <w:t>Now, we take the first equation above and plug in the electroneutrality constraints</w:t>
      </w:r>
      <w:r w:rsidR="00742EFF">
        <w:rPr>
          <w:iCs/>
        </w:rPr>
        <w:t xml:space="preserve"> (eq 4, 31)</w:t>
      </w:r>
    </w:p>
    <w:p w14:paraId="3EF34BDB" w14:textId="5994E047" w:rsidR="00742EFF" w:rsidRPr="00742EFF" w:rsidRDefault="00000000" w:rsidP="00924688">
      <w:pPr>
        <w:rPr>
          <w:rFonts w:eastAsiaTheme="minorEastAsia"/>
          <w:iCs/>
        </w:rPr>
      </w:pPr>
      <m:oMathPara>
        <m:oMath>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m</m:t>
                      </m:r>
                    </m:sup>
                  </m:sSubSup>
                </m:e>
              </m:d>
            </m:e>
            <m:sup>
              <m:r>
                <w:rPr>
                  <w:rFonts w:ascii="Cambria Math" w:hAnsi="Cambria Math"/>
                </w:rPr>
                <m:t>|</m:t>
              </m:r>
              <m:sSub>
                <m:sSubPr>
                  <m:ctrlPr>
                    <w:rPr>
                      <w:rFonts w:ascii="Cambria Math" w:hAnsi="Cambria Math"/>
                      <w:iCs/>
                    </w:rPr>
                  </m:ctrlPr>
                </m:sSubPr>
                <m:e>
                  <m:r>
                    <w:rPr>
                      <w:rFonts w:ascii="Cambria Math" w:hAnsi="Cambria Math"/>
                    </w:rPr>
                    <m:t>z</m:t>
                  </m:r>
                </m:e>
                <m:sub>
                  <m:r>
                    <w:rPr>
                      <w:rFonts w:ascii="Cambria Math" w:hAnsi="Cambria Math"/>
                    </w:rPr>
                    <m:t>3</m:t>
                  </m:r>
                </m:sub>
              </m:sSub>
              <m:r>
                <w:rPr>
                  <w:rFonts w:ascii="Cambria Math" w:hAnsi="Cambria Math"/>
                </w:rPr>
                <m:t>|</m:t>
              </m:r>
            </m:sup>
          </m:s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3</m:t>
                      </m:r>
                    </m:sub>
                    <m:sup>
                      <m:r>
                        <m:rPr>
                          <m:sty m:val="p"/>
                        </m:rPr>
                        <w:rPr>
                          <w:rFonts w:ascii="Cambria Math" w:hAnsi="Cambria Math"/>
                        </w:rPr>
                        <m:t>m</m:t>
                      </m:r>
                    </m:sup>
                  </m:sSubSup>
                </m:e>
              </m:d>
            </m:e>
            <m:sup>
              <m:r>
                <w:rPr>
                  <w:rFonts w:ascii="Cambria Math" w:hAnsi="Cambria Math"/>
                </w:rPr>
                <m:t>|</m:t>
              </m:r>
              <m:sSub>
                <m:sSubPr>
                  <m:ctrlPr>
                    <w:rPr>
                      <w:rFonts w:ascii="Cambria Math" w:hAnsi="Cambria Math"/>
                      <w:iCs/>
                    </w:rPr>
                  </m:ctrlPr>
                </m:sSubPr>
                <m:e>
                  <m:r>
                    <w:rPr>
                      <w:rFonts w:ascii="Cambria Math" w:hAnsi="Cambria Math"/>
                    </w:rPr>
                    <m:t>z</m:t>
                  </m:r>
                </m:e>
                <m:sub>
                  <m:r>
                    <w:rPr>
                      <w:rFonts w:ascii="Cambria Math" w:hAnsi="Cambria Math"/>
                    </w:rPr>
                    <m:t>1</m:t>
                  </m:r>
                </m:sub>
              </m:sSub>
              <m:r>
                <w:rPr>
                  <w:rFonts w:ascii="Cambria Math" w:hAnsi="Cambria Math"/>
                </w:rPr>
                <m:t>|</m:t>
              </m:r>
            </m:sup>
          </m:sSup>
          <m:r>
            <m:rPr>
              <m:sty m:val="p"/>
            </m:rPr>
            <w:rPr>
              <w:rFonts w:ascii="Cambria Math" w:hAnsi="Cambria Math"/>
            </w:rPr>
            <m:t>=</m:t>
          </m:r>
          <m:sSubSup>
            <m:sSubSupPr>
              <m:ctrlPr>
                <w:rPr>
                  <w:rFonts w:ascii="Cambria Math" w:hAnsi="Cambria Math"/>
                  <w:iCs/>
                </w:rPr>
              </m:ctrlPr>
            </m:sSubSupPr>
            <m:e>
              <m:r>
                <m:rPr>
                  <m:sty m:val="p"/>
                </m:rPr>
                <w:rPr>
                  <w:rFonts w:ascii="Cambria Math" w:hAnsi="Cambria Math"/>
                </w:rPr>
                <m:t>H</m:t>
              </m:r>
            </m:e>
            <m:sub>
              <m:r>
                <m:rPr>
                  <m:sty m:val="p"/>
                </m:rPr>
                <w:rPr>
                  <w:rFonts w:ascii="Cambria Math" w:hAnsi="Cambria Math"/>
                </w:rPr>
                <m:t>1</m:t>
              </m:r>
            </m:sub>
            <m:sup>
              <m:r>
                <w:rPr>
                  <w:rFonts w:ascii="Cambria Math" w:hAnsi="Cambria Math"/>
                </w:rPr>
                <m:t>|</m:t>
              </m:r>
              <m:sSub>
                <m:sSubPr>
                  <m:ctrlPr>
                    <w:rPr>
                      <w:rFonts w:ascii="Cambria Math" w:hAnsi="Cambria Math"/>
                      <w:iCs/>
                    </w:rPr>
                  </m:ctrlPr>
                </m:sSubPr>
                <m:e>
                  <m:r>
                    <w:rPr>
                      <w:rFonts w:ascii="Cambria Math" w:hAnsi="Cambria Math"/>
                    </w:rPr>
                    <m:t>z</m:t>
                  </m:r>
                </m:e>
                <m:sub>
                  <m:r>
                    <w:rPr>
                      <w:rFonts w:ascii="Cambria Math" w:hAnsi="Cambria Math"/>
                    </w:rPr>
                    <m:t>3</m:t>
                  </m:r>
                </m:sub>
              </m:sSub>
              <m:r>
                <w:rPr>
                  <w:rFonts w:ascii="Cambria Math" w:hAnsi="Cambria Math"/>
                </w:rPr>
                <m:t>|</m:t>
              </m:r>
            </m:sup>
          </m:sSubSup>
          <m:sSubSup>
            <m:sSubSupPr>
              <m:ctrlPr>
                <w:rPr>
                  <w:rFonts w:ascii="Cambria Math" w:hAnsi="Cambria Math"/>
                  <w:iCs/>
                </w:rPr>
              </m:ctrlPr>
            </m:sSubSupPr>
            <m:e>
              <m:r>
                <m:rPr>
                  <m:sty m:val="p"/>
                </m:rPr>
                <w:rPr>
                  <w:rFonts w:ascii="Cambria Math" w:hAnsi="Cambria Math"/>
                </w:rPr>
                <m:t>H</m:t>
              </m:r>
            </m:e>
            <m:sub>
              <m:r>
                <m:rPr>
                  <m:sty m:val="p"/>
                </m:rPr>
                <w:rPr>
                  <w:rFonts w:ascii="Cambria Math" w:hAnsi="Cambria Math"/>
                </w:rPr>
                <m:t>3</m:t>
              </m:r>
            </m:sub>
            <m:sup>
              <m:r>
                <w:rPr>
                  <w:rFonts w:ascii="Cambria Math" w:hAnsi="Cambria Math"/>
                </w:rPr>
                <m:t>|</m:t>
              </m:r>
              <m:sSub>
                <m:sSubPr>
                  <m:ctrlPr>
                    <w:rPr>
                      <w:rFonts w:ascii="Cambria Math" w:hAnsi="Cambria Math"/>
                      <w:iCs/>
                    </w:rPr>
                  </m:ctrlPr>
                </m:sSubPr>
                <m:e>
                  <m:r>
                    <w:rPr>
                      <w:rFonts w:ascii="Cambria Math" w:hAnsi="Cambria Math"/>
                    </w:rPr>
                    <m:t>z</m:t>
                  </m:r>
                </m:e>
                <m:sub>
                  <m:r>
                    <w:rPr>
                      <w:rFonts w:ascii="Cambria Math" w:hAnsi="Cambria Math"/>
                    </w:rPr>
                    <m:t>1</m:t>
                  </m:r>
                </m:sub>
              </m:sSub>
              <m:r>
                <w:rPr>
                  <w:rFonts w:ascii="Cambria Math" w:hAnsi="Cambria Math"/>
                </w:rPr>
                <m:t>|</m:t>
              </m:r>
            </m:sup>
          </m:sSub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s</m:t>
                      </m:r>
                    </m:sup>
                  </m:sSubSup>
                </m:e>
              </m:d>
            </m:e>
            <m:sup>
              <m:r>
                <w:rPr>
                  <w:rFonts w:ascii="Cambria Math" w:hAnsi="Cambria Math"/>
                </w:rPr>
                <m:t>|</m:t>
              </m:r>
              <m:sSub>
                <m:sSubPr>
                  <m:ctrlPr>
                    <w:rPr>
                      <w:rFonts w:ascii="Cambria Math" w:hAnsi="Cambria Math"/>
                      <w:iCs/>
                    </w:rPr>
                  </m:ctrlPr>
                </m:sSubPr>
                <m:e>
                  <m:r>
                    <w:rPr>
                      <w:rFonts w:ascii="Cambria Math" w:hAnsi="Cambria Math"/>
                    </w:rPr>
                    <m:t>z</m:t>
                  </m:r>
                </m:e>
                <m:sub>
                  <m:r>
                    <w:rPr>
                      <w:rFonts w:ascii="Cambria Math" w:hAnsi="Cambria Math"/>
                    </w:rPr>
                    <m:t>3</m:t>
                  </m:r>
                </m:sub>
              </m:sSub>
              <m:r>
                <w:rPr>
                  <w:rFonts w:ascii="Cambria Math" w:hAnsi="Cambria Math"/>
                </w:rPr>
                <m:t>|</m:t>
              </m:r>
            </m:sup>
          </m:s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3</m:t>
                      </m:r>
                    </m:sub>
                    <m:sup>
                      <m:r>
                        <m:rPr>
                          <m:sty m:val="p"/>
                        </m:rPr>
                        <w:rPr>
                          <w:rFonts w:ascii="Cambria Math" w:hAnsi="Cambria Math"/>
                        </w:rPr>
                        <m:t>s</m:t>
                      </m:r>
                    </m:sup>
                  </m:sSubSup>
                </m:e>
              </m:d>
            </m:e>
            <m:sup>
              <m:r>
                <w:rPr>
                  <w:rFonts w:ascii="Cambria Math" w:hAnsi="Cambria Math"/>
                </w:rPr>
                <m:t>|</m:t>
              </m:r>
              <m:sSub>
                <m:sSubPr>
                  <m:ctrlPr>
                    <w:rPr>
                      <w:rFonts w:ascii="Cambria Math" w:hAnsi="Cambria Math"/>
                      <w:iCs/>
                    </w:rPr>
                  </m:ctrlPr>
                </m:sSubPr>
                <m:e>
                  <m:r>
                    <w:rPr>
                      <w:rFonts w:ascii="Cambria Math" w:hAnsi="Cambria Math"/>
                    </w:rPr>
                    <m:t>z</m:t>
                  </m:r>
                </m:e>
                <m:sub>
                  <m:r>
                    <w:rPr>
                      <w:rFonts w:ascii="Cambria Math" w:hAnsi="Cambria Math"/>
                    </w:rPr>
                    <m:t>1</m:t>
                  </m:r>
                </m:sub>
              </m:sSub>
              <m:r>
                <w:rPr>
                  <w:rFonts w:ascii="Cambria Math" w:hAnsi="Cambria Math"/>
                </w:rPr>
                <m:t>|</m:t>
              </m:r>
            </m:sup>
          </m:sSup>
        </m:oMath>
      </m:oMathPara>
    </w:p>
    <w:p w14:paraId="4D854CC6" w14:textId="429C9146" w:rsidR="00742EFF" w:rsidRPr="00742EFF" w:rsidRDefault="00000000" w:rsidP="00924688">
      <w:pPr>
        <w:rPr>
          <w:rFonts w:eastAsiaTheme="minorEastAsia"/>
        </w:rPr>
      </w:pPr>
      <m:oMathPara>
        <m:oMath>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m</m:t>
                      </m:r>
                    </m:sup>
                  </m:sSubSup>
                </m:e>
              </m:d>
            </m:e>
            <m:sup>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3</m:t>
                  </m:r>
                </m:sub>
              </m:sSub>
              <m:r>
                <m:rPr>
                  <m:sty m:val="p"/>
                </m:rPr>
                <w:rPr>
                  <w:rFonts w:ascii="Cambria Math" w:hAnsi="Cambria Math"/>
                </w:rPr>
                <m:t>|</m:t>
              </m:r>
            </m:sup>
          </m:s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e>
                      </m:d>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m</m:t>
                          </m:r>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2</m:t>
                              </m:r>
                            </m:sub>
                          </m:sSub>
                        </m:e>
                      </m:d>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2</m:t>
                          </m:r>
                        </m:sub>
                        <m:sup>
                          <m:r>
                            <m:rPr>
                              <m:sty m:val="p"/>
                            </m:rPr>
                            <w:rPr>
                              <w:rFonts w:ascii="Cambria Math" w:hAnsi="Cambria Math"/>
                            </w:rPr>
                            <m:t>m</m:t>
                          </m:r>
                        </m:sup>
                      </m:sSubSup>
                      <m:r>
                        <m:rPr>
                          <m:sty m:val="p"/>
                        </m:rPr>
                        <w:rPr>
                          <w:rFonts w:ascii="Cambria Math" w:hAnsi="Cambria Math"/>
                        </w:rPr>
                        <m:t>-|χ|</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3</m:t>
                          </m:r>
                        </m:sub>
                      </m:sSub>
                      <m:r>
                        <m:rPr>
                          <m:sty m:val="p"/>
                        </m:rPr>
                        <w:rPr>
                          <w:rFonts w:ascii="Cambria Math" w:hAnsi="Cambria Math"/>
                        </w:rPr>
                        <m:t>|</m:t>
                      </m:r>
                    </m:den>
                  </m:f>
                </m:e>
              </m:d>
            </m:e>
            <m:sup>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1</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3</m:t>
                  </m:r>
                </m:sub>
              </m:sSub>
              <m:r>
                <m:rPr>
                  <m:sty m:val="p"/>
                </m:rPr>
                <w:rPr>
                  <w:rFonts w:ascii="Cambria Math" w:hAnsi="Cambria Math"/>
                </w:rPr>
                <m:t>|</m:t>
              </m:r>
            </m:sup>
          </m:sSubSup>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3</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sup>
          </m:sSub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s</m:t>
                      </m:r>
                    </m:sup>
                  </m:sSubSup>
                </m:e>
              </m:d>
            </m:e>
            <m:sup>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3</m:t>
                  </m:r>
                </m:sub>
              </m:sSub>
              <m:r>
                <m:rPr>
                  <m:sty m:val="p"/>
                </m:rPr>
                <w:rPr>
                  <w:rFonts w:ascii="Cambria Math" w:hAnsi="Cambria Math"/>
                </w:rPr>
                <m:t>|</m:t>
              </m:r>
            </m:sup>
          </m:s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e>
                      </m:d>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s</m:t>
                          </m:r>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2</m:t>
                              </m:r>
                            </m:sub>
                          </m:sSub>
                        </m:e>
                      </m:d>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2</m:t>
                          </m:r>
                        </m:sub>
                        <m:sup>
                          <m:r>
                            <m:rPr>
                              <m:sty m:val="p"/>
                            </m:rPr>
                            <w:rPr>
                              <w:rFonts w:ascii="Cambria Math" w:hAnsi="Cambria Math"/>
                            </w:rPr>
                            <m:t>s</m:t>
                          </m:r>
                        </m:sup>
                      </m:sSubSup>
                    </m:num>
                    <m:den>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3</m:t>
                          </m:r>
                        </m:sub>
                      </m:sSub>
                      <m:r>
                        <m:rPr>
                          <m:sty m:val="p"/>
                        </m:rPr>
                        <w:rPr>
                          <w:rFonts w:ascii="Cambria Math" w:hAnsi="Cambria Math"/>
                        </w:rPr>
                        <m:t>|</m:t>
                      </m:r>
                    </m:den>
                  </m:f>
                </m:e>
              </m:d>
            </m:e>
            <m:sup>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sup>
          </m:sSup>
        </m:oMath>
      </m:oMathPara>
    </w:p>
    <w:p w14:paraId="7D0C1603" w14:textId="77E016E7" w:rsidR="00742EFF" w:rsidRDefault="00742EFF" w:rsidP="00924688">
      <w:pPr>
        <w:rPr>
          <w:rFonts w:eastAsiaTheme="minorEastAsia"/>
        </w:rPr>
      </w:pPr>
      <w:r>
        <w:rPr>
          <w:rFonts w:eastAsiaTheme="minorEastAsia"/>
        </w:rPr>
        <w:t xml:space="preserve">We define </w:t>
      </w:r>
      <m:oMath>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2</m:t>
            </m:r>
          </m:sub>
          <m:sup>
            <m:r>
              <m:rPr>
                <m:sty m:val="p"/>
              </m:rPr>
              <w:rPr>
                <w:rFonts w:ascii="Cambria Math" w:eastAsiaTheme="minorEastAsia" w:hAnsi="Cambria Math"/>
              </w:rPr>
              <m:t>s</m:t>
            </m:r>
          </m:sup>
        </m:sSubSup>
        <m:r>
          <m:rPr>
            <m:sty m:val="p"/>
          </m:rPr>
          <w:rPr>
            <w:rFonts w:ascii="Cambria Math" w:eastAsiaTheme="minorEastAsia" w:hAnsi="Cambria Math"/>
          </w:rPr>
          <m:t>=β</m:t>
        </m:r>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m:t>
            </m:r>
          </m:sup>
        </m:sSubSup>
      </m:oMath>
      <w:r>
        <w:rPr>
          <w:rFonts w:eastAsiaTheme="minorEastAsia"/>
        </w:rPr>
        <w:t xml:space="preserve"> and substitute this along with the </w:t>
      </w:r>
      <m:oMath>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2</m:t>
            </m:r>
          </m:sub>
          <m:sup>
            <m:r>
              <m:rPr>
                <m:sty m:val="p"/>
              </m:rPr>
              <w:rPr>
                <w:rFonts w:ascii="Cambria Math" w:eastAsiaTheme="minorEastAsia" w:hAnsi="Cambria Math"/>
              </w:rPr>
              <m:t>m</m:t>
            </m:r>
          </m:sup>
        </m:sSubSup>
      </m:oMath>
      <w:r>
        <w:rPr>
          <w:rFonts w:eastAsiaTheme="minorEastAsia"/>
        </w:rPr>
        <w:t xml:space="preserve"> relationship above, yielding</w:t>
      </w:r>
    </w:p>
    <w:p w14:paraId="2243D792" w14:textId="29F6DA9F" w:rsidR="00742EFF" w:rsidRPr="00742EFF" w:rsidRDefault="00000000" w:rsidP="00924688">
      <w:pPr>
        <w:rPr>
          <w:rFonts w:eastAsiaTheme="minorEastAsia"/>
          <w:iCs/>
        </w:rPr>
      </w:pPr>
      <m:oMathPara>
        <m:oMath>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m</m:t>
                      </m:r>
                    </m:sup>
                  </m:sSubSup>
                </m:e>
              </m:d>
            </m:e>
            <m:sup>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3</m:t>
                  </m:r>
                </m:sub>
              </m:sSub>
              <m:r>
                <m:rPr>
                  <m:sty m:val="p"/>
                </m:rPr>
                <w:rPr>
                  <w:rFonts w:ascii="Cambria Math" w:hAnsi="Cambria Math"/>
                </w:rPr>
                <m:t>|</m:t>
              </m:r>
            </m:sup>
          </m:sSup>
          <m:sSup>
            <m:sSupPr>
              <m:ctrlPr>
                <w:rPr>
                  <w:rFonts w:ascii="Cambria Math" w:hAnsi="Cambria Math"/>
                  <w:iCs/>
                </w:rPr>
              </m:ctrlPr>
            </m:sSupPr>
            <m:e>
              <m:d>
                <m:dPr>
                  <m:ctrlPr>
                    <w:rPr>
                      <w:rFonts w:ascii="Cambria Math" w:hAnsi="Cambria Math"/>
                      <w:iCs/>
                    </w:rPr>
                  </m:ctrlPr>
                </m:dPr>
                <m:e>
                  <m:f>
                    <m:fPr>
                      <m:ctrlPr>
                        <w:rPr>
                          <w:rFonts w:ascii="Cambria Math" w:hAnsi="Cambria Math"/>
                          <w:iCs/>
                        </w:rPr>
                      </m:ctrlPr>
                    </m:fPr>
                    <m:num>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e>
                      </m:d>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m</m:t>
                          </m:r>
                        </m:sup>
                      </m:sSubSup>
                      <m:r>
                        <m:rPr>
                          <m:sty m:val="p"/>
                        </m:rPr>
                        <w:rPr>
                          <w:rFonts w:ascii="Cambria Math" w:hAnsi="Cambria Math"/>
                        </w:rPr>
                        <m:t>+</m:t>
                      </m:r>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2</m:t>
                              </m:r>
                            </m:sub>
                          </m:sSub>
                        </m:e>
                      </m:d>
                      <m:d>
                        <m:dPr>
                          <m:begChr m:val="["/>
                          <m:endChr m:val="]"/>
                          <m:ctrlPr>
                            <w:rPr>
                              <w:rFonts w:ascii="Cambria Math" w:hAnsi="Cambria Math"/>
                              <w:iCs/>
                            </w:rPr>
                          </m:ctrlPr>
                        </m:dPr>
                        <m:e>
                          <m:sSub>
                            <m:sSubPr>
                              <m:ctrlPr>
                                <w:rPr>
                                  <w:rFonts w:ascii="Cambria Math" w:eastAsiaTheme="minorEastAsia" w:hAnsi="Cambria Math"/>
                                  <w:iCs/>
                                </w:rPr>
                              </m:ctrlPr>
                            </m:sSubPr>
                            <m:e>
                              <m:r>
                                <m:rPr>
                                  <m:sty m:val="p"/>
                                </m:rPr>
                                <w:rPr>
                                  <w:rFonts w:ascii="Cambria Math" w:eastAsiaTheme="minorEastAsia" w:hAnsi="Cambria Math"/>
                                </w:rPr>
                                <m:t>H</m:t>
                              </m:r>
                            </m:e>
                            <m:sub>
                              <m:r>
                                <m:rPr>
                                  <m:sty m:val="p"/>
                                </m:rPr>
                                <w:rPr>
                                  <w:rFonts w:ascii="Cambria Math" w:eastAsiaTheme="minorEastAsia" w:hAnsi="Cambria Math"/>
                                </w:rPr>
                                <m:t>2</m:t>
                              </m:r>
                            </m:sub>
                          </m:sSub>
                          <m:sSup>
                            <m:sSupPr>
                              <m:ctrlPr>
                                <w:rPr>
                                  <w:rFonts w:ascii="Cambria Math" w:eastAsiaTheme="minorEastAsia" w:hAnsi="Cambria Math"/>
                                  <w:iCs/>
                                </w:rPr>
                              </m:ctrlPr>
                            </m:sSupPr>
                            <m:e>
                              <m:d>
                                <m:dPr>
                                  <m:ctrlPr>
                                    <w:rPr>
                                      <w:rFonts w:ascii="Cambria Math" w:eastAsiaTheme="minorEastAsia" w:hAnsi="Cambria Math"/>
                                      <w:iCs/>
                                    </w:rPr>
                                  </m:ctrlPr>
                                </m:dPr>
                                <m:e>
                                  <m:f>
                                    <m:fPr>
                                      <m:ctrlPr>
                                        <w:rPr>
                                          <w:rFonts w:ascii="Cambria Math" w:eastAsiaTheme="minorEastAsia" w:hAnsi="Cambria Math"/>
                                          <w:iCs/>
                                        </w:rPr>
                                      </m:ctrlPr>
                                    </m:fPr>
                                    <m:num>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m</m:t>
                                          </m:r>
                                        </m:sup>
                                      </m:sSubSup>
                                    </m:num>
                                    <m:den>
                                      <m:sSub>
                                        <m:sSubPr>
                                          <m:ctrlPr>
                                            <w:rPr>
                                              <w:rFonts w:ascii="Cambria Math" w:eastAsiaTheme="minorEastAsia" w:hAnsi="Cambria Math"/>
                                              <w:iCs/>
                                            </w:rPr>
                                          </m:ctrlPr>
                                        </m:sSubPr>
                                        <m:e>
                                          <m:r>
                                            <m:rPr>
                                              <m:sty m:val="p"/>
                                            </m:rPr>
                                            <w:rPr>
                                              <w:rFonts w:ascii="Cambria Math" w:eastAsiaTheme="minorEastAsia" w:hAnsi="Cambria Math"/>
                                            </w:rPr>
                                            <m:t>H</m:t>
                                          </m:r>
                                        </m:e>
                                        <m:sub>
                                          <m:r>
                                            <m:rPr>
                                              <m:sty m:val="p"/>
                                            </m:rPr>
                                            <w:rPr>
                                              <w:rFonts w:ascii="Cambria Math" w:eastAsiaTheme="minorEastAsia" w:hAnsi="Cambria Math"/>
                                            </w:rPr>
                                            <m:t>1</m:t>
                                          </m:r>
                                        </m:sub>
                                      </m:sSub>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m:t>
                                          </m:r>
                                        </m:sup>
                                      </m:sSubSup>
                                    </m:den>
                                  </m:f>
                                </m:e>
                              </m:d>
                            </m:e>
                            <m:sup>
                              <m:f>
                                <m:fPr>
                                  <m:ctrlPr>
                                    <w:rPr>
                                      <w:rFonts w:ascii="Cambria Math" w:eastAsiaTheme="minorEastAsia" w:hAnsi="Cambria Math"/>
                                      <w:iCs/>
                                    </w:rPr>
                                  </m:ctrlPr>
                                </m:fPr>
                                <m:num>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z</m:t>
                                      </m:r>
                                    </m:e>
                                    <m:sub>
                                      <m:r>
                                        <m:rPr>
                                          <m:sty m:val="p"/>
                                        </m:rPr>
                                        <w:rPr>
                                          <w:rFonts w:ascii="Cambria Math" w:eastAsiaTheme="minorEastAsia" w:hAnsi="Cambria Math"/>
                                        </w:rPr>
                                        <m:t>2</m:t>
                                      </m:r>
                                    </m:sub>
                                  </m:sSub>
                                  <m:r>
                                    <m:rPr>
                                      <m:sty m:val="p"/>
                                    </m:rPr>
                                    <w:rPr>
                                      <w:rFonts w:ascii="Cambria Math" w:eastAsiaTheme="minorEastAsia" w:hAnsi="Cambria Math"/>
                                    </w:rPr>
                                    <m:t>|</m:t>
                                  </m:r>
                                </m:num>
                                <m:den>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z</m:t>
                                      </m:r>
                                    </m:e>
                                    <m:sub>
                                      <m:r>
                                        <m:rPr>
                                          <m:sty m:val="p"/>
                                        </m:rPr>
                                        <w:rPr>
                                          <w:rFonts w:ascii="Cambria Math" w:eastAsiaTheme="minorEastAsia" w:hAnsi="Cambria Math"/>
                                        </w:rPr>
                                        <m:t>1</m:t>
                                      </m:r>
                                    </m:sub>
                                  </m:sSub>
                                  <m:r>
                                    <m:rPr>
                                      <m:sty m:val="p"/>
                                    </m:rPr>
                                    <w:rPr>
                                      <w:rFonts w:ascii="Cambria Math" w:eastAsiaTheme="minorEastAsia" w:hAnsi="Cambria Math"/>
                                    </w:rPr>
                                    <m:t>|</m:t>
                                  </m:r>
                                </m:den>
                              </m:f>
                            </m:sup>
                          </m:sSup>
                          <m:r>
                            <w:rPr>
                              <w:rFonts w:ascii="Cambria Math" w:eastAsiaTheme="minorEastAsia" w:hAnsi="Cambria Math"/>
                            </w:rPr>
                            <m:t>β</m:t>
                          </m:r>
                          <m:sSubSup>
                            <m:sSubSupPr>
                              <m:ctrlPr>
                                <w:rPr>
                                  <w:rFonts w:ascii="Cambria Math" w:eastAsiaTheme="minorEastAsia" w:hAnsi="Cambria Math"/>
                                  <w:iCs/>
                                </w:rPr>
                              </m:ctrlPr>
                            </m:sSubSupPr>
                            <m:e>
                              <m:r>
                                <m:rPr>
                                  <m:sty m:val="p"/>
                                </m:rPr>
                                <w:rPr>
                                  <w:rFonts w:ascii="Cambria Math" w:eastAsiaTheme="minorEastAsia" w:hAnsi="Cambria Math"/>
                                </w:rPr>
                                <m:t>c</m:t>
                              </m:r>
                            </m:e>
                            <m:sub>
                              <m:r>
                                <w:rPr>
                                  <w:rFonts w:ascii="Cambria Math" w:eastAsiaTheme="minorEastAsia" w:hAnsi="Cambria Math"/>
                                </w:rPr>
                                <m:t>1</m:t>
                              </m:r>
                            </m:sub>
                            <m:sup>
                              <m:r>
                                <m:rPr>
                                  <m:sty m:val="p"/>
                                </m:rPr>
                                <w:rPr>
                                  <w:rFonts w:ascii="Cambria Math" w:eastAsiaTheme="minorEastAsia" w:hAnsi="Cambria Math"/>
                                </w:rPr>
                                <m:t>s</m:t>
                              </m:r>
                            </m:sup>
                          </m:sSubSup>
                        </m:e>
                      </m:d>
                      <m:r>
                        <m:rPr>
                          <m:sty m:val="p"/>
                        </m:rPr>
                        <w:rPr>
                          <w:rFonts w:ascii="Cambria Math" w:hAnsi="Cambria Math"/>
                        </w:rPr>
                        <m:t>-|χ|</m:t>
                      </m:r>
                    </m:num>
                    <m:den>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3</m:t>
                          </m:r>
                        </m:sub>
                      </m:sSub>
                      <m:r>
                        <m:rPr>
                          <m:sty m:val="p"/>
                        </m:rPr>
                        <w:rPr>
                          <w:rFonts w:ascii="Cambria Math" w:hAnsi="Cambria Math"/>
                        </w:rPr>
                        <m:t>|</m:t>
                      </m:r>
                    </m:den>
                  </m:f>
                </m:e>
              </m:d>
            </m:e>
            <m:sup>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sup>
          </m:sSup>
          <m:r>
            <m:rPr>
              <m:sty m:val="p"/>
            </m:rPr>
            <w:rPr>
              <w:rFonts w:ascii="Cambria Math" w:hAnsi="Cambria Math"/>
            </w:rPr>
            <m:t>=</m:t>
          </m:r>
          <m:sSubSup>
            <m:sSubSupPr>
              <m:ctrlPr>
                <w:rPr>
                  <w:rFonts w:ascii="Cambria Math" w:hAnsi="Cambria Math"/>
                  <w:iCs/>
                </w:rPr>
              </m:ctrlPr>
            </m:sSubSupPr>
            <m:e>
              <m:r>
                <m:rPr>
                  <m:sty m:val="p"/>
                </m:rPr>
                <w:rPr>
                  <w:rFonts w:ascii="Cambria Math" w:hAnsi="Cambria Math"/>
                </w:rPr>
                <m:t>H</m:t>
              </m:r>
            </m:e>
            <m:sub>
              <m:r>
                <m:rPr>
                  <m:sty m:val="p"/>
                </m:rPr>
                <w:rPr>
                  <w:rFonts w:ascii="Cambria Math" w:hAnsi="Cambria Math"/>
                </w:rPr>
                <m:t>1</m:t>
              </m:r>
            </m:sub>
            <m:sup>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3</m:t>
                  </m:r>
                </m:sub>
              </m:sSub>
              <m:r>
                <m:rPr>
                  <m:sty m:val="p"/>
                </m:rPr>
                <w:rPr>
                  <w:rFonts w:ascii="Cambria Math" w:hAnsi="Cambria Math"/>
                </w:rPr>
                <m:t>|</m:t>
              </m:r>
            </m:sup>
          </m:sSubSup>
          <m:sSubSup>
            <m:sSubSupPr>
              <m:ctrlPr>
                <w:rPr>
                  <w:rFonts w:ascii="Cambria Math" w:hAnsi="Cambria Math"/>
                  <w:iCs/>
                </w:rPr>
              </m:ctrlPr>
            </m:sSubSupPr>
            <m:e>
              <m:r>
                <m:rPr>
                  <m:sty m:val="p"/>
                </m:rPr>
                <w:rPr>
                  <w:rFonts w:ascii="Cambria Math" w:hAnsi="Cambria Math"/>
                </w:rPr>
                <m:t>H</m:t>
              </m:r>
            </m:e>
            <m:sub>
              <m:r>
                <m:rPr>
                  <m:sty m:val="p"/>
                </m:rPr>
                <w:rPr>
                  <w:rFonts w:ascii="Cambria Math" w:hAnsi="Cambria Math"/>
                </w:rPr>
                <m:t>3</m:t>
              </m:r>
            </m:sub>
            <m:sup>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sup>
          </m:sSub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s</m:t>
                      </m:r>
                    </m:sup>
                  </m:sSubSup>
                </m:e>
              </m:d>
            </m:e>
            <m:sup>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3</m:t>
                  </m:r>
                </m:sub>
              </m:sSub>
              <m:r>
                <m:rPr>
                  <m:sty m:val="p"/>
                </m:rPr>
                <w:rPr>
                  <w:rFonts w:ascii="Cambria Math" w:hAnsi="Cambria Math"/>
                </w:rPr>
                <m:t>|</m:t>
              </m:r>
            </m:sup>
          </m:sSup>
          <m:sSup>
            <m:sSupPr>
              <m:ctrlPr>
                <w:rPr>
                  <w:rFonts w:ascii="Cambria Math" w:hAnsi="Cambria Math"/>
                  <w:iCs/>
                </w:rPr>
              </m:ctrlPr>
            </m:sSupPr>
            <m:e>
              <m:d>
                <m:dPr>
                  <m:ctrlPr>
                    <w:rPr>
                      <w:rFonts w:ascii="Cambria Math" w:hAnsi="Cambria Math"/>
                      <w:iCs/>
                    </w:rPr>
                  </m:ctrlPr>
                </m:dPr>
                <m:e>
                  <m:f>
                    <m:fPr>
                      <m:ctrlPr>
                        <w:rPr>
                          <w:rFonts w:ascii="Cambria Math" w:hAnsi="Cambria Math"/>
                          <w:iCs/>
                        </w:rPr>
                      </m:ctrlPr>
                    </m:fPr>
                    <m:num>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e>
                      </m:d>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s</m:t>
                          </m:r>
                        </m:sup>
                      </m:sSubSup>
                      <m:r>
                        <m:rPr>
                          <m:sty m:val="p"/>
                        </m:rPr>
                        <w:rPr>
                          <w:rFonts w:ascii="Cambria Math" w:hAnsi="Cambria Math"/>
                        </w:rPr>
                        <m:t>+</m:t>
                      </m:r>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2</m:t>
                              </m:r>
                            </m:sub>
                          </m:sSub>
                        </m:e>
                      </m:d>
                      <m:r>
                        <m:rPr>
                          <m:sty m:val="p"/>
                        </m:rPr>
                        <w:rPr>
                          <w:rFonts w:ascii="Cambria Math" w:eastAsiaTheme="minorEastAsia" w:hAnsi="Cambria Math"/>
                        </w:rPr>
                        <m:t>β</m:t>
                      </m:r>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m:t>
                          </m:r>
                        </m:sup>
                      </m:sSubSup>
                    </m:num>
                    <m:den>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3</m:t>
                          </m:r>
                        </m:sub>
                      </m:sSub>
                      <m:r>
                        <m:rPr>
                          <m:sty m:val="p"/>
                        </m:rPr>
                        <w:rPr>
                          <w:rFonts w:ascii="Cambria Math" w:hAnsi="Cambria Math"/>
                        </w:rPr>
                        <m:t>|</m:t>
                      </m:r>
                    </m:den>
                  </m:f>
                </m:e>
              </m:d>
            </m:e>
            <m:sup>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sup>
          </m:sSup>
        </m:oMath>
      </m:oMathPara>
    </w:p>
    <w:p w14:paraId="03C7FC9E" w14:textId="5EDF1918" w:rsidR="00742EFF" w:rsidRDefault="00742EFF" w:rsidP="00924688">
      <w:pPr>
        <w:rPr>
          <w:rFonts w:eastAsiaTheme="minorEastAsia"/>
          <w:iCs/>
        </w:rPr>
      </w:pPr>
      <w:r>
        <w:rPr>
          <w:rFonts w:eastAsiaTheme="minorEastAsia"/>
          <w:iCs/>
        </w:rPr>
        <w:t>After simplifying, we obtain</w:t>
      </w:r>
    </w:p>
    <w:p w14:paraId="3B650216" w14:textId="0643A836" w:rsidR="00742EFF" w:rsidRPr="000B427E" w:rsidRDefault="00742EFF" w:rsidP="00924688">
      <w:pPr>
        <w:rPr>
          <w:rFonts w:eastAsiaTheme="minorEastAsia"/>
          <w:iCs/>
        </w:rPr>
      </w:pPr>
      <m:oMathPara>
        <m:oMath>
          <m:r>
            <w:rPr>
              <w:rFonts w:ascii="Cambria Math" w:hAnsi="Cambria Math"/>
            </w:rPr>
            <w:lastRenderedPageBreak/>
            <m:t>0</m:t>
          </m:r>
          <m:r>
            <m:rPr>
              <m:sty m:val="p"/>
            </m:rPr>
            <w:rPr>
              <w:rFonts w:ascii="Cambria Math" w:hAnsi="Cambria Math"/>
            </w:rPr>
            <m:t>=</m:t>
          </m:r>
          <m:sSup>
            <m:sSupPr>
              <m:ctrlPr>
                <w:rPr>
                  <w:rFonts w:ascii="Cambria Math" w:hAnsi="Cambria Math"/>
                  <w:iCs/>
                </w:rPr>
              </m:ctrlPr>
            </m:sSupPr>
            <m:e>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e>
            <m:sup>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sup>
          </m:s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m</m:t>
                      </m:r>
                    </m:sup>
                  </m:sSubSup>
                </m:e>
              </m:d>
            </m:e>
            <m:sup>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3</m:t>
                  </m:r>
                </m:sub>
              </m:sSub>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iCs/>
                </w:rPr>
              </m:ctrlPr>
            </m:dPr>
            <m:e>
              <m:sSup>
                <m:sSupPr>
                  <m:ctrlPr>
                    <w:rPr>
                      <w:rFonts w:ascii="Cambria Math" w:hAnsi="Cambria Math"/>
                      <w:iCs/>
                    </w:rPr>
                  </m:ctrlPr>
                </m:sSupPr>
                <m:e>
                  <m:d>
                    <m:dPr>
                      <m:ctrlPr>
                        <w:rPr>
                          <w:rFonts w:ascii="Cambria Math" w:hAnsi="Cambria Math"/>
                          <w:iCs/>
                        </w:rPr>
                      </m:ctrlPr>
                    </m:dPr>
                    <m:e>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2</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r>
                        <w:rPr>
                          <w:rFonts w:ascii="Cambria Math" w:eastAsiaTheme="minorEastAsia" w:hAnsi="Cambria Math"/>
                        </w:rPr>
                        <m:t>β</m:t>
                      </m:r>
                      <m:sSubSup>
                        <m:sSubSupPr>
                          <m:ctrlPr>
                            <w:rPr>
                              <w:rFonts w:ascii="Cambria Math" w:eastAsiaTheme="minorEastAsia" w:hAnsi="Cambria Math"/>
                              <w:iCs/>
                            </w:rPr>
                          </m:ctrlPr>
                        </m:sSubSupPr>
                        <m:e>
                          <m:r>
                            <m:rPr>
                              <m:sty m:val="p"/>
                            </m:rPr>
                            <w:rPr>
                              <w:rFonts w:ascii="Cambria Math" w:eastAsiaTheme="minorEastAsia" w:hAnsi="Cambria Math"/>
                            </w:rPr>
                            <m:t>c</m:t>
                          </m:r>
                        </m:e>
                        <m:sub>
                          <m:r>
                            <w:rPr>
                              <w:rFonts w:ascii="Cambria Math" w:eastAsiaTheme="minorEastAsia" w:hAnsi="Cambria Math"/>
                            </w:rPr>
                            <m:t>1</m:t>
                          </m:r>
                        </m:sub>
                        <m:sup>
                          <m:r>
                            <m:rPr>
                              <m:sty m:val="p"/>
                            </m:rPr>
                            <w:rPr>
                              <w:rFonts w:ascii="Cambria Math" w:eastAsiaTheme="minorEastAsia" w:hAnsi="Cambria Math"/>
                            </w:rPr>
                            <m:t>s</m:t>
                          </m:r>
                        </m:sup>
                      </m:sSubSup>
                    </m:e>
                  </m:d>
                </m:e>
                <m:sup>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e>
                  </m:d>
                </m:sup>
              </m:sSup>
              <m:sSup>
                <m:sSupPr>
                  <m:ctrlPr>
                    <w:rPr>
                      <w:rFonts w:ascii="Cambria Math" w:hAnsi="Cambria Math"/>
                      <w:iCs/>
                    </w:rPr>
                  </m:ctrlPr>
                </m:sSupPr>
                <m:e>
                  <m:d>
                    <m:dPr>
                      <m:ctrlPr>
                        <w:rPr>
                          <w:rFonts w:ascii="Cambria Math" w:hAnsi="Cambria Math"/>
                          <w:iCs/>
                        </w:rPr>
                      </m:ctrlPr>
                    </m:dPr>
                    <m:e>
                      <m:f>
                        <m:fPr>
                          <m:ctrlPr>
                            <w:rPr>
                              <w:rFonts w:ascii="Cambria Math" w:hAnsi="Cambria Math"/>
                              <w:iCs/>
                            </w:rPr>
                          </m:ctrlPr>
                        </m:fPr>
                        <m:num>
                          <m:r>
                            <m:rPr>
                              <m:sty m:val="p"/>
                            </m:rPr>
                            <w:rPr>
                              <w:rFonts w:ascii="Cambria Math" w:hAnsi="Cambria Math"/>
                            </w:rPr>
                            <m:t>1</m:t>
                          </m:r>
                        </m:num>
                        <m:den>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1</m:t>
                              </m:r>
                            </m:sub>
                          </m:sSub>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s</m:t>
                              </m:r>
                            </m:sup>
                          </m:sSubSup>
                        </m:den>
                      </m:f>
                    </m:e>
                  </m:d>
                </m:e>
                <m:sup>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2</m:t>
                      </m:r>
                    </m:sub>
                  </m:sSub>
                  <m:r>
                    <m:rPr>
                      <m:sty m:val="p"/>
                    </m:rPr>
                    <w:rPr>
                      <w:rFonts w:ascii="Cambria Math" w:hAnsi="Cambria Math"/>
                    </w:rPr>
                    <m:t>|</m:t>
                  </m:r>
                </m:sup>
              </m:sSup>
            </m:e>
          </m:d>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m</m:t>
                      </m:r>
                    </m:sup>
                  </m:sSubSup>
                </m:e>
              </m:d>
            </m:e>
            <m:sup>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2</m:t>
                      </m:r>
                    </m:sub>
                  </m:sSub>
                </m:e>
              </m:d>
              <m:r>
                <m:rPr>
                  <m:sty m:val="p"/>
                </m:rPr>
                <w:rPr>
                  <w:rFonts w:ascii="Cambria Math" w:hAnsi="Cambria Math"/>
                </w:rPr>
                <m:t>+</m:t>
              </m:r>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3</m:t>
                      </m:r>
                    </m:sub>
                  </m:sSub>
                </m:e>
              </m:d>
            </m:sup>
          </m:sSup>
          <m:r>
            <m:rPr>
              <m:sty m:val="p"/>
            </m:rPr>
            <w:rPr>
              <w:rFonts w:ascii="Cambria Math" w:hAnsi="Cambria Math"/>
            </w:rPr>
            <m:t>-</m:t>
          </m:r>
          <m:sSup>
            <m:sSupPr>
              <m:ctrlPr>
                <w:rPr>
                  <w:rFonts w:ascii="Cambria Math" w:hAnsi="Cambria Math"/>
                  <w:iCs/>
                </w:rPr>
              </m:ctrlPr>
            </m:sSupPr>
            <m:e>
              <m:d>
                <m:dPr>
                  <m:begChr m:val="|"/>
                  <m:endChr m:val="|"/>
                  <m:ctrlPr>
                    <w:rPr>
                      <w:rFonts w:ascii="Cambria Math" w:hAnsi="Cambria Math"/>
                      <w:iCs/>
                    </w:rPr>
                  </m:ctrlPr>
                </m:dPr>
                <m:e>
                  <m:r>
                    <m:rPr>
                      <m:sty m:val="p"/>
                    </m:rPr>
                    <w:rPr>
                      <w:rFonts w:ascii="Cambria Math" w:hAnsi="Cambria Math"/>
                    </w:rPr>
                    <m:t>χ</m:t>
                  </m:r>
                </m:e>
              </m:d>
            </m:e>
            <m:sup>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e>
              </m:d>
            </m:sup>
          </m:s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m</m:t>
                      </m:r>
                    </m:sup>
                  </m:sSubSup>
                </m:e>
              </m:d>
            </m:e>
            <m:sup>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3</m:t>
                      </m:r>
                    </m:sub>
                  </m:sSub>
                </m:e>
              </m:d>
            </m:sup>
          </m:sSup>
          <m:r>
            <m:rPr>
              <m:sty m:val="p"/>
            </m:rPr>
            <w:rPr>
              <w:rFonts w:ascii="Cambria Math" w:hAnsi="Cambria Math"/>
            </w:rPr>
            <m:t>-</m:t>
          </m:r>
          <m:sSubSup>
            <m:sSubSupPr>
              <m:ctrlPr>
                <w:rPr>
                  <w:rFonts w:ascii="Cambria Math" w:hAnsi="Cambria Math"/>
                  <w:iCs/>
                </w:rPr>
              </m:ctrlPr>
            </m:sSubSupPr>
            <m:e>
              <m:r>
                <m:rPr>
                  <m:sty m:val="p"/>
                </m:rPr>
                <w:rPr>
                  <w:rFonts w:ascii="Cambria Math" w:hAnsi="Cambria Math"/>
                </w:rPr>
                <m:t>H</m:t>
              </m:r>
            </m:e>
            <m:sub>
              <m:r>
                <m:rPr>
                  <m:sty m:val="p"/>
                </m:rPr>
                <w:rPr>
                  <w:rFonts w:ascii="Cambria Math" w:hAnsi="Cambria Math"/>
                </w:rPr>
                <m:t>1</m:t>
              </m:r>
            </m:sub>
            <m:sup>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3</m:t>
                  </m:r>
                </m:sub>
              </m:sSub>
              <m:r>
                <m:rPr>
                  <m:sty m:val="p"/>
                </m:rPr>
                <w:rPr>
                  <w:rFonts w:ascii="Cambria Math" w:hAnsi="Cambria Math"/>
                </w:rPr>
                <m:t>|</m:t>
              </m:r>
            </m:sup>
          </m:sSubSup>
          <m:sSubSup>
            <m:sSubSupPr>
              <m:ctrlPr>
                <w:rPr>
                  <w:rFonts w:ascii="Cambria Math" w:hAnsi="Cambria Math"/>
                  <w:iCs/>
                </w:rPr>
              </m:ctrlPr>
            </m:sSubSupPr>
            <m:e>
              <m:r>
                <m:rPr>
                  <m:sty m:val="p"/>
                </m:rPr>
                <w:rPr>
                  <w:rFonts w:ascii="Cambria Math" w:hAnsi="Cambria Math"/>
                </w:rPr>
                <m:t>H</m:t>
              </m:r>
            </m:e>
            <m:sub>
              <m:r>
                <m:rPr>
                  <m:sty m:val="p"/>
                </m:rPr>
                <w:rPr>
                  <w:rFonts w:ascii="Cambria Math" w:hAnsi="Cambria Math"/>
                </w:rPr>
                <m:t>3</m:t>
              </m:r>
            </m:sub>
            <m:sup>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sup>
          </m:sSubSup>
          <m:sSup>
            <m:sSupPr>
              <m:ctrlPr>
                <w:rPr>
                  <w:rFonts w:ascii="Cambria Math" w:hAnsi="Cambria Math"/>
                  <w:iCs/>
                </w:rPr>
              </m:ctrlPr>
            </m:sSupPr>
            <m:e>
              <m:d>
                <m:dPr>
                  <m:ctrlPr>
                    <w:rPr>
                      <w:rFonts w:ascii="Cambria Math" w:hAnsi="Cambria Math"/>
                      <w:iCs/>
                    </w:rPr>
                  </m:ctrlPr>
                </m:dPr>
                <m:e>
                  <m:sSubSup>
                    <m:sSubSupPr>
                      <m:ctrlPr>
                        <w:rPr>
                          <w:rFonts w:ascii="Cambria Math" w:hAnsi="Cambria Math"/>
                          <w:iCs/>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s</m:t>
                      </m:r>
                    </m:sup>
                  </m:sSubSup>
                </m:e>
              </m:d>
            </m:e>
            <m:sup>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sup>
          </m:sSup>
          <m:sSup>
            <m:sSupPr>
              <m:ctrlPr>
                <w:rPr>
                  <w:rFonts w:ascii="Cambria Math" w:hAnsi="Cambria Math"/>
                  <w:iCs/>
                </w:rPr>
              </m:ctrlPr>
            </m:sSupPr>
            <m:e>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2</m:t>
                  </m:r>
                </m:sub>
              </m:sSub>
              <m:r>
                <m:rPr>
                  <m:sty m:val="p"/>
                </m:rPr>
                <w:rPr>
                  <w:rFonts w:ascii="Cambria Math" w:hAnsi="Cambria Math"/>
                </w:rPr>
                <m:t>|β)</m:t>
              </m:r>
            </m:e>
            <m:sup>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sup>
          </m:sSup>
        </m:oMath>
      </m:oMathPara>
    </w:p>
    <w:p w14:paraId="156EC982" w14:textId="16BD3F3C" w:rsidR="00181185" w:rsidRDefault="00181185" w:rsidP="00924688">
      <w:pPr>
        <w:rPr>
          <w:rFonts w:eastAsiaTheme="minorEastAsia"/>
        </w:rPr>
      </w:pPr>
      <w:r>
        <w:rPr>
          <w:rFonts w:eastAsiaTheme="minorEastAsia"/>
        </w:rPr>
        <w:t xml:space="preserve">Isolating for </w:t>
      </w:r>
      <m:oMath>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m</m:t>
            </m:r>
          </m:sup>
        </m:sSubSup>
      </m:oMath>
      <w:r>
        <w:rPr>
          <w:rFonts w:eastAsiaTheme="minorEastAsia"/>
        </w:rPr>
        <w:t xml:space="preserve"> yields</w:t>
      </w:r>
    </w:p>
    <w:p w14:paraId="6A1F6ED3" w14:textId="64D9B713" w:rsidR="00181185" w:rsidRPr="00181185" w:rsidRDefault="00181185" w:rsidP="00924688">
      <w:pPr>
        <w:rPr>
          <w:rFonts w:eastAsiaTheme="minorEastAsia"/>
        </w:rPr>
      </w:pPr>
      <m:oMathPara>
        <m:oMath>
          <m:r>
            <w:rPr>
              <w:rFonts w:ascii="Cambria Math" w:hAnsi="Cambria Math"/>
            </w:rPr>
            <m:t>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m</m:t>
                      </m:r>
                    </m:sup>
                  </m:sSubSup>
                </m:e>
              </m:d>
            </m:e>
            <m:sup>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2</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3</m:t>
                      </m:r>
                    </m:sub>
                  </m:sSub>
                </m:e>
              </m:d>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num>
                    <m:den>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2</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r>
                        <w:rPr>
                          <w:rFonts w:ascii="Cambria Math" w:eastAsiaTheme="minorEastAsia" w:hAnsi="Cambria Math"/>
                        </w:rPr>
                        <m:t>β</m:t>
                      </m:r>
                      <m:sSubSup>
                        <m:sSubSupPr>
                          <m:ctrlPr>
                            <w:rPr>
                              <w:rFonts w:ascii="Cambria Math" w:eastAsiaTheme="minorEastAsia" w:hAnsi="Cambria Math"/>
                              <w:iCs/>
                            </w:rPr>
                          </m:ctrlPr>
                        </m:sSubSupPr>
                        <m:e>
                          <m:r>
                            <m:rPr>
                              <m:sty m:val="p"/>
                            </m:rPr>
                            <w:rPr>
                              <w:rFonts w:ascii="Cambria Math" w:eastAsiaTheme="minorEastAsia" w:hAnsi="Cambria Math"/>
                            </w:rPr>
                            <m:t>c</m:t>
                          </m:r>
                        </m:e>
                        <m:sub>
                          <m:r>
                            <w:rPr>
                              <w:rFonts w:ascii="Cambria Math" w:eastAsiaTheme="minorEastAsia" w:hAnsi="Cambria Math"/>
                            </w:rPr>
                            <m:t>1</m:t>
                          </m:r>
                        </m:sub>
                        <m:sup>
                          <m:r>
                            <m:rPr>
                              <m:sty m:val="p"/>
                            </m:rPr>
                            <w:rPr>
                              <w:rFonts w:ascii="Cambria Math" w:eastAsiaTheme="minorEastAsia" w:hAnsi="Cambria Math"/>
                            </w:rPr>
                            <m:t>s</m:t>
                          </m:r>
                        </m:sup>
                      </m:sSubSup>
                    </m:den>
                  </m:f>
                </m:e>
              </m:d>
            </m:e>
            <m:sup>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e>
              </m:d>
            </m:sup>
          </m:s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w:rPr>
                          <w:rFonts w:ascii="Cambria Math" w:hAnsi="Cambria Math"/>
                        </w:rPr>
                        <m:t>1</m:t>
                      </m:r>
                    </m:sub>
                  </m:sSub>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s</m:t>
                      </m:r>
                    </m:sup>
                  </m:sSubSup>
                </m:e>
              </m:d>
            </m:e>
            <m:sup>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2</m:t>
                      </m:r>
                    </m:sub>
                  </m:sSub>
                </m:e>
              </m:d>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m</m:t>
                      </m:r>
                    </m:sup>
                  </m:sSubSup>
                </m:e>
              </m:d>
            </m:e>
            <m:sup>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3</m:t>
                      </m:r>
                    </m:sub>
                  </m:sSub>
                </m:e>
              </m:d>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χ</m:t>
                          </m:r>
                        </m:e>
                      </m:d>
                    </m:num>
                    <m:den>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2</m:t>
                              </m:r>
                            </m:sub>
                          </m:sSub>
                        </m:e>
                      </m:d>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r>
                        <w:rPr>
                          <w:rFonts w:ascii="Cambria Math" w:eastAsiaTheme="minorEastAsia" w:hAnsi="Cambria Math"/>
                        </w:rPr>
                        <m:t>β</m:t>
                      </m:r>
                      <m:sSubSup>
                        <m:sSubSupPr>
                          <m:ctrlPr>
                            <w:rPr>
                              <w:rFonts w:ascii="Cambria Math" w:eastAsiaTheme="minorEastAsia" w:hAnsi="Cambria Math"/>
                              <w:iCs/>
                            </w:rPr>
                          </m:ctrlPr>
                        </m:sSubSupPr>
                        <m:e>
                          <m:r>
                            <m:rPr>
                              <m:sty m:val="p"/>
                            </m:rPr>
                            <w:rPr>
                              <w:rFonts w:ascii="Cambria Math" w:eastAsiaTheme="minorEastAsia" w:hAnsi="Cambria Math"/>
                            </w:rPr>
                            <m:t>c</m:t>
                          </m:r>
                        </m:e>
                        <m:sub>
                          <m:r>
                            <w:rPr>
                              <w:rFonts w:ascii="Cambria Math" w:eastAsiaTheme="minorEastAsia" w:hAnsi="Cambria Math"/>
                            </w:rPr>
                            <m:t>1</m:t>
                          </m:r>
                        </m:sub>
                        <m:sup>
                          <m:r>
                            <m:rPr>
                              <m:sty m:val="p"/>
                            </m:rPr>
                            <w:rPr>
                              <w:rFonts w:ascii="Cambria Math" w:eastAsiaTheme="minorEastAsia" w:hAnsi="Cambria Math"/>
                            </w:rPr>
                            <m:t>s</m:t>
                          </m:r>
                        </m:sup>
                      </m:sSubSup>
                    </m:den>
                  </m:f>
                </m:e>
              </m:d>
            </m:e>
            <m:sup>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e>
              </m:d>
            </m:sup>
          </m:s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w:rPr>
                          <w:rFonts w:ascii="Cambria Math" w:hAnsi="Cambria Math"/>
                        </w:rPr>
                        <m:t>1</m:t>
                      </m:r>
                    </m:sub>
                  </m:sSub>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s</m:t>
                      </m:r>
                    </m:sup>
                  </m:sSubSup>
                </m:e>
              </m:d>
            </m:e>
            <m:sup>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2</m:t>
                      </m:r>
                    </m:sub>
                  </m:sSub>
                </m:e>
              </m:d>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m</m:t>
                      </m:r>
                    </m:sup>
                  </m:sSubSup>
                </m:e>
              </m:d>
            </m:e>
            <m:sup>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3</m:t>
                      </m:r>
                    </m:sub>
                  </m:sSub>
                </m:e>
              </m:d>
            </m:sup>
          </m:sSup>
          <m:r>
            <w:rPr>
              <w:rFonts w:ascii="Cambria Math" w:hAnsi="Cambria Math"/>
            </w:rPr>
            <m:t>-</m:t>
          </m:r>
          <m:sSubSup>
            <m:sSubSupPr>
              <m:ctrlPr>
                <w:rPr>
                  <w:rFonts w:ascii="Cambria Math" w:hAnsi="Cambria Math"/>
                  <w:iCs/>
                </w:rPr>
              </m:ctrlPr>
            </m:sSubSupPr>
            <m:e>
              <m:r>
                <m:rPr>
                  <m:sty m:val="p"/>
                </m:rPr>
                <w:rPr>
                  <w:rFonts w:ascii="Cambria Math" w:hAnsi="Cambria Math"/>
                </w:rPr>
                <m:t>H</m:t>
              </m:r>
            </m:e>
            <m:sub>
              <m:r>
                <m:rPr>
                  <m:sty m:val="p"/>
                </m:rPr>
                <w:rPr>
                  <w:rFonts w:ascii="Cambria Math" w:hAnsi="Cambria Math"/>
                </w:rPr>
                <m:t>1</m:t>
              </m:r>
            </m:sub>
            <m:sup>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z</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3</m:t>
                      </m:r>
                    </m:sub>
                  </m:sSub>
                </m:e>
              </m:d>
            </m:sup>
          </m:sSub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s</m:t>
                      </m:r>
                    </m:sup>
                  </m:sSubSup>
                </m:e>
              </m:d>
            </m:e>
            <m:sup>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w:rPr>
                          <w:rFonts w:ascii="Cambria Math" w:hAnsi="Cambria Math"/>
                        </w:rPr>
                        <m:t>2</m:t>
                      </m:r>
                    </m:sub>
                  </m:sSub>
                </m:e>
              </m:d>
            </m:sup>
          </m:s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H</m:t>
                          </m:r>
                        </m:e>
                        <m:sub>
                          <m:r>
                            <w:rPr>
                              <w:rFonts w:ascii="Cambria Math" w:hAnsi="Cambria Math"/>
                            </w:rPr>
                            <m:t>3</m:t>
                          </m:r>
                        </m:sub>
                      </m:sSub>
                    </m:num>
                    <m:den>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2</m:t>
                              </m:r>
                            </m:sub>
                          </m:sSub>
                        </m:e>
                      </m:d>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r>
                        <w:rPr>
                          <w:rFonts w:ascii="Cambria Math" w:eastAsiaTheme="minorEastAsia" w:hAnsi="Cambria Math"/>
                        </w:rPr>
                        <m:t>β</m:t>
                      </m:r>
                      <m:sSubSup>
                        <m:sSubSupPr>
                          <m:ctrlPr>
                            <w:rPr>
                              <w:rFonts w:ascii="Cambria Math" w:eastAsiaTheme="minorEastAsia" w:hAnsi="Cambria Math"/>
                              <w:iCs/>
                            </w:rPr>
                          </m:ctrlPr>
                        </m:sSubSupPr>
                        <m:e>
                          <m:r>
                            <m:rPr>
                              <m:sty m:val="p"/>
                            </m:rPr>
                            <w:rPr>
                              <w:rFonts w:ascii="Cambria Math" w:eastAsiaTheme="minorEastAsia" w:hAnsi="Cambria Math"/>
                            </w:rPr>
                            <m:t>c</m:t>
                          </m:r>
                        </m:e>
                        <m:sub>
                          <m:r>
                            <w:rPr>
                              <w:rFonts w:ascii="Cambria Math" w:eastAsiaTheme="minorEastAsia" w:hAnsi="Cambria Math"/>
                            </w:rPr>
                            <m:t>1</m:t>
                          </m:r>
                        </m:sub>
                        <m:sup>
                          <m:r>
                            <m:rPr>
                              <m:sty m:val="p"/>
                            </m:rPr>
                            <w:rPr>
                              <w:rFonts w:ascii="Cambria Math" w:eastAsiaTheme="minorEastAsia" w:hAnsi="Cambria Math"/>
                            </w:rPr>
                            <m:t>s</m:t>
                          </m:r>
                        </m:sup>
                      </m:sSubSup>
                    </m:den>
                  </m:f>
                  <m:r>
                    <w:rPr>
                      <w:rFonts w:ascii="Cambria Math" w:hAnsi="Cambria Math"/>
                    </w:rPr>
                    <m:t>(</m:t>
                  </m:r>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2</m:t>
                      </m:r>
                    </m:sub>
                  </m:sSub>
                  <m:r>
                    <m:rPr>
                      <m:sty m:val="p"/>
                    </m:rPr>
                    <w:rPr>
                      <w:rFonts w:ascii="Cambria Math" w:hAnsi="Cambria Math"/>
                    </w:rPr>
                    <m:t>|β</m:t>
                  </m:r>
                  <m:r>
                    <w:rPr>
                      <w:rFonts w:ascii="Cambria Math" w:hAnsi="Cambria Math"/>
                    </w:rPr>
                    <m:t>)</m:t>
                  </m:r>
                </m:e>
              </m:d>
            </m:e>
            <m:sup>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e>
              </m:d>
            </m:sup>
          </m:sSup>
        </m:oMath>
      </m:oMathPara>
    </w:p>
    <w:p w14:paraId="3C669DF7" w14:textId="342EBF08" w:rsidR="00181185" w:rsidRDefault="00181185" w:rsidP="00924688">
      <w:pPr>
        <w:rPr>
          <w:rFonts w:eastAsiaTheme="minorEastAsia"/>
        </w:rPr>
      </w:pPr>
      <w:r>
        <w:rPr>
          <w:rFonts w:eastAsiaTheme="minorEastAsia"/>
        </w:rPr>
        <w:t xml:space="preserve">Since we are interested in </w:t>
      </w:r>
      <m:oMath>
        <m:sSubSup>
          <m:sSubSupPr>
            <m:ctrlPr>
              <w:rPr>
                <w:rFonts w:ascii="Cambria Math" w:eastAsiaTheme="minorEastAsia" w:hAnsi="Cambria Math"/>
              </w:rPr>
            </m:ctrlPr>
          </m:sSubSupPr>
          <m:e>
            <m:r>
              <m:rPr>
                <m:sty m:val="p"/>
              </m:rPr>
              <w:rPr>
                <w:rFonts w:ascii="Cambria Math" w:eastAsiaTheme="minorEastAsia" w:hAnsi="Cambria Math"/>
              </w:rPr>
              <m:t>H</m:t>
            </m:r>
          </m:e>
          <m:sub>
            <m:r>
              <m:rPr>
                <m:sty m:val="p"/>
              </m:rPr>
              <w:rPr>
                <w:rFonts w:ascii="Cambria Math" w:eastAsiaTheme="minorEastAsia" w:hAnsi="Cambria Math"/>
              </w:rPr>
              <m:t>1</m:t>
            </m:r>
          </m:sub>
          <m:sup>
            <m:r>
              <m:rPr>
                <m:sty m:val="p"/>
              </m:rPr>
              <w:rPr>
                <w:rFonts w:ascii="Cambria Math" w:eastAsiaTheme="minorEastAsia" w:hAnsi="Cambria Math"/>
              </w:rPr>
              <m:t>theo</m:t>
            </m:r>
          </m:sup>
        </m:sSubSup>
        <m:r>
          <m:rPr>
            <m:sty m:val="p"/>
          </m:rPr>
          <w:rPr>
            <w:rFonts w:ascii="Cambria Math" w:eastAsiaTheme="minorEastAsia" w:hAnsi="Cambria Math"/>
          </w:rPr>
          <m:t>=</m:t>
        </m:r>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m</m:t>
                </m:r>
              </m:sup>
            </m:sSubSup>
          </m:num>
          <m:den>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m:t>
                </m:r>
              </m:sup>
            </m:sSubSup>
          </m:den>
        </m:f>
      </m:oMath>
      <w:r>
        <w:rPr>
          <w:rFonts w:eastAsiaTheme="minorEastAsia"/>
        </w:rPr>
        <w:t xml:space="preserve">, we divide each term by </w:t>
      </w:r>
      <m:oMath>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s</m:t>
                    </m:r>
                  </m:sup>
                </m:sSubSup>
              </m:e>
            </m:d>
          </m:e>
          <m:sup>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2</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3</m:t>
                    </m:r>
                  </m:sub>
                </m:sSub>
              </m:e>
            </m:d>
          </m:sup>
        </m:sSup>
      </m:oMath>
      <w:r w:rsidR="00F47948">
        <w:rPr>
          <w:rFonts w:eastAsiaTheme="minorEastAsia"/>
        </w:rPr>
        <w:t>,</w:t>
      </w:r>
    </w:p>
    <w:p w14:paraId="7684E482" w14:textId="0B5B15D3" w:rsidR="009A5D69" w:rsidRPr="00DC7292" w:rsidRDefault="00F47948" w:rsidP="00924688">
      <w:pPr>
        <w:rPr>
          <w:rFonts w:eastAsiaTheme="minorEastAsia"/>
        </w:rPr>
      </w:pPr>
      <m:oMathPara>
        <m:oMath>
          <m:r>
            <m:rPr>
              <m:sty m:val="p"/>
            </m:rPr>
            <w:rPr>
              <w:rFonts w:ascii="Cambria Math" w:hAnsi="Cambria Math"/>
            </w:rPr>
            <m:t>0=</m:t>
          </m:r>
          <m:sSup>
            <m:sSupPr>
              <m:ctrlPr>
                <w:rPr>
                  <w:rFonts w:ascii="Cambria Math" w:hAnsi="Cambria Math"/>
                </w:rPr>
              </m:ctrlPr>
            </m:sSupPr>
            <m:e>
              <m:d>
                <m:dPr>
                  <m:ctrlPr>
                    <w:rPr>
                      <w:rFonts w:ascii="Cambria Math" w:hAnsi="Cambria Math"/>
                    </w:rPr>
                  </m:ctrlPr>
                </m:dPr>
                <m:e>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m</m:t>
                          </m:r>
                        </m:sup>
                      </m:sSubSup>
                    </m:num>
                    <m:den>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m:t>
                          </m:r>
                        </m:sup>
                      </m:sSubSup>
                    </m:den>
                  </m:f>
                </m:e>
              </m:d>
            </m:e>
            <m:sup>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2</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3</m:t>
                      </m:r>
                    </m:sub>
                  </m:sSub>
                </m:e>
              </m:d>
            </m:sup>
          </m:sSup>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num>
                        <m:den>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2</m:t>
                                  </m:r>
                                </m:sub>
                              </m:sSub>
                            </m:e>
                          </m:d>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β</m:t>
                          </m:r>
                        </m:den>
                      </m:f>
                    </m:e>
                  </m:d>
                </m:e>
                <m:sup>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e>
                  </m:d>
                </m:sup>
              </m:s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e>
                  </m:d>
                </m:e>
                <m:sup>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2</m:t>
                          </m:r>
                        </m:sub>
                      </m:sSub>
                    </m:e>
                  </m:d>
                </m:sup>
              </m:sSup>
            </m:e>
          </m:d>
          <m:sSup>
            <m:sSupPr>
              <m:ctrlPr>
                <w:rPr>
                  <w:rFonts w:ascii="Cambria Math" w:hAnsi="Cambria Math"/>
                </w:rPr>
              </m:ctrlPr>
            </m:sSupPr>
            <m:e>
              <m:d>
                <m:dPr>
                  <m:ctrlPr>
                    <w:rPr>
                      <w:rFonts w:ascii="Cambria Math" w:hAnsi="Cambria Math"/>
                    </w:rPr>
                  </m:ctrlPr>
                </m:dPr>
                <m:e>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m</m:t>
                          </m:r>
                        </m:sup>
                      </m:sSubSup>
                    </m:num>
                    <m:den>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m:t>
                          </m:r>
                        </m:sup>
                      </m:sSubSup>
                    </m:den>
                  </m:f>
                </m:e>
              </m:d>
            </m:e>
            <m:sup>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3</m:t>
                      </m:r>
                    </m:sub>
                  </m:sSub>
                </m:e>
              </m:d>
            </m:sup>
          </m:sSup>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χ</m:t>
                              </m:r>
                            </m:e>
                          </m:d>
                        </m:num>
                        <m:den>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2</m:t>
                                  </m:r>
                                </m:sub>
                              </m:sSub>
                            </m:e>
                          </m:d>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β</m:t>
                          </m:r>
                        </m:den>
                      </m:f>
                    </m:e>
                  </m:d>
                </m:e>
                <m:sup>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e>
                  </m:d>
                </m:sup>
              </m:s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e>
                  </m:d>
                </m:e>
                <m:sup>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2</m:t>
                          </m:r>
                        </m:sub>
                      </m:sSub>
                    </m:e>
                  </m:d>
                </m:sup>
              </m:sSup>
            </m:e>
          </m:d>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s</m:t>
                      </m:r>
                    </m:sup>
                  </m:sSubSup>
                </m:e>
              </m:d>
            </m:e>
            <m: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e>
              </m:d>
            </m:sup>
          </m:sSup>
          <m:sSup>
            <m:sSupPr>
              <m:ctrlPr>
                <w:rPr>
                  <w:rFonts w:ascii="Cambria Math" w:hAnsi="Cambria Math"/>
                </w:rPr>
              </m:ctrlPr>
            </m:sSupPr>
            <m:e>
              <m:d>
                <m:dPr>
                  <m:ctrlPr>
                    <w:rPr>
                      <w:rFonts w:ascii="Cambria Math" w:hAnsi="Cambria Math"/>
                    </w:rPr>
                  </m:ctrlPr>
                </m:dPr>
                <m:e>
                  <m:f>
                    <m:fPr>
                      <m:ctrlPr>
                        <w:rPr>
                          <w:rFonts w:ascii="Cambria Math" w:eastAsiaTheme="minorEastAsia" w:hAnsi="Cambria Math"/>
                        </w:rPr>
                      </m:ctrlPr>
                    </m:fPr>
                    <m:num>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m</m:t>
                          </m:r>
                        </m:sup>
                      </m:sSubSup>
                    </m:num>
                    <m:den>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m:t>
                          </m:r>
                        </m:sup>
                      </m:sSubSup>
                    </m:den>
                  </m:f>
                </m:e>
              </m:d>
            </m:e>
            <m:sup>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3</m:t>
                      </m:r>
                    </m:sub>
                  </m:sSub>
                </m:e>
              </m:d>
            </m:sup>
          </m:sSup>
          <m:r>
            <m:rPr>
              <m:sty m:val="p"/>
            </m:rPr>
            <w:rPr>
              <w:rFonts w:ascii="Cambria Math" w:hAnsi="Cambria Math"/>
            </w:rPr>
            <m:t>-</m:t>
          </m:r>
          <m:sSubSup>
            <m:sSubSupPr>
              <m:ctrlPr>
                <w:rPr>
                  <w:rFonts w:ascii="Cambria Math" w:hAnsi="Cambria Math"/>
                  <w:iCs/>
                </w:rPr>
              </m:ctrlPr>
            </m:sSubSupPr>
            <m:e>
              <m:r>
                <m:rPr>
                  <m:sty m:val="p"/>
                </m:rPr>
                <w:rPr>
                  <w:rFonts w:ascii="Cambria Math" w:hAnsi="Cambria Math"/>
                </w:rPr>
                <m:t>H</m:t>
              </m:r>
            </m:e>
            <m:sub>
              <m:r>
                <m:rPr>
                  <m:sty m:val="p"/>
                </m:rPr>
                <w:rPr>
                  <w:rFonts w:ascii="Cambria Math" w:hAnsi="Cambria Math"/>
                </w:rPr>
                <m:t>1</m:t>
              </m:r>
            </m:sub>
            <m:sup>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z</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3</m:t>
                      </m:r>
                    </m:sub>
                  </m:sSub>
                </m:e>
              </m:d>
            </m:sup>
          </m:sSub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1</m:t>
                      </m:r>
                    </m:sub>
                    <m:sup>
                      <m:r>
                        <m:rPr>
                          <m:sty m:val="p"/>
                        </m:rPr>
                        <w:rPr>
                          <w:rFonts w:ascii="Cambria Math" w:hAnsi="Cambria Math"/>
                        </w:rPr>
                        <m:t>s</m:t>
                      </m:r>
                    </m:sup>
                  </m:sSubSup>
                </m:e>
              </m:d>
            </m:e>
            <m:sup>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w:rPr>
                          <w:rFonts w:ascii="Cambria Math" w:hAnsi="Cambria Math"/>
                        </w:rPr>
                        <m:t>3</m:t>
                      </m:r>
                    </m:sub>
                  </m:sSub>
                </m:e>
              </m:d>
            </m:sup>
          </m:s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H</m:t>
                          </m:r>
                        </m:e>
                        <m:sub>
                          <m:r>
                            <w:rPr>
                              <w:rFonts w:ascii="Cambria Math" w:hAnsi="Cambria Math"/>
                            </w:rPr>
                            <m:t>3</m:t>
                          </m:r>
                        </m:sub>
                      </m:sSub>
                    </m:num>
                    <m:den>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2</m:t>
                              </m:r>
                            </m:sub>
                          </m:sSub>
                        </m:e>
                      </m:d>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r>
                        <w:rPr>
                          <w:rFonts w:ascii="Cambria Math" w:eastAsiaTheme="minorEastAsia" w:hAnsi="Cambria Math"/>
                        </w:rPr>
                        <m:t>β</m:t>
                      </m:r>
                      <m:sSubSup>
                        <m:sSubSupPr>
                          <m:ctrlPr>
                            <w:rPr>
                              <w:rFonts w:ascii="Cambria Math" w:eastAsiaTheme="minorEastAsia" w:hAnsi="Cambria Math"/>
                              <w:iCs/>
                            </w:rPr>
                          </m:ctrlPr>
                        </m:sSubSupPr>
                        <m:e>
                          <m:r>
                            <m:rPr>
                              <m:sty m:val="p"/>
                            </m:rPr>
                            <w:rPr>
                              <w:rFonts w:ascii="Cambria Math" w:eastAsiaTheme="minorEastAsia" w:hAnsi="Cambria Math"/>
                            </w:rPr>
                            <m:t>c</m:t>
                          </m:r>
                        </m:e>
                        <m:sub>
                          <m:r>
                            <w:rPr>
                              <w:rFonts w:ascii="Cambria Math" w:eastAsiaTheme="minorEastAsia" w:hAnsi="Cambria Math"/>
                            </w:rPr>
                            <m:t>1</m:t>
                          </m:r>
                        </m:sub>
                        <m:sup>
                          <m:r>
                            <m:rPr>
                              <m:sty m:val="p"/>
                            </m:rPr>
                            <w:rPr>
                              <w:rFonts w:ascii="Cambria Math" w:eastAsiaTheme="minorEastAsia" w:hAnsi="Cambria Math"/>
                            </w:rPr>
                            <m:t>s</m:t>
                          </m:r>
                        </m:sup>
                      </m:sSubSup>
                    </m:den>
                  </m:f>
                  <m:r>
                    <w:rPr>
                      <w:rFonts w:ascii="Cambria Math" w:hAnsi="Cambria Math"/>
                    </w:rPr>
                    <m:t>(</m:t>
                  </m:r>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2</m:t>
                      </m:r>
                    </m:sub>
                  </m:sSub>
                  <m:r>
                    <m:rPr>
                      <m:sty m:val="p"/>
                    </m:rPr>
                    <w:rPr>
                      <w:rFonts w:ascii="Cambria Math" w:hAnsi="Cambria Math"/>
                    </w:rPr>
                    <m:t>|β</m:t>
                  </m:r>
                  <m:r>
                    <w:rPr>
                      <w:rFonts w:ascii="Cambria Math" w:hAnsi="Cambria Math"/>
                    </w:rPr>
                    <m:t>)</m:t>
                  </m:r>
                </m:e>
              </m:d>
            </m:e>
            <m:sup>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e>
              </m:d>
            </m:sup>
          </m:sSup>
        </m:oMath>
      </m:oMathPara>
    </w:p>
    <w:p w14:paraId="0E304836" w14:textId="794A9DB3" w:rsidR="009A5D69" w:rsidRDefault="009A5D69" w:rsidP="00924688">
      <w:pPr>
        <w:rPr>
          <w:rFonts w:eastAsiaTheme="minorEastAsia"/>
        </w:rPr>
      </w:pPr>
      <w:r>
        <w:rPr>
          <w:rFonts w:eastAsiaTheme="minorEastAsia"/>
        </w:rPr>
        <w:t>We are interested in how the partition coefficient changes as a function of ionic strength. In this way, we can express the ion solution concentrations in terms of ionic strength. The definition of ionic strength is</w:t>
      </w:r>
    </w:p>
    <w:p w14:paraId="56469637" w14:textId="32FB4466" w:rsidR="009A5D69" w:rsidRPr="009A5D69" w:rsidRDefault="009A5D69" w:rsidP="00924688">
      <w:pPr>
        <w:rPr>
          <w:rFonts w:eastAsiaTheme="minorEastAsia"/>
          <w:iCs/>
        </w:rPr>
      </w:pPr>
      <m:oMathPara>
        <m:oMath>
          <m:r>
            <m:rPr>
              <m:sty m:val="p"/>
            </m:rPr>
            <w:rPr>
              <w:rFonts w:ascii="Cambria Math" w:eastAsiaTheme="minorEastAsia" w:hAnsi="Cambria Math"/>
            </w:rPr>
            <m:t xml:space="preserve">Ionic strength </m:t>
          </m:r>
          <m:d>
            <m:dPr>
              <m:ctrlPr>
                <w:rPr>
                  <w:rFonts w:ascii="Cambria Math" w:eastAsiaTheme="minorEastAsia" w:hAnsi="Cambria Math"/>
                  <w:iCs/>
                </w:rPr>
              </m:ctrlPr>
            </m:dPr>
            <m:e>
              <m:r>
                <m:rPr>
                  <m:sty m:val="p"/>
                </m:rPr>
                <w:rPr>
                  <w:rFonts w:ascii="Cambria Math" w:eastAsiaTheme="minorEastAsia" w:hAnsi="Cambria Math"/>
                </w:rPr>
                <m:t>I</m:t>
              </m:r>
            </m:e>
          </m:d>
          <m:r>
            <m:rPr>
              <m:sty m:val="p"/>
            </m:rPr>
            <w:rPr>
              <w:rFonts w:ascii="Cambria Math" w:eastAsiaTheme="minorEastAsia" w:hAnsi="Cambria Math"/>
            </w:rPr>
            <m:t>=</m:t>
          </m:r>
          <m:f>
            <m:fPr>
              <m:ctrlPr>
                <w:rPr>
                  <w:rFonts w:ascii="Cambria Math" w:eastAsiaTheme="minorEastAsia" w:hAnsi="Cambria Math"/>
                  <w:iCs/>
                </w:rPr>
              </m:ctrlPr>
            </m:fPr>
            <m:num>
              <m:r>
                <m:rPr>
                  <m:sty m:val="p"/>
                </m:rPr>
                <w:rPr>
                  <w:rFonts w:ascii="Cambria Math" w:eastAsiaTheme="minorEastAsia" w:hAnsi="Cambria Math"/>
                </w:rPr>
                <m:t>1</m:t>
              </m:r>
            </m:num>
            <m:den>
              <m:r>
                <m:rPr>
                  <m:sty m:val="p"/>
                </m:rPr>
                <w:rPr>
                  <w:rFonts w:ascii="Cambria Math" w:eastAsiaTheme="minorEastAsia" w:hAnsi="Cambria Math"/>
                </w:rPr>
                <m:t>2</m:t>
              </m:r>
            </m:den>
          </m:f>
          <m:nary>
            <m:naryPr>
              <m:chr m:val="∑"/>
              <m:limLoc m:val="undOvr"/>
              <m:subHide m:val="1"/>
              <m:supHide m:val="1"/>
              <m:ctrlPr>
                <w:rPr>
                  <w:rFonts w:ascii="Cambria Math" w:eastAsiaTheme="minorEastAsia" w:hAnsi="Cambria Math"/>
                  <w:iCs/>
                </w:rPr>
              </m:ctrlPr>
            </m:naryPr>
            <m:sub/>
            <m:sup/>
            <m:e>
              <m:sSubSup>
                <m:sSubSupPr>
                  <m:ctrlPr>
                    <w:rPr>
                      <w:rFonts w:ascii="Cambria Math" w:eastAsiaTheme="minorEastAsia" w:hAnsi="Cambria Math"/>
                      <w:iCs/>
                    </w:rPr>
                  </m:ctrlPr>
                </m:sSubSupPr>
                <m:e>
                  <m:r>
                    <m:rPr>
                      <m:sty m:val="p"/>
                    </m:rPr>
                    <w:rPr>
                      <w:rFonts w:ascii="Cambria Math" w:eastAsiaTheme="minorEastAsia" w:hAnsi="Cambria Math"/>
                    </w:rPr>
                    <m:t>z</m:t>
                  </m:r>
                </m:e>
                <m:sub>
                  <m:r>
                    <m:rPr>
                      <m:sty m:val="p"/>
                    </m:rPr>
                    <w:rPr>
                      <w:rFonts w:ascii="Cambria Math" w:eastAsiaTheme="minorEastAsia" w:hAnsi="Cambria Math"/>
                    </w:rPr>
                    <m:t>i</m:t>
                  </m:r>
                </m:sub>
                <m:sup>
                  <m:r>
                    <m:rPr>
                      <m:sty m:val="p"/>
                    </m:rPr>
                    <w:rPr>
                      <w:rFonts w:ascii="Cambria Math" w:eastAsiaTheme="minorEastAsia" w:hAnsi="Cambria Math"/>
                    </w:rPr>
                    <m:t>2</m:t>
                  </m:r>
                </m:sup>
              </m:sSubSup>
              <m:sSubSup>
                <m:sSubSupPr>
                  <m:ctrlPr>
                    <w:rPr>
                      <w:rFonts w:ascii="Cambria Math" w:eastAsiaTheme="minorEastAsia" w:hAnsi="Cambria Math"/>
                      <w:iCs/>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m:t>
                  </m:r>
                </m:sup>
              </m:sSubSup>
            </m:e>
          </m:nary>
        </m:oMath>
      </m:oMathPara>
    </w:p>
    <w:p w14:paraId="6496F061" w14:textId="1DECB9C9" w:rsidR="009A5D69" w:rsidRPr="009A5D69" w:rsidRDefault="009A5D69" w:rsidP="00924688">
      <w:pPr>
        <w:rPr>
          <w:rFonts w:eastAsiaTheme="minorEastAsia"/>
          <w:iCs/>
        </w:rPr>
      </w:pPr>
      <m:oMathPara>
        <m:oMath>
          <m:r>
            <m:rPr>
              <m:sty m:val="p"/>
            </m:rPr>
            <w:rPr>
              <w:rFonts w:ascii="Cambria Math" w:eastAsiaTheme="minorEastAsia" w:hAnsi="Cambria Math"/>
            </w:rPr>
            <m:t>I=</m:t>
          </m:r>
          <m:f>
            <m:fPr>
              <m:ctrlPr>
                <w:rPr>
                  <w:rFonts w:ascii="Cambria Math" w:eastAsiaTheme="minorEastAsia" w:hAnsi="Cambria Math"/>
                  <w:iCs/>
                </w:rPr>
              </m:ctrlPr>
            </m:fPr>
            <m:num>
              <m:r>
                <m:rPr>
                  <m:sty m:val="p"/>
                </m:rPr>
                <w:rPr>
                  <w:rFonts w:ascii="Cambria Math" w:eastAsiaTheme="minorEastAsia" w:hAnsi="Cambria Math"/>
                </w:rPr>
                <m:t>1</m:t>
              </m:r>
            </m:num>
            <m:den>
              <m:r>
                <m:rPr>
                  <m:sty m:val="p"/>
                </m:rPr>
                <w:rPr>
                  <w:rFonts w:ascii="Cambria Math" w:eastAsiaTheme="minorEastAsia" w:hAnsi="Cambria Math"/>
                </w:rPr>
                <m:t>2</m:t>
              </m:r>
            </m:den>
          </m:f>
          <m:r>
            <m:rPr>
              <m:sty m:val="p"/>
            </m:rPr>
            <w:rPr>
              <w:rFonts w:ascii="Cambria Math" w:eastAsiaTheme="minorEastAsia" w:hAnsi="Cambria Math"/>
            </w:rPr>
            <m:t>[</m:t>
          </m:r>
          <m:sSup>
            <m:sSupPr>
              <m:ctrlPr>
                <w:rPr>
                  <w:rFonts w:ascii="Cambria Math" w:eastAsiaTheme="minorEastAsia" w:hAnsi="Cambria Math"/>
                  <w:iCs/>
                </w:rPr>
              </m:ctrlPr>
            </m:sSupPr>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1</m:t>
                      </m:r>
                    </m:sub>
                  </m:sSub>
                </m:e>
              </m:d>
            </m:e>
            <m:sup>
              <m:r>
                <w:rPr>
                  <w:rFonts w:ascii="Cambria Math" w:eastAsiaTheme="minorEastAsia" w:hAnsi="Cambria Math"/>
                </w:rPr>
                <m:t>2</m:t>
              </m:r>
            </m:sup>
          </m:sSup>
          <m:sSubSup>
            <m:sSubSupPr>
              <m:ctrlPr>
                <w:rPr>
                  <w:rFonts w:ascii="Cambria Math" w:eastAsiaTheme="minorEastAsia" w:hAnsi="Cambria Math"/>
                  <w:iCs/>
                </w:rPr>
              </m:ctrlPr>
            </m:sSubSupPr>
            <m:e>
              <m:r>
                <w:rPr>
                  <w:rFonts w:ascii="Cambria Math" w:eastAsiaTheme="minorEastAsia" w:hAnsi="Cambria Math"/>
                </w:rPr>
                <m:t>c</m:t>
              </m:r>
            </m:e>
            <m:sub>
              <m:r>
                <w:rPr>
                  <w:rFonts w:ascii="Cambria Math" w:eastAsiaTheme="minorEastAsia" w:hAnsi="Cambria Math"/>
                </w:rPr>
                <m:t>1</m:t>
              </m:r>
            </m:sub>
            <m:sup>
              <m:r>
                <w:rPr>
                  <w:rFonts w:ascii="Cambria Math" w:eastAsiaTheme="minorEastAsia" w:hAnsi="Cambria Math"/>
                </w:rPr>
                <m:t>s</m:t>
              </m:r>
            </m:sup>
          </m:sSubSup>
          <m:r>
            <m:rPr>
              <m:sty m:val="p"/>
            </m:rPr>
            <w:rPr>
              <w:rFonts w:ascii="Cambria Math" w:eastAsiaTheme="minorEastAsia" w:hAnsi="Cambria Math"/>
            </w:rPr>
            <m:t>+</m:t>
          </m:r>
          <m:sSup>
            <m:sSupPr>
              <m:ctrlPr>
                <w:rPr>
                  <w:rFonts w:ascii="Cambria Math" w:eastAsiaTheme="minorEastAsia" w:hAnsi="Cambria Math"/>
                  <w:iCs/>
                </w:rPr>
              </m:ctrlPr>
            </m:sSupPr>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2</m:t>
                      </m:r>
                    </m:sub>
                  </m:sSub>
                </m:e>
              </m:d>
            </m:e>
            <m:sup>
              <m:r>
                <w:rPr>
                  <w:rFonts w:ascii="Cambria Math" w:eastAsiaTheme="minorEastAsia" w:hAnsi="Cambria Math"/>
                </w:rPr>
                <m:t>2</m:t>
              </m:r>
            </m:sup>
          </m:sSup>
          <m:sSubSup>
            <m:sSubSupPr>
              <m:ctrlPr>
                <w:rPr>
                  <w:rFonts w:ascii="Cambria Math" w:eastAsiaTheme="minorEastAsia" w:hAnsi="Cambria Math"/>
                  <w:iCs/>
                </w:rPr>
              </m:ctrlPr>
            </m:sSubSupPr>
            <m:e>
              <m:r>
                <w:rPr>
                  <w:rFonts w:ascii="Cambria Math" w:eastAsiaTheme="minorEastAsia" w:hAnsi="Cambria Math"/>
                </w:rPr>
                <m:t>c</m:t>
              </m:r>
            </m:e>
            <m:sub>
              <m:r>
                <w:rPr>
                  <w:rFonts w:ascii="Cambria Math" w:eastAsiaTheme="minorEastAsia" w:hAnsi="Cambria Math"/>
                </w:rPr>
                <m:t>2</m:t>
              </m:r>
            </m:sub>
            <m:sup>
              <m:r>
                <w:rPr>
                  <w:rFonts w:ascii="Cambria Math" w:eastAsiaTheme="minorEastAsia" w:hAnsi="Cambria Math"/>
                </w:rPr>
                <m:t>s</m:t>
              </m:r>
            </m:sup>
          </m:sSubSup>
          <m:r>
            <w:rPr>
              <w:rFonts w:ascii="Cambria Math" w:eastAsiaTheme="minorEastAsia" w:hAnsi="Cambria Math"/>
            </w:rPr>
            <m:t>+</m:t>
          </m:r>
          <m:sSup>
            <m:sSupPr>
              <m:ctrlPr>
                <w:rPr>
                  <w:rFonts w:ascii="Cambria Math" w:eastAsiaTheme="minorEastAsia" w:hAnsi="Cambria Math"/>
                  <w:iCs/>
                </w:rPr>
              </m:ctrlPr>
            </m:sSupPr>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3</m:t>
                      </m:r>
                    </m:sub>
                  </m:sSub>
                </m:e>
              </m:d>
            </m:e>
            <m:sup>
              <m:r>
                <w:rPr>
                  <w:rFonts w:ascii="Cambria Math" w:eastAsiaTheme="minorEastAsia" w:hAnsi="Cambria Math"/>
                </w:rPr>
                <m:t>2</m:t>
              </m:r>
            </m:sup>
          </m:sSup>
          <m:sSubSup>
            <m:sSubSupPr>
              <m:ctrlPr>
                <w:rPr>
                  <w:rFonts w:ascii="Cambria Math" w:eastAsiaTheme="minorEastAsia" w:hAnsi="Cambria Math"/>
                  <w:iCs/>
                </w:rPr>
              </m:ctrlPr>
            </m:sSubSupPr>
            <m:e>
              <m:r>
                <w:rPr>
                  <w:rFonts w:ascii="Cambria Math" w:eastAsiaTheme="minorEastAsia" w:hAnsi="Cambria Math"/>
                </w:rPr>
                <m:t>c</m:t>
              </m:r>
            </m:e>
            <m:sub>
              <m:r>
                <w:rPr>
                  <w:rFonts w:ascii="Cambria Math" w:eastAsiaTheme="minorEastAsia" w:hAnsi="Cambria Math"/>
                </w:rPr>
                <m:t>3</m:t>
              </m:r>
            </m:sub>
            <m:sup>
              <m:r>
                <w:rPr>
                  <w:rFonts w:ascii="Cambria Math" w:eastAsiaTheme="minorEastAsia" w:hAnsi="Cambria Math"/>
                </w:rPr>
                <m:t>s</m:t>
              </m:r>
            </m:sup>
          </m:sSubSup>
          <m:r>
            <m:rPr>
              <m:sty m:val="p"/>
            </m:rPr>
            <w:rPr>
              <w:rFonts w:ascii="Cambria Math" w:eastAsiaTheme="minorEastAsia" w:hAnsi="Cambria Math"/>
            </w:rPr>
            <m:t>]</m:t>
          </m:r>
        </m:oMath>
      </m:oMathPara>
    </w:p>
    <w:p w14:paraId="226B80DC" w14:textId="271C48F1" w:rsidR="009A5D69" w:rsidRDefault="00E04994" w:rsidP="00924688">
      <w:pPr>
        <w:rPr>
          <w:rFonts w:eastAsiaTheme="minorEastAsia"/>
          <w:iCs/>
        </w:rPr>
      </w:pPr>
      <w:r>
        <w:rPr>
          <w:rFonts w:eastAsiaTheme="minorEastAsia"/>
          <w:iCs/>
        </w:rPr>
        <w:t>Rearranging</w:t>
      </w:r>
      <w:r w:rsidR="009A5D69">
        <w:rPr>
          <w:rFonts w:eastAsiaTheme="minorEastAsia"/>
          <w:iCs/>
        </w:rPr>
        <w:t xml:space="preserve"> to solve for </w:t>
      </w:r>
      <m:oMath>
        <m:sSubSup>
          <m:sSubSupPr>
            <m:ctrlPr>
              <w:rPr>
                <w:rFonts w:ascii="Cambria Math" w:eastAsiaTheme="minorEastAsia" w:hAnsi="Cambria Math"/>
                <w:iCs/>
              </w:rPr>
            </m:ctrlPr>
          </m:sSubSupPr>
          <m:e>
            <m:r>
              <w:rPr>
                <w:rFonts w:ascii="Cambria Math" w:eastAsiaTheme="minorEastAsia" w:hAnsi="Cambria Math"/>
              </w:rPr>
              <m:t>c</m:t>
            </m:r>
          </m:e>
          <m:sub>
            <m:r>
              <w:rPr>
                <w:rFonts w:ascii="Cambria Math" w:eastAsiaTheme="minorEastAsia" w:hAnsi="Cambria Math"/>
              </w:rPr>
              <m:t>1</m:t>
            </m:r>
          </m:sub>
          <m:sup>
            <m:r>
              <w:rPr>
                <w:rFonts w:ascii="Cambria Math" w:eastAsiaTheme="minorEastAsia" w:hAnsi="Cambria Math"/>
              </w:rPr>
              <m:t>s</m:t>
            </m:r>
          </m:sup>
        </m:sSubSup>
        <m:r>
          <w:rPr>
            <w:rFonts w:ascii="Cambria Math" w:eastAsiaTheme="minorEastAsia" w:hAnsi="Cambria Math"/>
          </w:rPr>
          <m:t>f(I)</m:t>
        </m:r>
      </m:oMath>
      <w:r w:rsidR="009A5D69">
        <w:rPr>
          <w:rFonts w:eastAsiaTheme="minorEastAsia"/>
          <w:iCs/>
        </w:rPr>
        <w:t>,</w:t>
      </w:r>
    </w:p>
    <w:p w14:paraId="3E7B9199" w14:textId="3262F330" w:rsidR="00E64AE7" w:rsidRPr="00E04994" w:rsidRDefault="00000000" w:rsidP="00924688">
      <w:pPr>
        <w:rPr>
          <w:rFonts w:eastAsiaTheme="minorEastAsia"/>
        </w:rPr>
      </w:pPr>
      <m:oMathPara>
        <m:oMath>
          <m:sSubSup>
            <m:sSubSupPr>
              <m:ctrlPr>
                <w:rPr>
                  <w:rFonts w:ascii="Cambria Math" w:eastAsiaTheme="minorEastAsia" w:hAnsi="Cambria Math"/>
                </w:rPr>
              </m:ctrlPr>
            </m:sSubSupPr>
            <m:e>
              <m:r>
                <m:rPr>
                  <m:sty m:val="p"/>
                </m:rPr>
                <w:rPr>
                  <w:rFonts w:ascii="Cambria Math" w:eastAsiaTheme="minorEastAsia" w:hAnsi="Cambria Math"/>
                </w:rPr>
                <m:t>c</m:t>
              </m:r>
            </m:e>
            <m:sub>
              <m:r>
                <m:rPr>
                  <m:sty m:val="p"/>
                </m:rPr>
                <w:rPr>
                  <w:rFonts w:ascii="Cambria Math" w:eastAsiaTheme="minorEastAsia" w:hAnsi="Cambria Math"/>
                </w:rPr>
                <m:t>1</m:t>
              </m:r>
            </m:sub>
            <m:sup>
              <m:r>
                <m:rPr>
                  <m:sty m:val="p"/>
                </m:rPr>
                <w:rPr>
                  <w:rFonts w:ascii="Cambria Math" w:eastAsiaTheme="minorEastAsia" w:hAnsi="Cambria Math"/>
                </w:rPr>
                <m:t>s</m:t>
              </m:r>
            </m:sup>
          </m:sSubSup>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2I</m:t>
              </m:r>
            </m:num>
            <m:den>
              <m:d>
                <m:dPr>
                  <m:begChr m:val="|"/>
                  <m:endChr m:val="|"/>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z</m:t>
                      </m:r>
                    </m:e>
                    <m:sub>
                      <m:r>
                        <m:rPr>
                          <m:sty m:val="p"/>
                        </m:rPr>
                        <w:rPr>
                          <w:rFonts w:ascii="Cambria Math" w:eastAsiaTheme="minorEastAsia" w:hAnsi="Cambria Math"/>
                        </w:rPr>
                        <m:t>1</m:t>
                      </m:r>
                    </m:sub>
                  </m:sSub>
                </m:e>
              </m:d>
              <m:d>
                <m:dPr>
                  <m:ctrlPr>
                    <w:rPr>
                      <w:rFonts w:ascii="Cambria Math" w:eastAsiaTheme="minorEastAsia" w:hAnsi="Cambria Math"/>
                    </w:rPr>
                  </m:ctrlPr>
                </m:dPr>
                <m:e>
                  <m:d>
                    <m:dPr>
                      <m:begChr m:val="|"/>
                      <m:endChr m:val="|"/>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z</m:t>
                          </m:r>
                        </m:e>
                        <m:sub>
                          <m:r>
                            <m:rPr>
                              <m:sty m:val="p"/>
                            </m:rPr>
                            <w:rPr>
                              <w:rFonts w:ascii="Cambria Math" w:eastAsiaTheme="minorEastAsia" w:hAnsi="Cambria Math"/>
                            </w:rPr>
                            <m:t>1</m:t>
                          </m:r>
                        </m:sub>
                      </m:sSub>
                    </m:e>
                  </m:d>
                  <m:r>
                    <m:rPr>
                      <m:sty m:val="p"/>
                    </m:rPr>
                    <w:rPr>
                      <w:rFonts w:ascii="Cambria Math" w:eastAsiaTheme="minorEastAsia" w:hAnsi="Cambria Math"/>
                    </w:rPr>
                    <m:t>+</m:t>
                  </m:r>
                  <m:d>
                    <m:dPr>
                      <m:begChr m:val="|"/>
                      <m:endChr m:val="|"/>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z</m:t>
                          </m:r>
                        </m:e>
                        <m:sub>
                          <m:r>
                            <m:rPr>
                              <m:sty m:val="p"/>
                            </m:rPr>
                            <w:rPr>
                              <w:rFonts w:ascii="Cambria Math" w:eastAsiaTheme="minorEastAsia" w:hAnsi="Cambria Math"/>
                            </w:rPr>
                            <m:t>3</m:t>
                          </m:r>
                        </m:sub>
                      </m:sSub>
                    </m:e>
                  </m:d>
                </m:e>
              </m:d>
              <m:r>
                <m:rPr>
                  <m:sty m:val="p"/>
                </m:rPr>
                <w:rPr>
                  <w:rFonts w:ascii="Cambria Math" w:eastAsiaTheme="minorEastAsia" w:hAnsi="Cambria Math"/>
                </w:rPr>
                <m:t>+</m:t>
              </m:r>
              <m:d>
                <m:dPr>
                  <m:begChr m:val="|"/>
                  <m:endChr m:val="|"/>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z</m:t>
                      </m:r>
                    </m:e>
                    <m:sub>
                      <m:r>
                        <m:rPr>
                          <m:sty m:val="p"/>
                        </m:rPr>
                        <w:rPr>
                          <w:rFonts w:ascii="Cambria Math" w:eastAsiaTheme="minorEastAsia" w:hAnsi="Cambria Math"/>
                        </w:rPr>
                        <m:t>2</m:t>
                      </m:r>
                    </m:sub>
                  </m:sSub>
                </m:e>
              </m:d>
              <m:r>
                <m:rPr>
                  <m:sty m:val="p"/>
                </m:rPr>
                <w:rPr>
                  <w:rFonts w:ascii="Cambria Math" w:eastAsiaTheme="minorEastAsia" w:hAnsi="Cambria Math"/>
                </w:rPr>
                <m:t>β(</m:t>
              </m:r>
              <m:d>
                <m:dPr>
                  <m:begChr m:val="|"/>
                  <m:endChr m:val="|"/>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z</m:t>
                      </m:r>
                    </m:e>
                    <m:sub>
                      <m:r>
                        <m:rPr>
                          <m:sty m:val="p"/>
                        </m:rPr>
                        <w:rPr>
                          <w:rFonts w:ascii="Cambria Math" w:eastAsiaTheme="minorEastAsia" w:hAnsi="Cambria Math"/>
                        </w:rPr>
                        <m:t>2</m:t>
                      </m:r>
                    </m:sub>
                  </m:sSub>
                </m:e>
              </m:d>
              <m:r>
                <m:rPr>
                  <m:sty m:val="p"/>
                </m:rPr>
                <w:rPr>
                  <w:rFonts w:ascii="Cambria Math" w:eastAsiaTheme="minorEastAsia" w:hAnsi="Cambria Math"/>
                </w:rPr>
                <m:t>+</m:t>
              </m:r>
              <m:d>
                <m:dPr>
                  <m:begChr m:val="|"/>
                  <m:endChr m:val="|"/>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z</m:t>
                      </m:r>
                    </m:e>
                    <m:sub>
                      <m:r>
                        <m:rPr>
                          <m:sty m:val="p"/>
                        </m:rPr>
                        <w:rPr>
                          <w:rFonts w:ascii="Cambria Math" w:eastAsiaTheme="minorEastAsia" w:hAnsi="Cambria Math"/>
                        </w:rPr>
                        <m:t>3</m:t>
                      </m:r>
                    </m:sub>
                  </m:sSub>
                </m:e>
              </m:d>
              <m:r>
                <m:rPr>
                  <m:sty m:val="p"/>
                </m:rPr>
                <w:rPr>
                  <w:rFonts w:ascii="Cambria Math" w:eastAsiaTheme="minorEastAsia" w:hAnsi="Cambria Math"/>
                </w:rPr>
                <m:t xml:space="preserve">) </m:t>
              </m:r>
            </m:den>
          </m:f>
        </m:oMath>
      </m:oMathPara>
    </w:p>
    <w:sectPr w:rsidR="00E64AE7" w:rsidRPr="00E0499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urianne Estrada" w:date="2026-03-31T13:22:00Z" w:initials="LE">
    <w:p w14:paraId="088FBFAF" w14:textId="77777777" w:rsidR="001D399A" w:rsidRDefault="00CE6C7A" w:rsidP="001D399A">
      <w:pPr>
        <w:pStyle w:val="CommentText"/>
        <w:numPr>
          <w:ilvl w:val="0"/>
          <w:numId w:val="11"/>
        </w:numPr>
      </w:pPr>
      <w:r>
        <w:rPr>
          <w:rStyle w:val="CommentReference"/>
        </w:rPr>
        <w:annotationRef/>
      </w:r>
      <w:r w:rsidR="001D399A">
        <w:rPr>
          <w:color w:val="1F1F1F"/>
        </w:rPr>
        <w:t xml:space="preserve">Multicomponent Fickian solution-diffusion model for osmotic transport through membranes: </w:t>
      </w:r>
    </w:p>
    <w:p w14:paraId="0DB94ABC" w14:textId="77777777" w:rsidR="001D399A" w:rsidRDefault="001D399A" w:rsidP="001D399A">
      <w:pPr>
        <w:pStyle w:val="CommentText"/>
        <w:ind w:left="720"/>
      </w:pPr>
      <w:r>
        <w:rPr>
          <w:color w:val="1F1F1F"/>
        </w:rPr>
        <w:t>“...multicomponent transport is frequently linearized and modeled with binary solution-diffusion models…”</w:t>
      </w:r>
    </w:p>
    <w:p w14:paraId="1874BD94" w14:textId="77777777" w:rsidR="001D399A" w:rsidRDefault="001D399A" w:rsidP="001D399A">
      <w:pPr>
        <w:pStyle w:val="CommentText"/>
        <w:ind w:left="720"/>
      </w:pPr>
    </w:p>
    <w:p w14:paraId="4FA00D29" w14:textId="77777777" w:rsidR="001D399A" w:rsidRDefault="001D399A" w:rsidP="001D399A">
      <w:pPr>
        <w:pStyle w:val="CommentText"/>
      </w:pPr>
      <w:r>
        <w:rPr>
          <w:color w:val="1F1F1F"/>
        </w:rPr>
        <w:t>2. Multicomponent Diffusion - Cussler</w:t>
      </w:r>
    </w:p>
  </w:comment>
  <w:comment w:id="6" w:author="Laurianne Estrada" w:date="2026-03-31T13:22:00Z" w:initials="LE">
    <w:p w14:paraId="6CE58A00" w14:textId="0DE2B576" w:rsidR="00CE6C7A" w:rsidRDefault="00CE6C7A" w:rsidP="00CE6C7A">
      <w:pPr>
        <w:pStyle w:val="CommentText"/>
        <w:numPr>
          <w:ilvl w:val="0"/>
          <w:numId w:val="10"/>
        </w:numPr>
      </w:pPr>
      <w:r>
        <w:rPr>
          <w:rStyle w:val="CommentReference"/>
        </w:rPr>
        <w:annotationRef/>
      </w:r>
      <w:r>
        <w:rPr>
          <w:color w:val="1F1F1F"/>
        </w:rPr>
        <w:t xml:space="preserve">Multicomponent Fickian solution-diffusion model for osmotic transport through membranes: </w:t>
      </w:r>
    </w:p>
    <w:p w14:paraId="1B4B860E" w14:textId="77777777" w:rsidR="00CE6C7A" w:rsidRDefault="00CE6C7A" w:rsidP="00CE6C7A">
      <w:pPr>
        <w:pStyle w:val="CommentText"/>
        <w:ind w:left="720"/>
      </w:pPr>
      <w:r>
        <w:rPr>
          <w:color w:val="1F1F1F"/>
        </w:rPr>
        <w:t>“The multicomponent permeability coefficients can be calculated directly from the binary permeability and multicomponent diffusion coefficients.</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A00D29" w15:done="0"/>
  <w15:commentEx w15:paraId="1B4B86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7A12F7" w16cex:dateUtc="2026-03-31T17:22:00Z"/>
  <w16cex:commentExtensible w16cex:durableId="4D54CA28" w16cex:dateUtc="2026-03-31T1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A00D29" w16cid:durableId="4A7A12F7"/>
  <w16cid:commentId w16cid:paraId="1B4B860E" w16cid:durableId="4D54CA2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E3E6D"/>
    <w:multiLevelType w:val="hybridMultilevel"/>
    <w:tmpl w:val="397E13F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6C33419"/>
    <w:multiLevelType w:val="hybridMultilevel"/>
    <w:tmpl w:val="69625E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EB0684"/>
    <w:multiLevelType w:val="hybridMultilevel"/>
    <w:tmpl w:val="65A4B886"/>
    <w:lvl w:ilvl="0" w:tplc="A1C0DADC">
      <w:start w:val="1"/>
      <w:numFmt w:val="decimal"/>
      <w:lvlText w:val="%1."/>
      <w:lvlJc w:val="left"/>
      <w:pPr>
        <w:ind w:left="720" w:hanging="360"/>
      </w:pPr>
    </w:lvl>
    <w:lvl w:ilvl="1" w:tplc="DF2655AE">
      <w:start w:val="1"/>
      <w:numFmt w:val="decimal"/>
      <w:lvlText w:val="%2."/>
      <w:lvlJc w:val="left"/>
      <w:pPr>
        <w:ind w:left="720" w:hanging="360"/>
      </w:pPr>
    </w:lvl>
    <w:lvl w:ilvl="2" w:tplc="5F40AFCC">
      <w:start w:val="1"/>
      <w:numFmt w:val="decimal"/>
      <w:lvlText w:val="%3."/>
      <w:lvlJc w:val="left"/>
      <w:pPr>
        <w:ind w:left="720" w:hanging="360"/>
      </w:pPr>
    </w:lvl>
    <w:lvl w:ilvl="3" w:tplc="D79887F0">
      <w:start w:val="1"/>
      <w:numFmt w:val="decimal"/>
      <w:lvlText w:val="%4."/>
      <w:lvlJc w:val="left"/>
      <w:pPr>
        <w:ind w:left="720" w:hanging="360"/>
      </w:pPr>
    </w:lvl>
    <w:lvl w:ilvl="4" w:tplc="742AE63E">
      <w:start w:val="1"/>
      <w:numFmt w:val="decimal"/>
      <w:lvlText w:val="%5."/>
      <w:lvlJc w:val="left"/>
      <w:pPr>
        <w:ind w:left="720" w:hanging="360"/>
      </w:pPr>
    </w:lvl>
    <w:lvl w:ilvl="5" w:tplc="64F0C6B8">
      <w:start w:val="1"/>
      <w:numFmt w:val="decimal"/>
      <w:lvlText w:val="%6."/>
      <w:lvlJc w:val="left"/>
      <w:pPr>
        <w:ind w:left="720" w:hanging="360"/>
      </w:pPr>
    </w:lvl>
    <w:lvl w:ilvl="6" w:tplc="040C866A">
      <w:start w:val="1"/>
      <w:numFmt w:val="decimal"/>
      <w:lvlText w:val="%7."/>
      <w:lvlJc w:val="left"/>
      <w:pPr>
        <w:ind w:left="720" w:hanging="360"/>
      </w:pPr>
    </w:lvl>
    <w:lvl w:ilvl="7" w:tplc="28E42F78">
      <w:start w:val="1"/>
      <w:numFmt w:val="decimal"/>
      <w:lvlText w:val="%8."/>
      <w:lvlJc w:val="left"/>
      <w:pPr>
        <w:ind w:left="720" w:hanging="360"/>
      </w:pPr>
    </w:lvl>
    <w:lvl w:ilvl="8" w:tplc="7BEA2E6A">
      <w:start w:val="1"/>
      <w:numFmt w:val="decimal"/>
      <w:lvlText w:val="%9."/>
      <w:lvlJc w:val="left"/>
      <w:pPr>
        <w:ind w:left="720" w:hanging="360"/>
      </w:pPr>
    </w:lvl>
  </w:abstractNum>
  <w:abstractNum w:abstractNumId="3" w15:restartNumberingAfterBreak="0">
    <w:nsid w:val="2EEC5FD6"/>
    <w:multiLevelType w:val="hybridMultilevel"/>
    <w:tmpl w:val="D30E455A"/>
    <w:lvl w:ilvl="0" w:tplc="19D08D16">
      <w:start w:val="1"/>
      <w:numFmt w:val="decimal"/>
      <w:lvlText w:val="%1."/>
      <w:lvlJc w:val="left"/>
      <w:pPr>
        <w:ind w:left="720" w:hanging="360"/>
      </w:pPr>
    </w:lvl>
    <w:lvl w:ilvl="1" w:tplc="13505EF4">
      <w:start w:val="1"/>
      <w:numFmt w:val="decimal"/>
      <w:lvlText w:val="%2."/>
      <w:lvlJc w:val="left"/>
      <w:pPr>
        <w:ind w:left="720" w:hanging="360"/>
      </w:pPr>
    </w:lvl>
    <w:lvl w:ilvl="2" w:tplc="432437A4">
      <w:start w:val="1"/>
      <w:numFmt w:val="decimal"/>
      <w:lvlText w:val="%3."/>
      <w:lvlJc w:val="left"/>
      <w:pPr>
        <w:ind w:left="720" w:hanging="360"/>
      </w:pPr>
    </w:lvl>
    <w:lvl w:ilvl="3" w:tplc="12C8D7F0">
      <w:start w:val="1"/>
      <w:numFmt w:val="decimal"/>
      <w:lvlText w:val="%4."/>
      <w:lvlJc w:val="left"/>
      <w:pPr>
        <w:ind w:left="720" w:hanging="360"/>
      </w:pPr>
    </w:lvl>
    <w:lvl w:ilvl="4" w:tplc="C5CE167A">
      <w:start w:val="1"/>
      <w:numFmt w:val="decimal"/>
      <w:lvlText w:val="%5."/>
      <w:lvlJc w:val="left"/>
      <w:pPr>
        <w:ind w:left="720" w:hanging="360"/>
      </w:pPr>
    </w:lvl>
    <w:lvl w:ilvl="5" w:tplc="A210ED16">
      <w:start w:val="1"/>
      <w:numFmt w:val="decimal"/>
      <w:lvlText w:val="%6."/>
      <w:lvlJc w:val="left"/>
      <w:pPr>
        <w:ind w:left="720" w:hanging="360"/>
      </w:pPr>
    </w:lvl>
    <w:lvl w:ilvl="6" w:tplc="0B38AD3C">
      <w:start w:val="1"/>
      <w:numFmt w:val="decimal"/>
      <w:lvlText w:val="%7."/>
      <w:lvlJc w:val="left"/>
      <w:pPr>
        <w:ind w:left="720" w:hanging="360"/>
      </w:pPr>
    </w:lvl>
    <w:lvl w:ilvl="7" w:tplc="4AEA8AA8">
      <w:start w:val="1"/>
      <w:numFmt w:val="decimal"/>
      <w:lvlText w:val="%8."/>
      <w:lvlJc w:val="left"/>
      <w:pPr>
        <w:ind w:left="720" w:hanging="360"/>
      </w:pPr>
    </w:lvl>
    <w:lvl w:ilvl="8" w:tplc="D8F2746C">
      <w:start w:val="1"/>
      <w:numFmt w:val="decimal"/>
      <w:lvlText w:val="%9."/>
      <w:lvlJc w:val="left"/>
      <w:pPr>
        <w:ind w:left="720" w:hanging="360"/>
      </w:pPr>
    </w:lvl>
  </w:abstractNum>
  <w:abstractNum w:abstractNumId="4" w15:restartNumberingAfterBreak="0">
    <w:nsid w:val="2F922999"/>
    <w:multiLevelType w:val="hybridMultilevel"/>
    <w:tmpl w:val="2CC02BA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1A54BE1"/>
    <w:multiLevelType w:val="hybridMultilevel"/>
    <w:tmpl w:val="66D09FC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BD52457"/>
    <w:multiLevelType w:val="hybridMultilevel"/>
    <w:tmpl w:val="9FA2A6FC"/>
    <w:lvl w:ilvl="0" w:tplc="80B6417C">
      <w:start w:val="1"/>
      <w:numFmt w:val="decimal"/>
      <w:lvlText w:val="%1."/>
      <w:lvlJc w:val="left"/>
      <w:pPr>
        <w:ind w:left="720" w:hanging="360"/>
      </w:pPr>
    </w:lvl>
    <w:lvl w:ilvl="1" w:tplc="B59EED0A">
      <w:start w:val="1"/>
      <w:numFmt w:val="decimal"/>
      <w:lvlText w:val="%2."/>
      <w:lvlJc w:val="left"/>
      <w:pPr>
        <w:ind w:left="720" w:hanging="360"/>
      </w:pPr>
    </w:lvl>
    <w:lvl w:ilvl="2" w:tplc="3918C54E">
      <w:start w:val="1"/>
      <w:numFmt w:val="decimal"/>
      <w:lvlText w:val="%3."/>
      <w:lvlJc w:val="left"/>
      <w:pPr>
        <w:ind w:left="720" w:hanging="360"/>
      </w:pPr>
    </w:lvl>
    <w:lvl w:ilvl="3" w:tplc="EF7E671A">
      <w:start w:val="1"/>
      <w:numFmt w:val="decimal"/>
      <w:lvlText w:val="%4."/>
      <w:lvlJc w:val="left"/>
      <w:pPr>
        <w:ind w:left="720" w:hanging="360"/>
      </w:pPr>
    </w:lvl>
    <w:lvl w:ilvl="4" w:tplc="D8E0AF72">
      <w:start w:val="1"/>
      <w:numFmt w:val="decimal"/>
      <w:lvlText w:val="%5."/>
      <w:lvlJc w:val="left"/>
      <w:pPr>
        <w:ind w:left="720" w:hanging="360"/>
      </w:pPr>
    </w:lvl>
    <w:lvl w:ilvl="5" w:tplc="1C4E1CA4">
      <w:start w:val="1"/>
      <w:numFmt w:val="decimal"/>
      <w:lvlText w:val="%6."/>
      <w:lvlJc w:val="left"/>
      <w:pPr>
        <w:ind w:left="720" w:hanging="360"/>
      </w:pPr>
    </w:lvl>
    <w:lvl w:ilvl="6" w:tplc="1AFECB70">
      <w:start w:val="1"/>
      <w:numFmt w:val="decimal"/>
      <w:lvlText w:val="%7."/>
      <w:lvlJc w:val="left"/>
      <w:pPr>
        <w:ind w:left="720" w:hanging="360"/>
      </w:pPr>
    </w:lvl>
    <w:lvl w:ilvl="7" w:tplc="3706571C">
      <w:start w:val="1"/>
      <w:numFmt w:val="decimal"/>
      <w:lvlText w:val="%8."/>
      <w:lvlJc w:val="left"/>
      <w:pPr>
        <w:ind w:left="720" w:hanging="360"/>
      </w:pPr>
    </w:lvl>
    <w:lvl w:ilvl="8" w:tplc="37901FEC">
      <w:start w:val="1"/>
      <w:numFmt w:val="decimal"/>
      <w:lvlText w:val="%9."/>
      <w:lvlJc w:val="left"/>
      <w:pPr>
        <w:ind w:left="720" w:hanging="360"/>
      </w:pPr>
    </w:lvl>
  </w:abstractNum>
  <w:abstractNum w:abstractNumId="7" w15:restartNumberingAfterBreak="0">
    <w:nsid w:val="51CF444B"/>
    <w:multiLevelType w:val="hybridMultilevel"/>
    <w:tmpl w:val="49CC7406"/>
    <w:lvl w:ilvl="0" w:tplc="908A7292">
      <w:start w:val="1"/>
      <w:numFmt w:val="decimal"/>
      <w:lvlText w:val="%1."/>
      <w:lvlJc w:val="left"/>
      <w:pPr>
        <w:ind w:left="720" w:hanging="360"/>
      </w:pPr>
    </w:lvl>
    <w:lvl w:ilvl="1" w:tplc="EF44CD00">
      <w:start w:val="1"/>
      <w:numFmt w:val="decimal"/>
      <w:lvlText w:val="%2."/>
      <w:lvlJc w:val="left"/>
      <w:pPr>
        <w:ind w:left="720" w:hanging="360"/>
      </w:pPr>
    </w:lvl>
    <w:lvl w:ilvl="2" w:tplc="38EE4E6A">
      <w:start w:val="1"/>
      <w:numFmt w:val="decimal"/>
      <w:lvlText w:val="%3."/>
      <w:lvlJc w:val="left"/>
      <w:pPr>
        <w:ind w:left="720" w:hanging="360"/>
      </w:pPr>
    </w:lvl>
    <w:lvl w:ilvl="3" w:tplc="B0BA4A12">
      <w:start w:val="1"/>
      <w:numFmt w:val="decimal"/>
      <w:lvlText w:val="%4."/>
      <w:lvlJc w:val="left"/>
      <w:pPr>
        <w:ind w:left="720" w:hanging="360"/>
      </w:pPr>
    </w:lvl>
    <w:lvl w:ilvl="4" w:tplc="EF22ADAC">
      <w:start w:val="1"/>
      <w:numFmt w:val="decimal"/>
      <w:lvlText w:val="%5."/>
      <w:lvlJc w:val="left"/>
      <w:pPr>
        <w:ind w:left="720" w:hanging="360"/>
      </w:pPr>
    </w:lvl>
    <w:lvl w:ilvl="5" w:tplc="4F222EB0">
      <w:start w:val="1"/>
      <w:numFmt w:val="decimal"/>
      <w:lvlText w:val="%6."/>
      <w:lvlJc w:val="left"/>
      <w:pPr>
        <w:ind w:left="720" w:hanging="360"/>
      </w:pPr>
    </w:lvl>
    <w:lvl w:ilvl="6" w:tplc="7702F800">
      <w:start w:val="1"/>
      <w:numFmt w:val="decimal"/>
      <w:lvlText w:val="%7."/>
      <w:lvlJc w:val="left"/>
      <w:pPr>
        <w:ind w:left="720" w:hanging="360"/>
      </w:pPr>
    </w:lvl>
    <w:lvl w:ilvl="7" w:tplc="A0F20296">
      <w:start w:val="1"/>
      <w:numFmt w:val="decimal"/>
      <w:lvlText w:val="%8."/>
      <w:lvlJc w:val="left"/>
      <w:pPr>
        <w:ind w:left="720" w:hanging="360"/>
      </w:pPr>
    </w:lvl>
    <w:lvl w:ilvl="8" w:tplc="821A8664">
      <w:start w:val="1"/>
      <w:numFmt w:val="decimal"/>
      <w:lvlText w:val="%9."/>
      <w:lvlJc w:val="left"/>
      <w:pPr>
        <w:ind w:left="720" w:hanging="360"/>
      </w:pPr>
    </w:lvl>
  </w:abstractNum>
  <w:abstractNum w:abstractNumId="8" w15:restartNumberingAfterBreak="0">
    <w:nsid w:val="576A33F0"/>
    <w:multiLevelType w:val="hybridMultilevel"/>
    <w:tmpl w:val="74F081C6"/>
    <w:lvl w:ilvl="0" w:tplc="3090932A">
      <w:start w:val="1"/>
      <w:numFmt w:val="decimal"/>
      <w:lvlText w:val="%1."/>
      <w:lvlJc w:val="left"/>
      <w:pPr>
        <w:ind w:left="1020" w:hanging="360"/>
      </w:pPr>
    </w:lvl>
    <w:lvl w:ilvl="1" w:tplc="449A2C8A">
      <w:start w:val="1"/>
      <w:numFmt w:val="decimal"/>
      <w:lvlText w:val="%2."/>
      <w:lvlJc w:val="left"/>
      <w:pPr>
        <w:ind w:left="1020" w:hanging="360"/>
      </w:pPr>
    </w:lvl>
    <w:lvl w:ilvl="2" w:tplc="F2A8E0D2">
      <w:start w:val="1"/>
      <w:numFmt w:val="decimal"/>
      <w:lvlText w:val="%3."/>
      <w:lvlJc w:val="left"/>
      <w:pPr>
        <w:ind w:left="1020" w:hanging="360"/>
      </w:pPr>
    </w:lvl>
    <w:lvl w:ilvl="3" w:tplc="8C787BDE">
      <w:start w:val="1"/>
      <w:numFmt w:val="decimal"/>
      <w:lvlText w:val="%4."/>
      <w:lvlJc w:val="left"/>
      <w:pPr>
        <w:ind w:left="1020" w:hanging="360"/>
      </w:pPr>
    </w:lvl>
    <w:lvl w:ilvl="4" w:tplc="782CCEA0">
      <w:start w:val="1"/>
      <w:numFmt w:val="decimal"/>
      <w:lvlText w:val="%5."/>
      <w:lvlJc w:val="left"/>
      <w:pPr>
        <w:ind w:left="1020" w:hanging="360"/>
      </w:pPr>
    </w:lvl>
    <w:lvl w:ilvl="5" w:tplc="4710A8F6">
      <w:start w:val="1"/>
      <w:numFmt w:val="decimal"/>
      <w:lvlText w:val="%6."/>
      <w:lvlJc w:val="left"/>
      <w:pPr>
        <w:ind w:left="1020" w:hanging="360"/>
      </w:pPr>
    </w:lvl>
    <w:lvl w:ilvl="6" w:tplc="65A4E488">
      <w:start w:val="1"/>
      <w:numFmt w:val="decimal"/>
      <w:lvlText w:val="%7."/>
      <w:lvlJc w:val="left"/>
      <w:pPr>
        <w:ind w:left="1020" w:hanging="360"/>
      </w:pPr>
    </w:lvl>
    <w:lvl w:ilvl="7" w:tplc="CBF06D66">
      <w:start w:val="1"/>
      <w:numFmt w:val="decimal"/>
      <w:lvlText w:val="%8."/>
      <w:lvlJc w:val="left"/>
      <w:pPr>
        <w:ind w:left="1020" w:hanging="360"/>
      </w:pPr>
    </w:lvl>
    <w:lvl w:ilvl="8" w:tplc="6E52DF70">
      <w:start w:val="1"/>
      <w:numFmt w:val="decimal"/>
      <w:lvlText w:val="%9."/>
      <w:lvlJc w:val="left"/>
      <w:pPr>
        <w:ind w:left="1020" w:hanging="360"/>
      </w:pPr>
    </w:lvl>
  </w:abstractNum>
  <w:abstractNum w:abstractNumId="9" w15:restartNumberingAfterBreak="0">
    <w:nsid w:val="5BF47531"/>
    <w:multiLevelType w:val="hybridMultilevel"/>
    <w:tmpl w:val="50DC807C"/>
    <w:lvl w:ilvl="0" w:tplc="BC00BE16">
      <w:start w:val="1"/>
      <w:numFmt w:val="decimal"/>
      <w:lvlText w:val="%1."/>
      <w:lvlJc w:val="left"/>
      <w:pPr>
        <w:ind w:left="1320" w:hanging="360"/>
      </w:pPr>
    </w:lvl>
    <w:lvl w:ilvl="1" w:tplc="059C6F3C">
      <w:start w:val="1"/>
      <w:numFmt w:val="decimal"/>
      <w:lvlText w:val="%2."/>
      <w:lvlJc w:val="left"/>
      <w:pPr>
        <w:ind w:left="1320" w:hanging="360"/>
      </w:pPr>
    </w:lvl>
    <w:lvl w:ilvl="2" w:tplc="BED6AFF4">
      <w:start w:val="1"/>
      <w:numFmt w:val="decimal"/>
      <w:lvlText w:val="%3."/>
      <w:lvlJc w:val="left"/>
      <w:pPr>
        <w:ind w:left="1320" w:hanging="360"/>
      </w:pPr>
    </w:lvl>
    <w:lvl w:ilvl="3" w:tplc="B930EC70">
      <w:start w:val="1"/>
      <w:numFmt w:val="decimal"/>
      <w:lvlText w:val="%4."/>
      <w:lvlJc w:val="left"/>
      <w:pPr>
        <w:ind w:left="1320" w:hanging="360"/>
      </w:pPr>
    </w:lvl>
    <w:lvl w:ilvl="4" w:tplc="0DB2B80C">
      <w:start w:val="1"/>
      <w:numFmt w:val="decimal"/>
      <w:lvlText w:val="%5."/>
      <w:lvlJc w:val="left"/>
      <w:pPr>
        <w:ind w:left="1320" w:hanging="360"/>
      </w:pPr>
    </w:lvl>
    <w:lvl w:ilvl="5" w:tplc="37A4E468">
      <w:start w:val="1"/>
      <w:numFmt w:val="decimal"/>
      <w:lvlText w:val="%6."/>
      <w:lvlJc w:val="left"/>
      <w:pPr>
        <w:ind w:left="1320" w:hanging="360"/>
      </w:pPr>
    </w:lvl>
    <w:lvl w:ilvl="6" w:tplc="18F001E2">
      <w:start w:val="1"/>
      <w:numFmt w:val="decimal"/>
      <w:lvlText w:val="%7."/>
      <w:lvlJc w:val="left"/>
      <w:pPr>
        <w:ind w:left="1320" w:hanging="360"/>
      </w:pPr>
    </w:lvl>
    <w:lvl w:ilvl="7" w:tplc="74D2168E">
      <w:start w:val="1"/>
      <w:numFmt w:val="decimal"/>
      <w:lvlText w:val="%8."/>
      <w:lvlJc w:val="left"/>
      <w:pPr>
        <w:ind w:left="1320" w:hanging="360"/>
      </w:pPr>
    </w:lvl>
    <w:lvl w:ilvl="8" w:tplc="CDA862BA">
      <w:start w:val="1"/>
      <w:numFmt w:val="decimal"/>
      <w:lvlText w:val="%9."/>
      <w:lvlJc w:val="left"/>
      <w:pPr>
        <w:ind w:left="1320" w:hanging="360"/>
      </w:pPr>
    </w:lvl>
  </w:abstractNum>
  <w:abstractNum w:abstractNumId="10" w15:restartNumberingAfterBreak="0">
    <w:nsid w:val="68EB5399"/>
    <w:multiLevelType w:val="hybridMultilevel"/>
    <w:tmpl w:val="09624A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6317283">
    <w:abstractNumId w:val="10"/>
  </w:num>
  <w:num w:numId="2" w16cid:durableId="389311079">
    <w:abstractNumId w:val="1"/>
  </w:num>
  <w:num w:numId="3" w16cid:durableId="1003313245">
    <w:abstractNumId w:val="5"/>
  </w:num>
  <w:num w:numId="4" w16cid:durableId="1198468665">
    <w:abstractNumId w:val="0"/>
  </w:num>
  <w:num w:numId="5" w16cid:durableId="1112700196">
    <w:abstractNumId w:val="4"/>
  </w:num>
  <w:num w:numId="6" w16cid:durableId="93403457">
    <w:abstractNumId w:val="9"/>
  </w:num>
  <w:num w:numId="7" w16cid:durableId="131022983">
    <w:abstractNumId w:val="6"/>
  </w:num>
  <w:num w:numId="8" w16cid:durableId="890926085">
    <w:abstractNumId w:val="8"/>
  </w:num>
  <w:num w:numId="9" w16cid:durableId="133642688">
    <w:abstractNumId w:val="7"/>
  </w:num>
  <w:num w:numId="10" w16cid:durableId="1523082383">
    <w:abstractNumId w:val="3"/>
  </w:num>
  <w:num w:numId="11" w16cid:durableId="206217106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ianne Estrada">
    <w15:presenceInfo w15:providerId="Windows Live" w15:userId="877d0e272dd2d0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C19"/>
    <w:rsid w:val="00002DA3"/>
    <w:rsid w:val="000A4466"/>
    <w:rsid w:val="000B427E"/>
    <w:rsid w:val="000E6F66"/>
    <w:rsid w:val="00115B15"/>
    <w:rsid w:val="001229E5"/>
    <w:rsid w:val="001268D6"/>
    <w:rsid w:val="00181185"/>
    <w:rsid w:val="00186A17"/>
    <w:rsid w:val="001A12E2"/>
    <w:rsid w:val="001D399A"/>
    <w:rsid w:val="00201AD2"/>
    <w:rsid w:val="00246217"/>
    <w:rsid w:val="00255C06"/>
    <w:rsid w:val="00257BF1"/>
    <w:rsid w:val="002859F2"/>
    <w:rsid w:val="0029317C"/>
    <w:rsid w:val="002B2327"/>
    <w:rsid w:val="002B6561"/>
    <w:rsid w:val="002D0066"/>
    <w:rsid w:val="00312BDA"/>
    <w:rsid w:val="00333D5C"/>
    <w:rsid w:val="0033600C"/>
    <w:rsid w:val="003768DC"/>
    <w:rsid w:val="0041034F"/>
    <w:rsid w:val="004239AD"/>
    <w:rsid w:val="0044367B"/>
    <w:rsid w:val="00455FAD"/>
    <w:rsid w:val="00457C88"/>
    <w:rsid w:val="00465392"/>
    <w:rsid w:val="00466058"/>
    <w:rsid w:val="00486119"/>
    <w:rsid w:val="004A24E1"/>
    <w:rsid w:val="004A26B9"/>
    <w:rsid w:val="004B1255"/>
    <w:rsid w:val="004B6C72"/>
    <w:rsid w:val="004E3343"/>
    <w:rsid w:val="004E7B88"/>
    <w:rsid w:val="00501355"/>
    <w:rsid w:val="00502766"/>
    <w:rsid w:val="00503D68"/>
    <w:rsid w:val="005104D9"/>
    <w:rsid w:val="005145D5"/>
    <w:rsid w:val="0053272D"/>
    <w:rsid w:val="005555E1"/>
    <w:rsid w:val="00560C19"/>
    <w:rsid w:val="00572AB6"/>
    <w:rsid w:val="00643E46"/>
    <w:rsid w:val="006548EB"/>
    <w:rsid w:val="00666016"/>
    <w:rsid w:val="0066643C"/>
    <w:rsid w:val="0067550A"/>
    <w:rsid w:val="006B1B64"/>
    <w:rsid w:val="006C00E5"/>
    <w:rsid w:val="006D5295"/>
    <w:rsid w:val="006F58A5"/>
    <w:rsid w:val="006F7D17"/>
    <w:rsid w:val="00742EFF"/>
    <w:rsid w:val="00746F66"/>
    <w:rsid w:val="007B4FB4"/>
    <w:rsid w:val="007E1679"/>
    <w:rsid w:val="007E2C0B"/>
    <w:rsid w:val="00816CE7"/>
    <w:rsid w:val="00816D62"/>
    <w:rsid w:val="0081735A"/>
    <w:rsid w:val="00891B5B"/>
    <w:rsid w:val="008B68E3"/>
    <w:rsid w:val="008C461D"/>
    <w:rsid w:val="008D3997"/>
    <w:rsid w:val="008E0549"/>
    <w:rsid w:val="0091440B"/>
    <w:rsid w:val="00917D83"/>
    <w:rsid w:val="00924688"/>
    <w:rsid w:val="0094581E"/>
    <w:rsid w:val="009619F7"/>
    <w:rsid w:val="009630F5"/>
    <w:rsid w:val="009A5D69"/>
    <w:rsid w:val="00A4602D"/>
    <w:rsid w:val="00AD0748"/>
    <w:rsid w:val="00AE11F8"/>
    <w:rsid w:val="00B11AD7"/>
    <w:rsid w:val="00B17F24"/>
    <w:rsid w:val="00B40BB2"/>
    <w:rsid w:val="00B66443"/>
    <w:rsid w:val="00B9393D"/>
    <w:rsid w:val="00B9653E"/>
    <w:rsid w:val="00B97ACF"/>
    <w:rsid w:val="00BC127F"/>
    <w:rsid w:val="00C033FB"/>
    <w:rsid w:val="00C20323"/>
    <w:rsid w:val="00C24E98"/>
    <w:rsid w:val="00C56712"/>
    <w:rsid w:val="00CE6C7A"/>
    <w:rsid w:val="00D12AD9"/>
    <w:rsid w:val="00D20C69"/>
    <w:rsid w:val="00D248A3"/>
    <w:rsid w:val="00D330FE"/>
    <w:rsid w:val="00D6366C"/>
    <w:rsid w:val="00D759CC"/>
    <w:rsid w:val="00D97A80"/>
    <w:rsid w:val="00DC6B3C"/>
    <w:rsid w:val="00DC7292"/>
    <w:rsid w:val="00DD28B3"/>
    <w:rsid w:val="00DE2416"/>
    <w:rsid w:val="00E023E8"/>
    <w:rsid w:val="00E04994"/>
    <w:rsid w:val="00E37BDA"/>
    <w:rsid w:val="00E559E7"/>
    <w:rsid w:val="00E57F08"/>
    <w:rsid w:val="00E64AE7"/>
    <w:rsid w:val="00E774DA"/>
    <w:rsid w:val="00E949A0"/>
    <w:rsid w:val="00EA04D6"/>
    <w:rsid w:val="00EB4F75"/>
    <w:rsid w:val="00ED0DC9"/>
    <w:rsid w:val="00EF1658"/>
    <w:rsid w:val="00F027FE"/>
    <w:rsid w:val="00F10B58"/>
    <w:rsid w:val="00F11816"/>
    <w:rsid w:val="00F23145"/>
    <w:rsid w:val="00F27419"/>
    <w:rsid w:val="00F47948"/>
    <w:rsid w:val="00F63A4E"/>
    <w:rsid w:val="00FB2835"/>
    <w:rsid w:val="00FD7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B8E29"/>
  <w15:chartTrackingRefBased/>
  <w15:docId w15:val="{7F28774D-DF5A-4FFC-A474-645199257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BDA"/>
    <w:pPr>
      <w:spacing w:after="0" w:line="240" w:lineRule="auto"/>
    </w:pPr>
    <w:rPr>
      <w:kern w:val="0"/>
      <w14:ligatures w14:val="none"/>
    </w:rPr>
  </w:style>
  <w:style w:type="paragraph" w:styleId="Heading1">
    <w:name w:val="heading 1"/>
    <w:basedOn w:val="Normal"/>
    <w:next w:val="Normal"/>
    <w:link w:val="Heading1Char"/>
    <w:uiPriority w:val="9"/>
    <w:qFormat/>
    <w:rsid w:val="00560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C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C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C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C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C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C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C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C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C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C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C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C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C19"/>
    <w:rPr>
      <w:rFonts w:eastAsiaTheme="majorEastAsia" w:cstheme="majorBidi"/>
      <w:color w:val="272727" w:themeColor="text1" w:themeTint="D8"/>
    </w:rPr>
  </w:style>
  <w:style w:type="paragraph" w:styleId="Title">
    <w:name w:val="Title"/>
    <w:basedOn w:val="Normal"/>
    <w:next w:val="Normal"/>
    <w:link w:val="TitleChar"/>
    <w:uiPriority w:val="10"/>
    <w:qFormat/>
    <w:rsid w:val="00560C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C19"/>
    <w:pPr>
      <w:spacing w:before="160"/>
      <w:jc w:val="center"/>
    </w:pPr>
    <w:rPr>
      <w:i/>
      <w:iCs/>
      <w:color w:val="404040" w:themeColor="text1" w:themeTint="BF"/>
    </w:rPr>
  </w:style>
  <w:style w:type="character" w:customStyle="1" w:styleId="QuoteChar">
    <w:name w:val="Quote Char"/>
    <w:basedOn w:val="DefaultParagraphFont"/>
    <w:link w:val="Quote"/>
    <w:uiPriority w:val="29"/>
    <w:rsid w:val="00560C19"/>
    <w:rPr>
      <w:i/>
      <w:iCs/>
      <w:color w:val="404040" w:themeColor="text1" w:themeTint="BF"/>
    </w:rPr>
  </w:style>
  <w:style w:type="paragraph" w:styleId="ListParagraph">
    <w:name w:val="List Paragraph"/>
    <w:basedOn w:val="Normal"/>
    <w:uiPriority w:val="34"/>
    <w:qFormat/>
    <w:rsid w:val="00560C19"/>
    <w:pPr>
      <w:ind w:left="720"/>
      <w:contextualSpacing/>
    </w:pPr>
  </w:style>
  <w:style w:type="character" w:styleId="IntenseEmphasis">
    <w:name w:val="Intense Emphasis"/>
    <w:basedOn w:val="DefaultParagraphFont"/>
    <w:uiPriority w:val="21"/>
    <w:qFormat/>
    <w:rsid w:val="00560C19"/>
    <w:rPr>
      <w:i/>
      <w:iCs/>
      <w:color w:val="0F4761" w:themeColor="accent1" w:themeShade="BF"/>
    </w:rPr>
  </w:style>
  <w:style w:type="paragraph" w:styleId="IntenseQuote">
    <w:name w:val="Intense Quote"/>
    <w:basedOn w:val="Normal"/>
    <w:next w:val="Normal"/>
    <w:link w:val="IntenseQuoteChar"/>
    <w:uiPriority w:val="30"/>
    <w:qFormat/>
    <w:rsid w:val="00560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C19"/>
    <w:rPr>
      <w:i/>
      <w:iCs/>
      <w:color w:val="0F4761" w:themeColor="accent1" w:themeShade="BF"/>
    </w:rPr>
  </w:style>
  <w:style w:type="character" w:styleId="IntenseReference">
    <w:name w:val="Intense Reference"/>
    <w:basedOn w:val="DefaultParagraphFont"/>
    <w:uiPriority w:val="32"/>
    <w:qFormat/>
    <w:rsid w:val="00560C19"/>
    <w:rPr>
      <w:b/>
      <w:bCs/>
      <w:smallCaps/>
      <w:color w:val="0F4761" w:themeColor="accent1" w:themeShade="BF"/>
      <w:spacing w:val="5"/>
    </w:rPr>
  </w:style>
  <w:style w:type="table" w:styleId="TableGrid">
    <w:name w:val="Table Grid"/>
    <w:basedOn w:val="TableNormal"/>
    <w:uiPriority w:val="39"/>
    <w:rsid w:val="00E37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37BDA"/>
    <w:rPr>
      <w:color w:val="666666"/>
    </w:rPr>
  </w:style>
  <w:style w:type="character" w:styleId="CommentReference">
    <w:name w:val="annotation reference"/>
    <w:basedOn w:val="DefaultParagraphFont"/>
    <w:uiPriority w:val="99"/>
    <w:semiHidden/>
    <w:unhideWhenUsed/>
    <w:rsid w:val="00CE6C7A"/>
    <w:rPr>
      <w:sz w:val="16"/>
      <w:szCs w:val="16"/>
    </w:rPr>
  </w:style>
  <w:style w:type="paragraph" w:styleId="CommentText">
    <w:name w:val="annotation text"/>
    <w:basedOn w:val="Normal"/>
    <w:link w:val="CommentTextChar"/>
    <w:uiPriority w:val="99"/>
    <w:unhideWhenUsed/>
    <w:rsid w:val="00CE6C7A"/>
    <w:rPr>
      <w:sz w:val="20"/>
      <w:szCs w:val="20"/>
    </w:rPr>
  </w:style>
  <w:style w:type="character" w:customStyle="1" w:styleId="CommentTextChar">
    <w:name w:val="Comment Text Char"/>
    <w:basedOn w:val="DefaultParagraphFont"/>
    <w:link w:val="CommentText"/>
    <w:uiPriority w:val="99"/>
    <w:rsid w:val="00CE6C7A"/>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E6C7A"/>
    <w:rPr>
      <w:b/>
      <w:bCs/>
    </w:rPr>
  </w:style>
  <w:style w:type="character" w:customStyle="1" w:styleId="CommentSubjectChar">
    <w:name w:val="Comment Subject Char"/>
    <w:basedOn w:val="CommentTextChar"/>
    <w:link w:val="CommentSubject"/>
    <w:uiPriority w:val="99"/>
    <w:semiHidden/>
    <w:rsid w:val="00CE6C7A"/>
    <w:rPr>
      <w:b/>
      <w:bCs/>
      <w:kern w:val="0"/>
      <w:sz w:val="20"/>
      <w:szCs w:val="20"/>
      <w14:ligatures w14:val="none"/>
    </w:rPr>
  </w:style>
  <w:style w:type="paragraph" w:styleId="Revision">
    <w:name w:val="Revision"/>
    <w:hidden/>
    <w:uiPriority w:val="99"/>
    <w:semiHidden/>
    <w:rsid w:val="008E0549"/>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1187</TotalTime>
  <Pages>12</Pages>
  <Words>2661</Words>
  <Characters>15170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Laurianne Estrada</dc:creator>
  <cp:keywords/>
  <dc:description/>
  <cp:lastModifiedBy>Laurianne Estrada</cp:lastModifiedBy>
  <cp:revision>39</cp:revision>
  <dcterms:created xsi:type="dcterms:W3CDTF">2026-03-31T17:23:00Z</dcterms:created>
  <dcterms:modified xsi:type="dcterms:W3CDTF">2026-06-23T20:15:00Z</dcterms:modified>
</cp:coreProperties>
</file>